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7DE" w:rsidRPr="00581CAA" w:rsidRDefault="002C3A78" w:rsidP="00BF582A">
      <w:pPr>
        <w:rPr>
          <w:rFonts w:eastAsiaTheme="minorEastAsia" w:cs="Times New Roman"/>
          <w:b/>
          <w:bCs/>
          <w:kern w:val="36"/>
          <w:sz w:val="48"/>
          <w:szCs w:val="48"/>
        </w:rPr>
      </w:pPr>
      <w:r w:rsidRPr="0092609B">
        <w:rPr>
          <w:rFonts w:cs="Times New Roman"/>
          <w:noProof/>
        </w:rPr>
        <w:drawing>
          <wp:anchor distT="0" distB="0" distL="114300" distR="114300" simplePos="0" relativeHeight="251697152" behindDoc="0" locked="1" layoutInCell="1" allowOverlap="1" wp14:anchorId="66152E27" wp14:editId="55988C32">
            <wp:simplePos x="0" y="0"/>
            <wp:positionH relativeFrom="leftMargin">
              <wp:posOffset>1764665</wp:posOffset>
            </wp:positionH>
            <wp:positionV relativeFrom="line">
              <wp:posOffset>2042795</wp:posOffset>
            </wp:positionV>
            <wp:extent cx="3676650" cy="26263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 SU640CSX-clear.jp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76650"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Toc384312310"/>
      <w:bookmarkStart w:id="1" w:name="_Toc390770600"/>
      <w:r w:rsidR="00FD67DE" w:rsidRPr="00581CAA">
        <w:rPr>
          <w:rFonts w:eastAsiaTheme="minorEastAsia" w:cs="Times New Roman"/>
          <w:b/>
          <w:bCs/>
          <w:kern w:val="36"/>
          <w:sz w:val="48"/>
          <w:szCs w:val="48"/>
        </w:rPr>
        <w:t>Operation Manual:</w:t>
      </w:r>
      <w:bookmarkEnd w:id="0"/>
      <w:bookmarkEnd w:id="1"/>
    </w:p>
    <w:p w:rsidR="00C76AD4" w:rsidRPr="00581CAA" w:rsidRDefault="005B14F8" w:rsidP="00FD67DE">
      <w:pPr>
        <w:spacing w:before="100" w:beforeAutospacing="1" w:after="100" w:afterAutospacing="1" w:line="240" w:lineRule="auto"/>
        <w:outlineLvl w:val="0"/>
        <w:rPr>
          <w:rFonts w:eastAsiaTheme="minorEastAsia" w:cs="Times New Roman"/>
          <w:b/>
          <w:bCs/>
          <w:kern w:val="36"/>
          <w:sz w:val="48"/>
          <w:szCs w:val="48"/>
        </w:rPr>
      </w:pPr>
      <w:r w:rsidRPr="00581CAA">
        <w:rPr>
          <w:rFonts w:eastAsiaTheme="minorEastAsia" w:cs="Times New Roman"/>
          <w:b/>
          <w:bCs/>
          <w:kern w:val="36"/>
          <w:sz w:val="48"/>
          <w:szCs w:val="48"/>
        </w:rPr>
        <w:t>SU320CSX</w:t>
      </w:r>
    </w:p>
    <w:p w:rsidR="00FD67DE" w:rsidRPr="00581CAA" w:rsidRDefault="00FD67DE" w:rsidP="00FD67DE">
      <w:pPr>
        <w:spacing w:before="100" w:beforeAutospacing="1" w:after="100" w:afterAutospacing="1" w:line="240" w:lineRule="auto"/>
        <w:outlineLvl w:val="0"/>
        <w:rPr>
          <w:rFonts w:eastAsiaTheme="minorEastAsia" w:cs="Times New Roman"/>
          <w:b/>
          <w:bCs/>
          <w:kern w:val="36"/>
          <w:sz w:val="44"/>
          <w:szCs w:val="48"/>
        </w:rPr>
      </w:pPr>
      <w:bookmarkStart w:id="2" w:name="_Toc384312312"/>
      <w:bookmarkStart w:id="3" w:name="_Toc390770602"/>
      <w:r w:rsidRPr="00581CAA">
        <w:rPr>
          <w:rFonts w:eastAsiaTheme="minorEastAsia" w:cs="Times New Roman"/>
          <w:b/>
          <w:bCs/>
          <w:kern w:val="36"/>
          <w:sz w:val="44"/>
          <w:szCs w:val="48"/>
        </w:rPr>
        <w:t>Mil-Rugged, High Sensitivity, Small SWaP InGaAs SWIR Camera</w:t>
      </w:r>
      <w:bookmarkEnd w:id="2"/>
      <w:bookmarkEnd w:id="3"/>
    </w:p>
    <w:p w:rsidR="00C76AD4" w:rsidRPr="00581CAA" w:rsidRDefault="00C76AD4" w:rsidP="00FD67DE">
      <w:pPr>
        <w:spacing w:after="0" w:line="240" w:lineRule="auto"/>
        <w:textAlignment w:val="baseline"/>
        <w:rPr>
          <w:rFonts w:eastAsiaTheme="minorEastAsia" w:cs="Times New Roman"/>
          <w:color w:val="000000"/>
          <w:sz w:val="24"/>
          <w:szCs w:val="24"/>
        </w:rPr>
      </w:pPr>
    </w:p>
    <w:p w:rsidR="00FD67DE" w:rsidRPr="00581CAA" w:rsidRDefault="00FD67DE" w:rsidP="00FD67DE">
      <w:pPr>
        <w:spacing w:after="0" w:line="240" w:lineRule="auto"/>
        <w:rPr>
          <w:rFonts w:eastAsia="Times New Roman" w:cs="Times New Roman"/>
          <w:sz w:val="24"/>
          <w:szCs w:val="24"/>
        </w:rPr>
      </w:pPr>
    </w:p>
    <w:p w:rsidR="00FD67DE" w:rsidRPr="00581CAA" w:rsidRDefault="00B44517" w:rsidP="00B44517">
      <w:pPr>
        <w:spacing w:after="0" w:line="240" w:lineRule="auto"/>
        <w:jc w:val="center"/>
        <w:textAlignment w:val="baseline"/>
        <w:rPr>
          <w:rFonts w:eastAsia="Times New Roman" w:cs="Times New Roman"/>
          <w:sz w:val="24"/>
          <w:szCs w:val="24"/>
        </w:rPr>
      </w:pPr>
      <w:r w:rsidRPr="00674F8A">
        <w:rPr>
          <w:rFonts w:eastAsia="Times New Roman" w:cs="Times New Roman"/>
          <w:noProof/>
          <w:sz w:val="24"/>
          <w:szCs w:val="24"/>
        </w:rPr>
        <w:drawing>
          <wp:inline distT="0" distB="0" distL="0" distR="0" wp14:anchorId="584747EF" wp14:editId="419F79A2">
            <wp:extent cx="2057400" cy="8138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 Unlimited_UTAS_CMYK_blu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813816"/>
                    </a:xfrm>
                    <a:prstGeom prst="rect">
                      <a:avLst/>
                    </a:prstGeom>
                  </pic:spPr>
                </pic:pic>
              </a:graphicData>
            </a:graphic>
          </wp:inline>
        </w:drawing>
      </w:r>
    </w:p>
    <w:p w:rsidR="00C76AD4" w:rsidRPr="00581CAA" w:rsidRDefault="00C76AD4" w:rsidP="00FD67DE">
      <w:pPr>
        <w:spacing w:after="0" w:line="240" w:lineRule="auto"/>
        <w:textAlignment w:val="baseline"/>
        <w:rPr>
          <w:rFonts w:eastAsiaTheme="minorEastAsia" w:cs="Times New Roman"/>
          <w:color w:val="000000"/>
          <w:sz w:val="24"/>
          <w:szCs w:val="24"/>
        </w:rPr>
      </w:pPr>
    </w:p>
    <w:p w:rsidR="00FD67DE" w:rsidRPr="00581CAA" w:rsidRDefault="00FD67DE" w:rsidP="00FD67DE">
      <w:pPr>
        <w:spacing w:after="0" w:line="240" w:lineRule="auto"/>
        <w:textAlignment w:val="baseline"/>
        <w:rPr>
          <w:rFonts w:eastAsiaTheme="minorEastAsia" w:cs="Times New Roman"/>
          <w:color w:val="000000"/>
          <w:sz w:val="24"/>
          <w:szCs w:val="24"/>
        </w:rPr>
      </w:pPr>
    </w:p>
    <w:p w:rsidR="00A73AB6" w:rsidRPr="00581CAA" w:rsidRDefault="00FD67DE" w:rsidP="00FD67DE">
      <w:pPr>
        <w:spacing w:after="0" w:line="240" w:lineRule="auto"/>
        <w:jc w:val="center"/>
        <w:textAlignment w:val="baseline"/>
        <w:rPr>
          <w:rFonts w:eastAsiaTheme="minorEastAsia" w:cs="Times New Roman"/>
          <w:color w:val="000000"/>
          <w:sz w:val="24"/>
          <w:szCs w:val="24"/>
        </w:rPr>
      </w:pPr>
      <w:r w:rsidRPr="00581CAA">
        <w:rPr>
          <w:rFonts w:eastAsiaTheme="minorEastAsia" w:cs="Times New Roman"/>
          <w:color w:val="000000"/>
          <w:sz w:val="24"/>
          <w:szCs w:val="24"/>
        </w:rPr>
        <w:t>330</w:t>
      </w:r>
      <w:r w:rsidR="00CD13C6" w:rsidRPr="00581CAA">
        <w:rPr>
          <w:rFonts w:eastAsiaTheme="minorEastAsia" w:cs="Times New Roman"/>
          <w:color w:val="000000"/>
          <w:sz w:val="24"/>
          <w:szCs w:val="24"/>
        </w:rPr>
        <w:t xml:space="preserve"> </w:t>
      </w:r>
      <w:r w:rsidRPr="00581CAA">
        <w:rPr>
          <w:rFonts w:eastAsiaTheme="minorEastAsia" w:cs="Times New Roman"/>
          <w:color w:val="000000"/>
          <w:sz w:val="24"/>
          <w:szCs w:val="24"/>
        </w:rPr>
        <w:t xml:space="preserve">Carter </w:t>
      </w:r>
      <w:bookmarkStart w:id="4" w:name="_GoBack"/>
      <w:bookmarkEnd w:id="4"/>
      <w:r w:rsidRPr="00581CAA">
        <w:rPr>
          <w:rFonts w:eastAsiaTheme="minorEastAsia" w:cs="Times New Roman"/>
          <w:color w:val="000000"/>
          <w:sz w:val="24"/>
          <w:szCs w:val="24"/>
        </w:rPr>
        <w:t>Road</w:t>
      </w:r>
    </w:p>
    <w:p w:rsidR="00A73AB6" w:rsidRPr="00581CAA" w:rsidRDefault="00A73AB6" w:rsidP="00FD67DE">
      <w:pPr>
        <w:spacing w:after="0" w:line="240" w:lineRule="auto"/>
        <w:jc w:val="center"/>
        <w:textAlignment w:val="baseline"/>
        <w:rPr>
          <w:rFonts w:eastAsiaTheme="minorEastAsia" w:cs="Times New Roman"/>
          <w:color w:val="000000"/>
          <w:sz w:val="24"/>
          <w:szCs w:val="24"/>
        </w:rPr>
      </w:pPr>
      <w:r w:rsidRPr="00581CAA">
        <w:rPr>
          <w:rFonts w:eastAsiaTheme="minorEastAsia" w:cs="Times New Roman"/>
          <w:color w:val="000000"/>
          <w:sz w:val="24"/>
          <w:szCs w:val="24"/>
        </w:rPr>
        <w:t>Suite 100</w:t>
      </w:r>
    </w:p>
    <w:p w:rsidR="00FD67DE" w:rsidRPr="00581CAA" w:rsidRDefault="00FD67DE" w:rsidP="00FD67DE">
      <w:pPr>
        <w:spacing w:after="0" w:line="240" w:lineRule="auto"/>
        <w:jc w:val="center"/>
        <w:textAlignment w:val="baseline"/>
        <w:rPr>
          <w:rFonts w:eastAsiaTheme="minorEastAsia" w:cs="Times New Roman"/>
          <w:color w:val="000000"/>
          <w:sz w:val="24"/>
          <w:szCs w:val="24"/>
        </w:rPr>
      </w:pPr>
      <w:r w:rsidRPr="00581CAA">
        <w:rPr>
          <w:rFonts w:eastAsiaTheme="minorEastAsia" w:cs="Times New Roman"/>
          <w:color w:val="000000"/>
          <w:sz w:val="24"/>
          <w:szCs w:val="24"/>
        </w:rPr>
        <w:t>Princeton, NJ 08540 USA</w:t>
      </w:r>
    </w:p>
    <w:p w:rsidR="00FD67DE" w:rsidRPr="00581CAA" w:rsidRDefault="00FD67DE" w:rsidP="00FD67DE">
      <w:pPr>
        <w:spacing w:after="0" w:line="240" w:lineRule="auto"/>
        <w:jc w:val="center"/>
        <w:textAlignment w:val="baseline"/>
        <w:rPr>
          <w:rFonts w:eastAsiaTheme="minorEastAsia" w:cs="Times New Roman"/>
          <w:color w:val="000000"/>
          <w:sz w:val="24"/>
          <w:szCs w:val="24"/>
        </w:rPr>
      </w:pPr>
      <w:r w:rsidRPr="00581CAA">
        <w:rPr>
          <w:rFonts w:eastAsiaTheme="minorEastAsia" w:cs="Times New Roman"/>
          <w:color w:val="000000"/>
          <w:sz w:val="24"/>
          <w:szCs w:val="24"/>
        </w:rPr>
        <w:t>Tel: (US) 609-333-8000</w:t>
      </w:r>
    </w:p>
    <w:p w:rsidR="00FD67DE" w:rsidRPr="00581CAA" w:rsidRDefault="00663E4A" w:rsidP="00FD67DE">
      <w:pPr>
        <w:spacing w:after="0" w:line="240" w:lineRule="auto"/>
        <w:jc w:val="center"/>
        <w:textAlignment w:val="baseline"/>
        <w:rPr>
          <w:rFonts w:eastAsiaTheme="minorEastAsia" w:cs="Times New Roman"/>
          <w:color w:val="000000"/>
          <w:sz w:val="24"/>
          <w:szCs w:val="24"/>
        </w:rPr>
      </w:pPr>
      <w:hyperlink r:id="rId11" w:history="1">
        <w:r w:rsidR="00FD67DE" w:rsidRPr="00581CAA">
          <w:rPr>
            <w:rFonts w:eastAsiaTheme="minorEastAsia" w:cs="Times New Roman"/>
            <w:color w:val="000000"/>
            <w:sz w:val="24"/>
            <w:szCs w:val="24"/>
          </w:rPr>
          <w:t>www.sensorsinc.com</w:t>
        </w:r>
      </w:hyperlink>
    </w:p>
    <w:p w:rsidR="000D44C9" w:rsidRDefault="000D44C9">
      <w:pPr>
        <w:rPr>
          <w:rFonts w:cs="Times New Roman"/>
        </w:rPr>
      </w:pPr>
      <w:r>
        <w:rPr>
          <w:rFonts w:cs="Times New Roman"/>
        </w:rPr>
        <w:br w:type="page"/>
      </w:r>
    </w:p>
    <w:p w:rsidR="00812358" w:rsidRPr="00581CAA" w:rsidRDefault="00812358" w:rsidP="00812358">
      <w:pPr>
        <w:rPr>
          <w:rFonts w:cs="Times New Roman"/>
        </w:rPr>
      </w:pPr>
      <w:r w:rsidRPr="00581CAA">
        <w:rPr>
          <w:rFonts w:cs="Times New Roman"/>
        </w:rPr>
        <w:lastRenderedPageBreak/>
        <w:t xml:space="preserve">The modifiers and phrases SUI </w:t>
      </w:r>
      <w:r w:rsidR="003C0B3A" w:rsidRPr="00581CAA">
        <w:rPr>
          <w:rFonts w:cs="Times New Roman"/>
        </w:rPr>
        <w:t>®</w:t>
      </w:r>
      <w:r w:rsidRPr="00581CAA">
        <w:rPr>
          <w:rFonts w:cs="Times New Roman"/>
        </w:rPr>
        <w:t xml:space="preserve"> , Sensors knows IR </w:t>
      </w:r>
      <w:r w:rsidR="003C0B3A" w:rsidRPr="00581CAA">
        <w:rPr>
          <w:rFonts w:cs="Times New Roman"/>
        </w:rPr>
        <w:t>®</w:t>
      </w:r>
      <w:r w:rsidRPr="00581CAA">
        <w:rPr>
          <w:rFonts w:cs="Times New Roman"/>
        </w:rPr>
        <w:t xml:space="preserve"> , Imaging Beyond Visible ™ , Visible-InGaAs ™ , NIR Perfect ™ , NI ® , IMAQ ™ , LabVIEW ® and Camera Link ® are used in this manual. “SUI”, “Sensors knows IR”, and “NIR Perfect” are all trademarks of Sensors Unlimited, Inc., a wholly-owned subsidiary of United Technologies Corporation. “NI, IMAQ and LabVIEW are trademarks of National Instruments. Camera Link™ is a registered trademark of the Automated Imaging Association. Windows® and the associated XP®, Vista®, Win7®, Win8®, etc. are registered trademarks of Microsoft Corporation in the United States and other countries. All other trademarks or intellectual property mentioned herein belong to their respective owners.</w:t>
      </w:r>
    </w:p>
    <w:p w:rsidR="00BF582A" w:rsidRPr="00581CAA" w:rsidRDefault="00BF582A" w:rsidP="00BF582A">
      <w:pPr>
        <w:pStyle w:val="NoSpacing"/>
        <w:spacing w:line="276" w:lineRule="auto"/>
        <w:rPr>
          <w:rFonts w:ascii="Times New Roman" w:hAnsi="Times New Roman" w:cs="Times New Roman"/>
        </w:rPr>
      </w:pPr>
      <w:r w:rsidRPr="00581CAA">
        <w:rPr>
          <w:rFonts w:ascii="Times New Roman" w:hAnsi="Times New Roman" w:cs="Times New Roman"/>
        </w:rPr>
        <w:t>Every effort is made to ensure the information in this manual is accurate and reliable. Use of the products described herein is understood to be at the user’s risk.</w:t>
      </w:r>
      <w:r w:rsidR="00F576CC" w:rsidRPr="00581CAA">
        <w:rPr>
          <w:rFonts w:ascii="Times New Roman" w:hAnsi="Times New Roman" w:cs="Times New Roman"/>
        </w:rPr>
        <w:t xml:space="preserve"> Sensors Unlimited</w:t>
      </w:r>
      <w:r w:rsidRPr="00581CAA">
        <w:rPr>
          <w:rFonts w:ascii="Times New Roman" w:hAnsi="Times New Roman" w:cs="Times New Roman"/>
        </w:rPr>
        <w:t xml:space="preserve"> assumes no liability whatsoever for the use of the products detailed in this document and reserves the right to make changes in specifications at any time and without notice.</w:t>
      </w:r>
    </w:p>
    <w:p w:rsidR="00BF582A" w:rsidRPr="00581CAA" w:rsidRDefault="00BF582A" w:rsidP="00BF582A">
      <w:pPr>
        <w:pStyle w:val="NoSpacing"/>
        <w:spacing w:line="276" w:lineRule="auto"/>
        <w:rPr>
          <w:rFonts w:ascii="Times New Roman" w:hAnsi="Times New Roman" w:cs="Times New Roman"/>
        </w:rPr>
      </w:pPr>
    </w:p>
    <w:p w:rsidR="00ED349E" w:rsidRPr="000C5EFC" w:rsidRDefault="00ED349E" w:rsidP="00BF582A">
      <w:pPr>
        <w:pStyle w:val="NoSpacing"/>
        <w:spacing w:line="276" w:lineRule="auto"/>
        <w:rPr>
          <w:rFonts w:ascii="Times New Roman" w:hAnsi="Times New Roman" w:cs="Times New Roman"/>
          <w:b/>
        </w:rPr>
      </w:pPr>
      <w:r w:rsidRPr="000C5EFC">
        <w:rPr>
          <w:rFonts w:ascii="Times New Roman" w:hAnsi="Times New Roman" w:cs="Times New Roman"/>
          <w:b/>
        </w:rPr>
        <w:br w:type="page"/>
      </w:r>
    </w:p>
    <w:p w:rsidR="00C34712" w:rsidRPr="00581CAA" w:rsidRDefault="00C34712" w:rsidP="00C34712">
      <w:pPr>
        <w:pStyle w:val="Heading1"/>
        <w:rPr>
          <w:rFonts w:ascii="Times New Roman" w:hAnsi="Times New Roman" w:cs="Times New Roman"/>
        </w:rPr>
      </w:pPr>
      <w:bookmarkStart w:id="5" w:name="_Toc459649967"/>
      <w:r w:rsidRPr="00581CAA">
        <w:rPr>
          <w:rFonts w:ascii="Times New Roman" w:hAnsi="Times New Roman" w:cs="Times New Roman"/>
        </w:rPr>
        <w:lastRenderedPageBreak/>
        <w:t>Table of Contents</w:t>
      </w:r>
      <w:bookmarkEnd w:id="5"/>
    </w:p>
    <w:p w:rsidR="00C34712" w:rsidRPr="0092609B" w:rsidRDefault="00C34712" w:rsidP="00C34712">
      <w:pPr>
        <w:rPr>
          <w:rFonts w:cs="Times New Roman"/>
        </w:rPr>
      </w:pPr>
    </w:p>
    <w:p w:rsidR="00BE1810" w:rsidRDefault="0042472D">
      <w:pPr>
        <w:pStyle w:val="TOC1"/>
        <w:rPr>
          <w:rFonts w:eastAsiaTheme="minorEastAsia"/>
          <w:b w:val="0"/>
          <w:bCs w:val="0"/>
          <w:noProof/>
          <w:sz w:val="22"/>
          <w:szCs w:val="22"/>
        </w:rPr>
      </w:pPr>
      <w:r w:rsidRPr="00674F8A">
        <w:fldChar w:fldCharType="begin"/>
      </w:r>
      <w:r w:rsidRPr="00581CAA">
        <w:instrText xml:space="preserve"> TOC \o "1-3" \t "list level2,2,List level 1,1" </w:instrText>
      </w:r>
      <w:r w:rsidRPr="00674F8A">
        <w:fldChar w:fldCharType="separate"/>
      </w:r>
      <w:r w:rsidR="00BE1810" w:rsidRPr="00E46279">
        <w:rPr>
          <w:rFonts w:ascii="Times New Roman" w:hAnsi="Times New Roman" w:cs="Times New Roman"/>
          <w:noProof/>
        </w:rPr>
        <w:t>Table of Contents</w:t>
      </w:r>
      <w:r w:rsidR="00BE1810">
        <w:rPr>
          <w:noProof/>
        </w:rPr>
        <w:tab/>
      </w:r>
      <w:r w:rsidR="00BE1810">
        <w:rPr>
          <w:noProof/>
        </w:rPr>
        <w:fldChar w:fldCharType="begin"/>
      </w:r>
      <w:r w:rsidR="00BE1810">
        <w:rPr>
          <w:noProof/>
        </w:rPr>
        <w:instrText xml:space="preserve"> PAGEREF _Toc459649967 \h </w:instrText>
      </w:r>
      <w:r w:rsidR="00BE1810">
        <w:rPr>
          <w:noProof/>
        </w:rPr>
      </w:r>
      <w:r w:rsidR="00BE1810">
        <w:rPr>
          <w:noProof/>
        </w:rPr>
        <w:fldChar w:fldCharType="separate"/>
      </w:r>
      <w:r w:rsidR="000D7633">
        <w:rPr>
          <w:noProof/>
        </w:rPr>
        <w:t>3</w:t>
      </w:r>
      <w:r w:rsidR="00BE1810">
        <w:rPr>
          <w:noProof/>
        </w:rPr>
        <w:fldChar w:fldCharType="end"/>
      </w:r>
    </w:p>
    <w:p w:rsidR="00BE1810" w:rsidRDefault="00BE1810">
      <w:pPr>
        <w:pStyle w:val="TOC1"/>
        <w:rPr>
          <w:rFonts w:eastAsiaTheme="minorEastAsia"/>
          <w:b w:val="0"/>
          <w:bCs w:val="0"/>
          <w:noProof/>
          <w:sz w:val="22"/>
          <w:szCs w:val="22"/>
        </w:rPr>
      </w:pPr>
      <w:r>
        <w:rPr>
          <w:noProof/>
        </w:rPr>
        <w:t>1.</w:t>
      </w:r>
      <w:r>
        <w:rPr>
          <w:rFonts w:eastAsiaTheme="minorEastAsia"/>
          <w:b w:val="0"/>
          <w:bCs w:val="0"/>
          <w:noProof/>
          <w:sz w:val="22"/>
          <w:szCs w:val="22"/>
        </w:rPr>
        <w:tab/>
      </w:r>
      <w:r>
        <w:rPr>
          <w:noProof/>
        </w:rPr>
        <w:t>Introduction</w:t>
      </w:r>
      <w:r>
        <w:rPr>
          <w:noProof/>
        </w:rPr>
        <w:tab/>
      </w:r>
      <w:r>
        <w:rPr>
          <w:noProof/>
        </w:rPr>
        <w:fldChar w:fldCharType="begin"/>
      </w:r>
      <w:r>
        <w:rPr>
          <w:noProof/>
        </w:rPr>
        <w:instrText xml:space="preserve"> PAGEREF _Toc459649968 \h </w:instrText>
      </w:r>
      <w:r>
        <w:rPr>
          <w:noProof/>
        </w:rPr>
      </w:r>
      <w:r>
        <w:rPr>
          <w:noProof/>
        </w:rPr>
        <w:fldChar w:fldCharType="separate"/>
      </w:r>
      <w:r w:rsidR="000D7633">
        <w:rPr>
          <w:noProof/>
        </w:rPr>
        <w:t>5</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1.1.</w:t>
      </w:r>
      <w:r>
        <w:rPr>
          <w:rFonts w:asciiTheme="minorHAnsi" w:eastAsiaTheme="minorEastAsia" w:hAnsiTheme="minorHAnsi"/>
          <w:i w:val="0"/>
          <w:iCs w:val="0"/>
          <w:noProof/>
          <w:sz w:val="22"/>
          <w:szCs w:val="22"/>
        </w:rPr>
        <w:tab/>
      </w:r>
      <w:r>
        <w:rPr>
          <w:noProof/>
        </w:rPr>
        <w:t>Foreword</w:t>
      </w:r>
      <w:r>
        <w:rPr>
          <w:noProof/>
        </w:rPr>
        <w:tab/>
      </w:r>
      <w:r>
        <w:rPr>
          <w:noProof/>
        </w:rPr>
        <w:fldChar w:fldCharType="begin"/>
      </w:r>
      <w:r>
        <w:rPr>
          <w:noProof/>
        </w:rPr>
        <w:instrText xml:space="preserve"> PAGEREF _Toc459649969 \h </w:instrText>
      </w:r>
      <w:r>
        <w:rPr>
          <w:noProof/>
        </w:rPr>
      </w:r>
      <w:r>
        <w:rPr>
          <w:noProof/>
        </w:rPr>
        <w:fldChar w:fldCharType="separate"/>
      </w:r>
      <w:r w:rsidR="000D7633">
        <w:rPr>
          <w:noProof/>
        </w:rPr>
        <w:t>5</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1.2.</w:t>
      </w:r>
      <w:r>
        <w:rPr>
          <w:rFonts w:asciiTheme="minorHAnsi" w:eastAsiaTheme="minorEastAsia" w:hAnsiTheme="minorHAnsi"/>
          <w:i w:val="0"/>
          <w:iCs w:val="0"/>
          <w:noProof/>
          <w:sz w:val="22"/>
          <w:szCs w:val="22"/>
        </w:rPr>
        <w:tab/>
      </w:r>
      <w:r>
        <w:rPr>
          <w:noProof/>
        </w:rPr>
        <w:t>System Description</w:t>
      </w:r>
      <w:r>
        <w:rPr>
          <w:noProof/>
        </w:rPr>
        <w:tab/>
      </w:r>
      <w:r>
        <w:rPr>
          <w:noProof/>
        </w:rPr>
        <w:fldChar w:fldCharType="begin"/>
      </w:r>
      <w:r>
        <w:rPr>
          <w:noProof/>
        </w:rPr>
        <w:instrText xml:space="preserve"> PAGEREF _Toc459649970 \h </w:instrText>
      </w:r>
      <w:r>
        <w:rPr>
          <w:noProof/>
        </w:rPr>
      </w:r>
      <w:r>
        <w:rPr>
          <w:noProof/>
        </w:rPr>
        <w:fldChar w:fldCharType="separate"/>
      </w:r>
      <w:r w:rsidR="000D7633">
        <w:rPr>
          <w:noProof/>
        </w:rPr>
        <w:t>5</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1.3.</w:t>
      </w:r>
      <w:r>
        <w:rPr>
          <w:rFonts w:asciiTheme="minorHAnsi" w:eastAsiaTheme="minorEastAsia" w:hAnsiTheme="minorHAnsi"/>
          <w:i w:val="0"/>
          <w:iCs w:val="0"/>
          <w:noProof/>
          <w:sz w:val="22"/>
          <w:szCs w:val="22"/>
        </w:rPr>
        <w:tab/>
      </w:r>
      <w:r>
        <w:rPr>
          <w:noProof/>
        </w:rPr>
        <w:t>System Contents</w:t>
      </w:r>
      <w:r>
        <w:rPr>
          <w:noProof/>
        </w:rPr>
        <w:tab/>
      </w:r>
      <w:r>
        <w:rPr>
          <w:noProof/>
        </w:rPr>
        <w:fldChar w:fldCharType="begin"/>
      </w:r>
      <w:r>
        <w:rPr>
          <w:noProof/>
        </w:rPr>
        <w:instrText xml:space="preserve"> PAGEREF _Toc459649971 \h </w:instrText>
      </w:r>
      <w:r>
        <w:rPr>
          <w:noProof/>
        </w:rPr>
      </w:r>
      <w:r>
        <w:rPr>
          <w:noProof/>
        </w:rPr>
        <w:fldChar w:fldCharType="separate"/>
      </w:r>
      <w:r w:rsidR="000D7633">
        <w:rPr>
          <w:noProof/>
        </w:rPr>
        <w:t>6</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1.4.</w:t>
      </w:r>
      <w:r>
        <w:rPr>
          <w:rFonts w:asciiTheme="minorHAnsi" w:eastAsiaTheme="minorEastAsia" w:hAnsiTheme="minorHAnsi"/>
          <w:i w:val="0"/>
          <w:iCs w:val="0"/>
          <w:noProof/>
          <w:sz w:val="22"/>
          <w:szCs w:val="22"/>
        </w:rPr>
        <w:tab/>
      </w:r>
      <w:r>
        <w:rPr>
          <w:noProof/>
        </w:rPr>
        <w:t>Safety Considerations</w:t>
      </w:r>
      <w:r>
        <w:rPr>
          <w:noProof/>
        </w:rPr>
        <w:tab/>
      </w:r>
      <w:r>
        <w:rPr>
          <w:noProof/>
        </w:rPr>
        <w:fldChar w:fldCharType="begin"/>
      </w:r>
      <w:r>
        <w:rPr>
          <w:noProof/>
        </w:rPr>
        <w:instrText xml:space="preserve"> PAGEREF _Toc459649972 \h </w:instrText>
      </w:r>
      <w:r>
        <w:rPr>
          <w:noProof/>
        </w:rPr>
      </w:r>
      <w:r>
        <w:rPr>
          <w:noProof/>
        </w:rPr>
        <w:fldChar w:fldCharType="separate"/>
      </w:r>
      <w:ins w:id="6" w:author="Dvonch, Curt               UTAS" w:date="2018-09-10T13:22:00Z">
        <w:r w:rsidR="000D7633">
          <w:rPr>
            <w:noProof/>
          </w:rPr>
          <w:t>6</w:t>
        </w:r>
      </w:ins>
      <w:del w:id="7" w:author="Dvonch, Curt               UTAS" w:date="2018-09-10T13:22:00Z">
        <w:r w:rsidR="003E0538" w:rsidDel="000D7633">
          <w:rPr>
            <w:noProof/>
          </w:rPr>
          <w:delText>7</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1.5.</w:t>
      </w:r>
      <w:r>
        <w:rPr>
          <w:rFonts w:asciiTheme="minorHAnsi" w:eastAsiaTheme="minorEastAsia" w:hAnsiTheme="minorHAnsi"/>
          <w:i w:val="0"/>
          <w:iCs w:val="0"/>
          <w:noProof/>
          <w:sz w:val="22"/>
          <w:szCs w:val="22"/>
        </w:rPr>
        <w:tab/>
      </w:r>
      <w:r>
        <w:rPr>
          <w:noProof/>
        </w:rPr>
        <w:t>Thermal Management</w:t>
      </w:r>
      <w:r>
        <w:rPr>
          <w:noProof/>
        </w:rPr>
        <w:tab/>
      </w:r>
      <w:r>
        <w:rPr>
          <w:noProof/>
        </w:rPr>
        <w:fldChar w:fldCharType="begin"/>
      </w:r>
      <w:r>
        <w:rPr>
          <w:noProof/>
        </w:rPr>
        <w:instrText xml:space="preserve"> PAGEREF _Toc459649973 \h </w:instrText>
      </w:r>
      <w:r>
        <w:rPr>
          <w:noProof/>
        </w:rPr>
      </w:r>
      <w:r>
        <w:rPr>
          <w:noProof/>
        </w:rPr>
        <w:fldChar w:fldCharType="separate"/>
      </w:r>
      <w:r w:rsidR="000D7633">
        <w:rPr>
          <w:noProof/>
        </w:rPr>
        <w:t>7</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1.6.</w:t>
      </w:r>
      <w:r>
        <w:rPr>
          <w:rFonts w:asciiTheme="minorHAnsi" w:eastAsiaTheme="minorEastAsia" w:hAnsiTheme="minorHAnsi"/>
          <w:i w:val="0"/>
          <w:iCs w:val="0"/>
          <w:noProof/>
          <w:sz w:val="22"/>
          <w:szCs w:val="22"/>
        </w:rPr>
        <w:tab/>
      </w:r>
      <w:r>
        <w:rPr>
          <w:noProof/>
        </w:rPr>
        <w:t>Camera Cleaning</w:t>
      </w:r>
      <w:r>
        <w:rPr>
          <w:noProof/>
        </w:rPr>
        <w:tab/>
      </w:r>
      <w:r>
        <w:rPr>
          <w:noProof/>
        </w:rPr>
        <w:fldChar w:fldCharType="begin"/>
      </w:r>
      <w:r>
        <w:rPr>
          <w:noProof/>
        </w:rPr>
        <w:instrText xml:space="preserve"> PAGEREF _Toc459649974 \h </w:instrText>
      </w:r>
      <w:r>
        <w:rPr>
          <w:noProof/>
        </w:rPr>
      </w:r>
      <w:r>
        <w:rPr>
          <w:noProof/>
        </w:rPr>
        <w:fldChar w:fldCharType="separate"/>
      </w:r>
      <w:r w:rsidR="000D7633">
        <w:rPr>
          <w:noProof/>
        </w:rPr>
        <w:t>8</w:t>
      </w:r>
      <w:r>
        <w:rPr>
          <w:noProof/>
        </w:rPr>
        <w:fldChar w:fldCharType="end"/>
      </w:r>
    </w:p>
    <w:p w:rsidR="00BE1810" w:rsidRDefault="00BE1810">
      <w:pPr>
        <w:pStyle w:val="TOC1"/>
        <w:rPr>
          <w:rFonts w:eastAsiaTheme="minorEastAsia"/>
          <w:b w:val="0"/>
          <w:bCs w:val="0"/>
          <w:noProof/>
          <w:sz w:val="22"/>
          <w:szCs w:val="22"/>
        </w:rPr>
      </w:pPr>
      <w:r>
        <w:rPr>
          <w:noProof/>
        </w:rPr>
        <w:t>2.</w:t>
      </w:r>
      <w:r>
        <w:rPr>
          <w:rFonts w:eastAsiaTheme="minorEastAsia"/>
          <w:b w:val="0"/>
          <w:bCs w:val="0"/>
          <w:noProof/>
          <w:sz w:val="22"/>
          <w:szCs w:val="22"/>
        </w:rPr>
        <w:tab/>
      </w:r>
      <w:r>
        <w:rPr>
          <w:noProof/>
        </w:rPr>
        <w:t>Getting Started Guide</w:t>
      </w:r>
      <w:r>
        <w:rPr>
          <w:noProof/>
        </w:rPr>
        <w:tab/>
      </w:r>
      <w:r>
        <w:rPr>
          <w:noProof/>
        </w:rPr>
        <w:fldChar w:fldCharType="begin"/>
      </w:r>
      <w:r>
        <w:rPr>
          <w:noProof/>
        </w:rPr>
        <w:instrText xml:space="preserve"> PAGEREF _Toc459649975 \h </w:instrText>
      </w:r>
      <w:r>
        <w:rPr>
          <w:noProof/>
        </w:rPr>
      </w:r>
      <w:r>
        <w:rPr>
          <w:noProof/>
        </w:rPr>
        <w:fldChar w:fldCharType="separate"/>
      </w:r>
      <w:r w:rsidR="000D7633">
        <w:rPr>
          <w:noProof/>
        </w:rPr>
        <w:t>9</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2.1.</w:t>
      </w:r>
      <w:r>
        <w:rPr>
          <w:rFonts w:asciiTheme="minorHAnsi" w:eastAsiaTheme="minorEastAsia" w:hAnsiTheme="minorHAnsi"/>
          <w:i w:val="0"/>
          <w:iCs w:val="0"/>
          <w:noProof/>
          <w:sz w:val="22"/>
          <w:szCs w:val="22"/>
        </w:rPr>
        <w:tab/>
      </w:r>
      <w:r>
        <w:rPr>
          <w:noProof/>
        </w:rPr>
        <w:t>Mechanical Mounts, Optics, and Electrical Connections</w:t>
      </w:r>
      <w:r>
        <w:rPr>
          <w:noProof/>
        </w:rPr>
        <w:tab/>
      </w:r>
      <w:r>
        <w:rPr>
          <w:noProof/>
        </w:rPr>
        <w:fldChar w:fldCharType="begin"/>
      </w:r>
      <w:r>
        <w:rPr>
          <w:noProof/>
        </w:rPr>
        <w:instrText xml:space="preserve"> PAGEREF _Toc459649976 \h </w:instrText>
      </w:r>
      <w:r>
        <w:rPr>
          <w:noProof/>
        </w:rPr>
      </w:r>
      <w:r>
        <w:rPr>
          <w:noProof/>
        </w:rPr>
        <w:fldChar w:fldCharType="separate"/>
      </w:r>
      <w:r w:rsidR="000D7633">
        <w:rPr>
          <w:noProof/>
        </w:rPr>
        <w:t>9</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2.2.</w:t>
      </w:r>
      <w:r>
        <w:rPr>
          <w:rFonts w:asciiTheme="minorHAnsi" w:eastAsiaTheme="minorEastAsia" w:hAnsiTheme="minorHAnsi"/>
          <w:i w:val="0"/>
          <w:iCs w:val="0"/>
          <w:noProof/>
          <w:sz w:val="22"/>
          <w:szCs w:val="22"/>
        </w:rPr>
        <w:tab/>
      </w:r>
      <w:r>
        <w:rPr>
          <w:noProof/>
        </w:rPr>
        <w:t>Frame Grabber Options and Installation</w:t>
      </w:r>
      <w:r>
        <w:rPr>
          <w:noProof/>
        </w:rPr>
        <w:tab/>
      </w:r>
      <w:r>
        <w:rPr>
          <w:noProof/>
        </w:rPr>
        <w:fldChar w:fldCharType="begin"/>
      </w:r>
      <w:r>
        <w:rPr>
          <w:noProof/>
        </w:rPr>
        <w:instrText xml:space="preserve"> PAGEREF _Toc459649977 \h </w:instrText>
      </w:r>
      <w:r>
        <w:rPr>
          <w:noProof/>
        </w:rPr>
      </w:r>
      <w:r>
        <w:rPr>
          <w:noProof/>
        </w:rPr>
        <w:fldChar w:fldCharType="separate"/>
      </w:r>
      <w:r w:rsidR="000D7633">
        <w:rPr>
          <w:noProof/>
        </w:rPr>
        <w:t>15</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2.3.</w:t>
      </w:r>
      <w:r>
        <w:rPr>
          <w:rFonts w:asciiTheme="minorHAnsi" w:eastAsiaTheme="minorEastAsia" w:hAnsiTheme="minorHAnsi"/>
          <w:i w:val="0"/>
          <w:iCs w:val="0"/>
          <w:noProof/>
          <w:sz w:val="22"/>
          <w:szCs w:val="22"/>
        </w:rPr>
        <w:tab/>
      </w:r>
      <w:r>
        <w:rPr>
          <w:noProof/>
        </w:rPr>
        <w:t>SUI Image Analysis Freeware</w:t>
      </w:r>
      <w:r>
        <w:rPr>
          <w:noProof/>
        </w:rPr>
        <w:tab/>
      </w:r>
      <w:r>
        <w:rPr>
          <w:noProof/>
        </w:rPr>
        <w:fldChar w:fldCharType="begin"/>
      </w:r>
      <w:r>
        <w:rPr>
          <w:noProof/>
        </w:rPr>
        <w:instrText xml:space="preserve"> PAGEREF _Toc459649978 \h </w:instrText>
      </w:r>
      <w:r>
        <w:rPr>
          <w:noProof/>
        </w:rPr>
      </w:r>
      <w:r>
        <w:rPr>
          <w:noProof/>
        </w:rPr>
        <w:fldChar w:fldCharType="separate"/>
      </w:r>
      <w:r w:rsidR="000D7633">
        <w:rPr>
          <w:noProof/>
        </w:rPr>
        <w:t>18</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2.4.</w:t>
      </w:r>
      <w:r>
        <w:rPr>
          <w:rFonts w:asciiTheme="minorHAnsi" w:eastAsiaTheme="minorEastAsia" w:hAnsiTheme="minorHAnsi"/>
          <w:i w:val="0"/>
          <w:iCs w:val="0"/>
          <w:noProof/>
          <w:sz w:val="22"/>
          <w:szCs w:val="22"/>
        </w:rPr>
        <w:tab/>
      </w:r>
      <w:r>
        <w:rPr>
          <w:noProof/>
        </w:rPr>
        <w:t>Powering the Camera for the First Time</w:t>
      </w:r>
      <w:r>
        <w:rPr>
          <w:noProof/>
        </w:rPr>
        <w:tab/>
      </w:r>
      <w:r>
        <w:rPr>
          <w:noProof/>
        </w:rPr>
        <w:fldChar w:fldCharType="begin"/>
      </w:r>
      <w:r>
        <w:rPr>
          <w:noProof/>
        </w:rPr>
        <w:instrText xml:space="preserve"> PAGEREF _Toc459649979 \h </w:instrText>
      </w:r>
      <w:r>
        <w:rPr>
          <w:noProof/>
        </w:rPr>
      </w:r>
      <w:r>
        <w:rPr>
          <w:noProof/>
        </w:rPr>
        <w:fldChar w:fldCharType="separate"/>
      </w:r>
      <w:r w:rsidR="000D7633">
        <w:rPr>
          <w:noProof/>
        </w:rPr>
        <w:t>18</w:t>
      </w:r>
      <w:r>
        <w:rPr>
          <w:noProof/>
        </w:rPr>
        <w:fldChar w:fldCharType="end"/>
      </w:r>
    </w:p>
    <w:p w:rsidR="00BE1810" w:rsidRDefault="00BE1810">
      <w:pPr>
        <w:pStyle w:val="TOC1"/>
        <w:rPr>
          <w:rFonts w:eastAsiaTheme="minorEastAsia"/>
          <w:b w:val="0"/>
          <w:bCs w:val="0"/>
          <w:noProof/>
          <w:sz w:val="22"/>
          <w:szCs w:val="22"/>
        </w:rPr>
      </w:pPr>
      <w:r>
        <w:rPr>
          <w:noProof/>
        </w:rPr>
        <w:t>3.</w:t>
      </w:r>
      <w:r>
        <w:rPr>
          <w:rFonts w:eastAsiaTheme="minorEastAsia"/>
          <w:b w:val="0"/>
          <w:bCs w:val="0"/>
          <w:noProof/>
          <w:sz w:val="22"/>
          <w:szCs w:val="22"/>
        </w:rPr>
        <w:tab/>
      </w:r>
      <w:r>
        <w:rPr>
          <w:noProof/>
        </w:rPr>
        <w:t>Camera Link Data Interface</w:t>
      </w:r>
      <w:r>
        <w:rPr>
          <w:noProof/>
        </w:rPr>
        <w:tab/>
      </w:r>
      <w:r>
        <w:rPr>
          <w:noProof/>
        </w:rPr>
        <w:fldChar w:fldCharType="begin"/>
      </w:r>
      <w:r>
        <w:rPr>
          <w:noProof/>
        </w:rPr>
        <w:instrText xml:space="preserve"> PAGEREF _Toc459649980 \h </w:instrText>
      </w:r>
      <w:r>
        <w:rPr>
          <w:noProof/>
        </w:rPr>
      </w:r>
      <w:r>
        <w:rPr>
          <w:noProof/>
        </w:rPr>
        <w:fldChar w:fldCharType="separate"/>
      </w:r>
      <w:r w:rsidR="000D7633">
        <w:rPr>
          <w:noProof/>
        </w:rPr>
        <w:t>20</w:t>
      </w:r>
      <w:r>
        <w:rPr>
          <w:noProof/>
        </w:rPr>
        <w:fldChar w:fldCharType="end"/>
      </w:r>
    </w:p>
    <w:p w:rsidR="00BE1810" w:rsidRDefault="00BE1810">
      <w:pPr>
        <w:pStyle w:val="TOC1"/>
        <w:rPr>
          <w:rFonts w:eastAsiaTheme="minorEastAsia"/>
          <w:b w:val="0"/>
          <w:bCs w:val="0"/>
          <w:noProof/>
          <w:sz w:val="22"/>
          <w:szCs w:val="22"/>
        </w:rPr>
      </w:pPr>
      <w:r>
        <w:rPr>
          <w:noProof/>
        </w:rPr>
        <w:t>4.</w:t>
      </w:r>
      <w:r>
        <w:rPr>
          <w:rFonts w:eastAsiaTheme="minorEastAsia"/>
          <w:b w:val="0"/>
          <w:bCs w:val="0"/>
          <w:noProof/>
          <w:sz w:val="22"/>
          <w:szCs w:val="22"/>
        </w:rPr>
        <w:tab/>
      </w:r>
      <w:r>
        <w:rPr>
          <w:noProof/>
        </w:rPr>
        <w:t>Principles of Operation</w:t>
      </w:r>
      <w:r>
        <w:rPr>
          <w:noProof/>
        </w:rPr>
        <w:tab/>
      </w:r>
      <w:r>
        <w:rPr>
          <w:noProof/>
        </w:rPr>
        <w:fldChar w:fldCharType="begin"/>
      </w:r>
      <w:r>
        <w:rPr>
          <w:noProof/>
        </w:rPr>
        <w:instrText xml:space="preserve"> PAGEREF _Toc459649981 \h </w:instrText>
      </w:r>
      <w:r>
        <w:rPr>
          <w:noProof/>
        </w:rPr>
      </w:r>
      <w:r>
        <w:rPr>
          <w:noProof/>
        </w:rPr>
        <w:fldChar w:fldCharType="separate"/>
      </w:r>
      <w:r w:rsidR="000D7633">
        <w:rPr>
          <w:noProof/>
        </w:rPr>
        <w:t>23</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4.1.</w:t>
      </w:r>
      <w:r>
        <w:rPr>
          <w:rFonts w:asciiTheme="minorHAnsi" w:eastAsiaTheme="minorEastAsia" w:hAnsiTheme="minorHAnsi"/>
          <w:i w:val="0"/>
          <w:iCs w:val="0"/>
          <w:noProof/>
          <w:sz w:val="22"/>
          <w:szCs w:val="22"/>
        </w:rPr>
        <w:tab/>
      </w:r>
      <w:r>
        <w:rPr>
          <w:noProof/>
        </w:rPr>
        <w:t>Focal Plane Array Operation</w:t>
      </w:r>
      <w:r>
        <w:rPr>
          <w:noProof/>
        </w:rPr>
        <w:tab/>
      </w:r>
      <w:r>
        <w:rPr>
          <w:noProof/>
        </w:rPr>
        <w:fldChar w:fldCharType="begin"/>
      </w:r>
      <w:r>
        <w:rPr>
          <w:noProof/>
        </w:rPr>
        <w:instrText xml:space="preserve"> PAGEREF _Toc459649982 \h </w:instrText>
      </w:r>
      <w:r>
        <w:rPr>
          <w:noProof/>
        </w:rPr>
      </w:r>
      <w:r>
        <w:rPr>
          <w:noProof/>
        </w:rPr>
        <w:fldChar w:fldCharType="separate"/>
      </w:r>
      <w:r w:rsidR="000D7633">
        <w:rPr>
          <w:noProof/>
        </w:rPr>
        <w:t>23</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4.2.</w:t>
      </w:r>
      <w:r>
        <w:rPr>
          <w:rFonts w:asciiTheme="minorHAnsi" w:eastAsiaTheme="minorEastAsia" w:hAnsiTheme="minorHAnsi"/>
          <w:i w:val="0"/>
          <w:iCs w:val="0"/>
          <w:noProof/>
          <w:sz w:val="22"/>
          <w:szCs w:val="22"/>
        </w:rPr>
        <w:tab/>
      </w:r>
      <w:r>
        <w:rPr>
          <w:noProof/>
        </w:rPr>
        <w:t>Camera System Operation</w:t>
      </w:r>
      <w:r>
        <w:rPr>
          <w:noProof/>
        </w:rPr>
        <w:tab/>
      </w:r>
      <w:r>
        <w:rPr>
          <w:noProof/>
        </w:rPr>
        <w:fldChar w:fldCharType="begin"/>
      </w:r>
      <w:r>
        <w:rPr>
          <w:noProof/>
        </w:rPr>
        <w:instrText xml:space="preserve"> PAGEREF _Toc459649983 \h </w:instrText>
      </w:r>
      <w:r>
        <w:rPr>
          <w:noProof/>
        </w:rPr>
      </w:r>
      <w:r>
        <w:rPr>
          <w:noProof/>
        </w:rPr>
        <w:fldChar w:fldCharType="separate"/>
      </w:r>
      <w:r w:rsidR="000D7633">
        <w:rPr>
          <w:noProof/>
        </w:rPr>
        <w:t>24</w:t>
      </w:r>
      <w:r>
        <w:rPr>
          <w:noProof/>
        </w:rPr>
        <w:fldChar w:fldCharType="end"/>
      </w:r>
    </w:p>
    <w:p w:rsidR="00BE1810" w:rsidRDefault="00BE1810">
      <w:pPr>
        <w:pStyle w:val="TOC1"/>
        <w:rPr>
          <w:rFonts w:eastAsiaTheme="minorEastAsia"/>
          <w:b w:val="0"/>
          <w:bCs w:val="0"/>
          <w:noProof/>
          <w:sz w:val="22"/>
          <w:szCs w:val="22"/>
        </w:rPr>
      </w:pPr>
      <w:r>
        <w:rPr>
          <w:noProof/>
        </w:rPr>
        <w:t>5.</w:t>
      </w:r>
      <w:r>
        <w:rPr>
          <w:rFonts w:eastAsiaTheme="minorEastAsia"/>
          <w:b w:val="0"/>
          <w:bCs w:val="0"/>
          <w:noProof/>
          <w:sz w:val="22"/>
          <w:szCs w:val="22"/>
        </w:rPr>
        <w:tab/>
      </w:r>
      <w:r>
        <w:rPr>
          <w:noProof/>
        </w:rPr>
        <w:t>Camera Functions and Control Software Interface</w:t>
      </w:r>
      <w:r>
        <w:rPr>
          <w:noProof/>
        </w:rPr>
        <w:tab/>
      </w:r>
      <w:r>
        <w:rPr>
          <w:noProof/>
        </w:rPr>
        <w:fldChar w:fldCharType="begin"/>
      </w:r>
      <w:r>
        <w:rPr>
          <w:noProof/>
        </w:rPr>
        <w:instrText xml:space="preserve"> PAGEREF _Toc459649984 \h </w:instrText>
      </w:r>
      <w:r>
        <w:rPr>
          <w:noProof/>
        </w:rPr>
      </w:r>
      <w:r>
        <w:rPr>
          <w:noProof/>
        </w:rPr>
        <w:fldChar w:fldCharType="separate"/>
      </w:r>
      <w:r w:rsidR="000D7633">
        <w:rPr>
          <w:noProof/>
        </w:rPr>
        <w:t>26</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w:t>
      </w:r>
      <w:r>
        <w:rPr>
          <w:rFonts w:asciiTheme="minorHAnsi" w:eastAsiaTheme="minorEastAsia" w:hAnsiTheme="minorHAnsi"/>
          <w:i w:val="0"/>
          <w:iCs w:val="0"/>
          <w:noProof/>
          <w:sz w:val="22"/>
          <w:szCs w:val="22"/>
        </w:rPr>
        <w:tab/>
      </w:r>
      <w:r>
        <w:rPr>
          <w:noProof/>
        </w:rPr>
        <w:t>Communication Protocol</w:t>
      </w:r>
      <w:r>
        <w:rPr>
          <w:noProof/>
        </w:rPr>
        <w:tab/>
      </w:r>
      <w:r>
        <w:rPr>
          <w:noProof/>
        </w:rPr>
        <w:fldChar w:fldCharType="begin"/>
      </w:r>
      <w:r>
        <w:rPr>
          <w:noProof/>
        </w:rPr>
        <w:instrText xml:space="preserve"> PAGEREF _Toc459649985 \h </w:instrText>
      </w:r>
      <w:r>
        <w:rPr>
          <w:noProof/>
        </w:rPr>
      </w:r>
      <w:r>
        <w:rPr>
          <w:noProof/>
        </w:rPr>
        <w:fldChar w:fldCharType="separate"/>
      </w:r>
      <w:r w:rsidR="000D7633">
        <w:rPr>
          <w:noProof/>
        </w:rPr>
        <w:t>26</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5.2.</w:t>
      </w:r>
      <w:r>
        <w:rPr>
          <w:rFonts w:asciiTheme="minorHAnsi" w:eastAsiaTheme="minorEastAsia" w:hAnsiTheme="minorHAnsi"/>
          <w:i w:val="0"/>
          <w:iCs w:val="0"/>
          <w:noProof/>
          <w:sz w:val="22"/>
          <w:szCs w:val="22"/>
        </w:rPr>
        <w:tab/>
      </w:r>
      <w:r>
        <w:rPr>
          <w:noProof/>
        </w:rPr>
        <w:t>Command Format and Response</w:t>
      </w:r>
      <w:r>
        <w:rPr>
          <w:noProof/>
        </w:rPr>
        <w:tab/>
      </w:r>
      <w:r>
        <w:rPr>
          <w:noProof/>
        </w:rPr>
        <w:fldChar w:fldCharType="begin"/>
      </w:r>
      <w:r>
        <w:rPr>
          <w:noProof/>
        </w:rPr>
        <w:instrText xml:space="preserve"> PAGEREF _Toc459649986 \h </w:instrText>
      </w:r>
      <w:r>
        <w:rPr>
          <w:noProof/>
        </w:rPr>
      </w:r>
      <w:r>
        <w:rPr>
          <w:noProof/>
        </w:rPr>
        <w:fldChar w:fldCharType="separate"/>
      </w:r>
      <w:r w:rsidR="000D7633">
        <w:rPr>
          <w:noProof/>
        </w:rPr>
        <w:t>26</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5.3.</w:t>
      </w:r>
      <w:r>
        <w:rPr>
          <w:rFonts w:asciiTheme="minorHAnsi" w:eastAsiaTheme="minorEastAsia" w:hAnsiTheme="minorHAnsi"/>
          <w:i w:val="0"/>
          <w:iCs w:val="0"/>
          <w:noProof/>
          <w:sz w:val="22"/>
          <w:szCs w:val="22"/>
        </w:rPr>
        <w:tab/>
      </w:r>
      <w:r>
        <w:rPr>
          <w:noProof/>
        </w:rPr>
        <w:t>Startup Messaging</w:t>
      </w:r>
      <w:r>
        <w:rPr>
          <w:noProof/>
        </w:rPr>
        <w:tab/>
      </w:r>
      <w:r>
        <w:rPr>
          <w:noProof/>
        </w:rPr>
        <w:fldChar w:fldCharType="begin"/>
      </w:r>
      <w:r>
        <w:rPr>
          <w:noProof/>
        </w:rPr>
        <w:instrText xml:space="preserve"> PAGEREF _Toc459649987 \h </w:instrText>
      </w:r>
      <w:r>
        <w:rPr>
          <w:noProof/>
        </w:rPr>
      </w:r>
      <w:r>
        <w:rPr>
          <w:noProof/>
        </w:rPr>
        <w:fldChar w:fldCharType="separate"/>
      </w:r>
      <w:r w:rsidR="000D7633">
        <w:rPr>
          <w:noProof/>
        </w:rPr>
        <w:t>28</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5.4.</w:t>
      </w:r>
      <w:r>
        <w:rPr>
          <w:rFonts w:asciiTheme="minorHAnsi" w:eastAsiaTheme="minorEastAsia" w:hAnsiTheme="minorHAnsi"/>
          <w:i w:val="0"/>
          <w:iCs w:val="0"/>
          <w:noProof/>
          <w:sz w:val="22"/>
          <w:szCs w:val="22"/>
        </w:rPr>
        <w:tab/>
      </w:r>
      <w:r>
        <w:rPr>
          <w:noProof/>
        </w:rPr>
        <w:t>Command Set</w:t>
      </w:r>
      <w:r>
        <w:rPr>
          <w:noProof/>
        </w:rPr>
        <w:tab/>
      </w:r>
      <w:r>
        <w:rPr>
          <w:noProof/>
        </w:rPr>
        <w:fldChar w:fldCharType="begin"/>
      </w:r>
      <w:r>
        <w:rPr>
          <w:noProof/>
        </w:rPr>
        <w:instrText xml:space="preserve"> PAGEREF _Toc459649988 \h </w:instrText>
      </w:r>
      <w:r>
        <w:rPr>
          <w:noProof/>
        </w:rPr>
      </w:r>
      <w:r>
        <w:rPr>
          <w:noProof/>
        </w:rPr>
        <w:fldChar w:fldCharType="separate"/>
      </w:r>
      <w:r w:rsidR="000D7633">
        <w:rPr>
          <w:noProof/>
        </w:rPr>
        <w:t>28</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5.5.</w:t>
      </w:r>
      <w:r>
        <w:rPr>
          <w:rFonts w:asciiTheme="minorHAnsi" w:eastAsiaTheme="minorEastAsia" w:hAnsiTheme="minorHAnsi"/>
          <w:i w:val="0"/>
          <w:iCs w:val="0"/>
          <w:noProof/>
          <w:sz w:val="22"/>
          <w:szCs w:val="22"/>
        </w:rPr>
        <w:tab/>
      </w:r>
      <w:r>
        <w:rPr>
          <w:noProof/>
        </w:rPr>
        <w:t>Configuration Commands</w:t>
      </w:r>
      <w:r>
        <w:rPr>
          <w:noProof/>
        </w:rPr>
        <w:tab/>
      </w:r>
      <w:r>
        <w:rPr>
          <w:noProof/>
        </w:rPr>
        <w:fldChar w:fldCharType="begin"/>
      </w:r>
      <w:r>
        <w:rPr>
          <w:noProof/>
        </w:rPr>
        <w:instrText xml:space="preserve"> PAGEREF _Toc459649989 \h </w:instrText>
      </w:r>
      <w:r>
        <w:rPr>
          <w:noProof/>
        </w:rPr>
      </w:r>
      <w:r>
        <w:rPr>
          <w:noProof/>
        </w:rPr>
        <w:fldChar w:fldCharType="separate"/>
      </w:r>
      <w:r w:rsidR="000D7633">
        <w:rPr>
          <w:noProof/>
        </w:rPr>
        <w:t>28</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5.6.</w:t>
      </w:r>
      <w:r>
        <w:rPr>
          <w:rFonts w:asciiTheme="minorHAnsi" w:eastAsiaTheme="minorEastAsia" w:hAnsiTheme="minorHAnsi"/>
          <w:i w:val="0"/>
          <w:iCs w:val="0"/>
          <w:noProof/>
          <w:sz w:val="22"/>
          <w:szCs w:val="22"/>
        </w:rPr>
        <w:tab/>
      </w:r>
      <w:r>
        <w:rPr>
          <w:noProof/>
        </w:rPr>
        <w:t>Serial Communication Interface Commands</w:t>
      </w:r>
      <w:r>
        <w:rPr>
          <w:noProof/>
        </w:rPr>
        <w:tab/>
      </w:r>
      <w:r>
        <w:rPr>
          <w:noProof/>
        </w:rPr>
        <w:fldChar w:fldCharType="begin"/>
      </w:r>
      <w:r>
        <w:rPr>
          <w:noProof/>
        </w:rPr>
        <w:instrText xml:space="preserve"> PAGEREF _Toc459649990 \h </w:instrText>
      </w:r>
      <w:r>
        <w:rPr>
          <w:noProof/>
        </w:rPr>
      </w:r>
      <w:r>
        <w:rPr>
          <w:noProof/>
        </w:rPr>
        <w:fldChar w:fldCharType="separate"/>
      </w:r>
      <w:r w:rsidR="000D7633">
        <w:rPr>
          <w:noProof/>
        </w:rPr>
        <w:t>34</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5.7.</w:t>
      </w:r>
      <w:r>
        <w:rPr>
          <w:rFonts w:asciiTheme="minorHAnsi" w:eastAsiaTheme="minorEastAsia" w:hAnsiTheme="minorHAnsi"/>
          <w:i w:val="0"/>
          <w:iCs w:val="0"/>
          <w:noProof/>
          <w:sz w:val="22"/>
          <w:szCs w:val="22"/>
        </w:rPr>
        <w:tab/>
      </w:r>
      <w:r>
        <w:rPr>
          <w:noProof/>
        </w:rPr>
        <w:t>Non-Uniformity Corrections (NUCs) Commands</w:t>
      </w:r>
      <w:r>
        <w:rPr>
          <w:noProof/>
        </w:rPr>
        <w:tab/>
      </w:r>
      <w:r>
        <w:rPr>
          <w:noProof/>
        </w:rPr>
        <w:fldChar w:fldCharType="begin"/>
      </w:r>
      <w:r>
        <w:rPr>
          <w:noProof/>
        </w:rPr>
        <w:instrText xml:space="preserve"> PAGEREF _Toc459649991 \h </w:instrText>
      </w:r>
      <w:r>
        <w:rPr>
          <w:noProof/>
        </w:rPr>
      </w:r>
      <w:r>
        <w:rPr>
          <w:noProof/>
        </w:rPr>
        <w:fldChar w:fldCharType="separate"/>
      </w:r>
      <w:r w:rsidR="000D7633">
        <w:rPr>
          <w:noProof/>
        </w:rPr>
        <w:t>38</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5.8.</w:t>
      </w:r>
      <w:r>
        <w:rPr>
          <w:rFonts w:asciiTheme="minorHAnsi" w:eastAsiaTheme="minorEastAsia" w:hAnsiTheme="minorHAnsi"/>
          <w:i w:val="0"/>
          <w:iCs w:val="0"/>
          <w:noProof/>
          <w:sz w:val="22"/>
          <w:szCs w:val="22"/>
        </w:rPr>
        <w:tab/>
      </w:r>
      <w:r>
        <w:rPr>
          <w:noProof/>
        </w:rPr>
        <w:t>Bad Pixel Corrections</w:t>
      </w:r>
      <w:r>
        <w:rPr>
          <w:noProof/>
        </w:rPr>
        <w:tab/>
      </w:r>
      <w:r>
        <w:rPr>
          <w:noProof/>
        </w:rPr>
        <w:fldChar w:fldCharType="begin"/>
      </w:r>
      <w:r>
        <w:rPr>
          <w:noProof/>
        </w:rPr>
        <w:instrText xml:space="preserve"> PAGEREF _Toc459649992 \h </w:instrText>
      </w:r>
      <w:r>
        <w:rPr>
          <w:noProof/>
        </w:rPr>
      </w:r>
      <w:r>
        <w:rPr>
          <w:noProof/>
        </w:rPr>
        <w:fldChar w:fldCharType="separate"/>
      </w:r>
      <w:r w:rsidR="000D7633">
        <w:rPr>
          <w:noProof/>
        </w:rPr>
        <w:t>41</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5.9.</w:t>
      </w:r>
      <w:r>
        <w:rPr>
          <w:rFonts w:asciiTheme="minorHAnsi" w:eastAsiaTheme="minorEastAsia" w:hAnsiTheme="minorHAnsi"/>
          <w:i w:val="0"/>
          <w:iCs w:val="0"/>
          <w:noProof/>
          <w:sz w:val="22"/>
          <w:szCs w:val="22"/>
        </w:rPr>
        <w:tab/>
      </w:r>
      <w:r>
        <w:rPr>
          <w:noProof/>
        </w:rPr>
        <w:t>Automatic Gain Control (AGC) Commands</w:t>
      </w:r>
      <w:r>
        <w:rPr>
          <w:noProof/>
        </w:rPr>
        <w:tab/>
      </w:r>
      <w:r>
        <w:rPr>
          <w:noProof/>
        </w:rPr>
        <w:fldChar w:fldCharType="begin"/>
      </w:r>
      <w:r>
        <w:rPr>
          <w:noProof/>
        </w:rPr>
        <w:instrText xml:space="preserve"> PAGEREF _Toc459649993 \h </w:instrText>
      </w:r>
      <w:r>
        <w:rPr>
          <w:noProof/>
        </w:rPr>
      </w:r>
      <w:r>
        <w:rPr>
          <w:noProof/>
        </w:rPr>
        <w:fldChar w:fldCharType="separate"/>
      </w:r>
      <w:r w:rsidR="000D7633">
        <w:rPr>
          <w:noProof/>
        </w:rPr>
        <w:t>47</w:t>
      </w:r>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5.10.</w:t>
      </w:r>
      <w:r>
        <w:rPr>
          <w:rFonts w:asciiTheme="minorHAnsi" w:eastAsiaTheme="minorEastAsia" w:hAnsiTheme="minorHAnsi"/>
          <w:i w:val="0"/>
          <w:iCs w:val="0"/>
          <w:noProof/>
          <w:sz w:val="22"/>
          <w:szCs w:val="22"/>
        </w:rPr>
        <w:tab/>
      </w:r>
      <w:r>
        <w:rPr>
          <w:noProof/>
        </w:rPr>
        <w:t>Image Enhancement Commands</w:t>
      </w:r>
      <w:r>
        <w:rPr>
          <w:noProof/>
        </w:rPr>
        <w:tab/>
      </w:r>
      <w:r>
        <w:rPr>
          <w:noProof/>
        </w:rPr>
        <w:fldChar w:fldCharType="begin"/>
      </w:r>
      <w:r>
        <w:rPr>
          <w:noProof/>
        </w:rPr>
        <w:instrText xml:space="preserve"> PAGEREF _Toc459649994 \h </w:instrText>
      </w:r>
      <w:r>
        <w:rPr>
          <w:noProof/>
        </w:rPr>
      </w:r>
      <w:r>
        <w:rPr>
          <w:noProof/>
        </w:rPr>
        <w:fldChar w:fldCharType="separate"/>
      </w:r>
      <w:ins w:id="8" w:author="Dvonch, Curt               UTAS" w:date="2018-09-10T13:22:00Z">
        <w:r w:rsidR="000D7633">
          <w:rPr>
            <w:noProof/>
          </w:rPr>
          <w:t>51</w:t>
        </w:r>
      </w:ins>
      <w:del w:id="9" w:author="Dvonch, Curt               UTAS" w:date="2018-09-10T12:26:00Z">
        <w:r w:rsidR="00EA5B1D" w:rsidDel="00663E4A">
          <w:rPr>
            <w:noProof/>
          </w:rPr>
          <w:delText>51</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5.11.</w:t>
      </w:r>
      <w:r>
        <w:rPr>
          <w:rFonts w:asciiTheme="minorHAnsi" w:eastAsiaTheme="minorEastAsia" w:hAnsiTheme="minorHAnsi"/>
          <w:i w:val="0"/>
          <w:iCs w:val="0"/>
          <w:noProof/>
          <w:sz w:val="22"/>
          <w:szCs w:val="22"/>
        </w:rPr>
        <w:tab/>
      </w:r>
      <w:r>
        <w:rPr>
          <w:noProof/>
        </w:rPr>
        <w:t>Pixel Clock Commands</w:t>
      </w:r>
      <w:r>
        <w:rPr>
          <w:noProof/>
        </w:rPr>
        <w:tab/>
      </w:r>
      <w:r>
        <w:rPr>
          <w:noProof/>
        </w:rPr>
        <w:fldChar w:fldCharType="begin"/>
      </w:r>
      <w:r>
        <w:rPr>
          <w:noProof/>
        </w:rPr>
        <w:instrText xml:space="preserve"> PAGEREF _Toc459649995 \h </w:instrText>
      </w:r>
      <w:r>
        <w:rPr>
          <w:noProof/>
        </w:rPr>
      </w:r>
      <w:r>
        <w:rPr>
          <w:noProof/>
        </w:rPr>
        <w:fldChar w:fldCharType="separate"/>
      </w:r>
      <w:ins w:id="10" w:author="Dvonch, Curt               UTAS" w:date="2018-09-10T13:22:00Z">
        <w:r w:rsidR="000D7633">
          <w:rPr>
            <w:noProof/>
          </w:rPr>
          <w:t>54</w:t>
        </w:r>
      </w:ins>
      <w:del w:id="11" w:author="Dvonch, Curt               UTAS" w:date="2018-09-10T12:26:00Z">
        <w:r w:rsidR="00EA5B1D" w:rsidDel="00663E4A">
          <w:rPr>
            <w:noProof/>
          </w:rPr>
          <w:delText>54</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5.12.</w:t>
      </w:r>
      <w:r>
        <w:rPr>
          <w:rFonts w:asciiTheme="minorHAnsi" w:eastAsiaTheme="minorEastAsia" w:hAnsiTheme="minorHAnsi"/>
          <w:i w:val="0"/>
          <w:iCs w:val="0"/>
          <w:noProof/>
          <w:sz w:val="22"/>
          <w:szCs w:val="22"/>
        </w:rPr>
        <w:tab/>
      </w:r>
      <w:r>
        <w:rPr>
          <w:noProof/>
        </w:rPr>
        <w:t>Frame and Exposure Control Commands</w:t>
      </w:r>
      <w:r>
        <w:rPr>
          <w:noProof/>
        </w:rPr>
        <w:tab/>
      </w:r>
      <w:r>
        <w:rPr>
          <w:noProof/>
        </w:rPr>
        <w:fldChar w:fldCharType="begin"/>
      </w:r>
      <w:r>
        <w:rPr>
          <w:noProof/>
        </w:rPr>
        <w:instrText xml:space="preserve"> PAGEREF _Toc459649996 \h </w:instrText>
      </w:r>
      <w:r>
        <w:rPr>
          <w:noProof/>
        </w:rPr>
      </w:r>
      <w:r>
        <w:rPr>
          <w:noProof/>
        </w:rPr>
        <w:fldChar w:fldCharType="separate"/>
      </w:r>
      <w:ins w:id="12" w:author="Dvonch, Curt               UTAS" w:date="2018-09-10T13:22:00Z">
        <w:r w:rsidR="000D7633">
          <w:rPr>
            <w:noProof/>
          </w:rPr>
          <w:t>55</w:t>
        </w:r>
      </w:ins>
      <w:del w:id="13" w:author="Dvonch, Curt               UTAS" w:date="2018-09-10T12:26:00Z">
        <w:r w:rsidR="00EA5B1D" w:rsidDel="00663E4A">
          <w:rPr>
            <w:noProof/>
          </w:rPr>
          <w:delText>55</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lastRenderedPageBreak/>
        <w:t>5.13.</w:t>
      </w:r>
      <w:r>
        <w:rPr>
          <w:rFonts w:asciiTheme="minorHAnsi" w:eastAsiaTheme="minorEastAsia" w:hAnsiTheme="minorHAnsi"/>
          <w:i w:val="0"/>
          <w:iCs w:val="0"/>
          <w:noProof/>
          <w:sz w:val="22"/>
          <w:szCs w:val="22"/>
        </w:rPr>
        <w:tab/>
      </w:r>
      <w:r>
        <w:rPr>
          <w:noProof/>
        </w:rPr>
        <w:t>Trigger Commands</w:t>
      </w:r>
      <w:r>
        <w:rPr>
          <w:noProof/>
        </w:rPr>
        <w:tab/>
      </w:r>
      <w:r>
        <w:rPr>
          <w:noProof/>
        </w:rPr>
        <w:fldChar w:fldCharType="begin"/>
      </w:r>
      <w:r>
        <w:rPr>
          <w:noProof/>
        </w:rPr>
        <w:instrText xml:space="preserve"> PAGEREF _Toc459649997 \h </w:instrText>
      </w:r>
      <w:r>
        <w:rPr>
          <w:noProof/>
        </w:rPr>
      </w:r>
      <w:r>
        <w:rPr>
          <w:noProof/>
        </w:rPr>
        <w:fldChar w:fldCharType="separate"/>
      </w:r>
      <w:ins w:id="14" w:author="Dvonch, Curt               UTAS" w:date="2018-09-10T13:22:00Z">
        <w:r w:rsidR="000D7633">
          <w:rPr>
            <w:noProof/>
          </w:rPr>
          <w:t>57</w:t>
        </w:r>
      </w:ins>
      <w:del w:id="15" w:author="Dvonch, Curt               UTAS" w:date="2018-09-10T12:26:00Z">
        <w:r w:rsidR="00EA5B1D" w:rsidDel="00663E4A">
          <w:rPr>
            <w:noProof/>
          </w:rPr>
          <w:delText>57</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5.14.</w:t>
      </w:r>
      <w:r>
        <w:rPr>
          <w:rFonts w:asciiTheme="minorHAnsi" w:eastAsiaTheme="minorEastAsia" w:hAnsiTheme="minorHAnsi"/>
          <w:i w:val="0"/>
          <w:iCs w:val="0"/>
          <w:noProof/>
          <w:sz w:val="22"/>
          <w:szCs w:val="22"/>
        </w:rPr>
        <w:tab/>
      </w:r>
      <w:r>
        <w:rPr>
          <w:noProof/>
        </w:rPr>
        <w:t>Gain Commands</w:t>
      </w:r>
      <w:r>
        <w:rPr>
          <w:noProof/>
        </w:rPr>
        <w:tab/>
      </w:r>
      <w:r>
        <w:rPr>
          <w:noProof/>
        </w:rPr>
        <w:fldChar w:fldCharType="begin"/>
      </w:r>
      <w:r>
        <w:rPr>
          <w:noProof/>
        </w:rPr>
        <w:instrText xml:space="preserve"> PAGEREF _Toc459649998 \h </w:instrText>
      </w:r>
      <w:r>
        <w:rPr>
          <w:noProof/>
        </w:rPr>
      </w:r>
      <w:r>
        <w:rPr>
          <w:noProof/>
        </w:rPr>
        <w:fldChar w:fldCharType="separate"/>
      </w:r>
      <w:ins w:id="16" w:author="Dvonch, Curt               UTAS" w:date="2018-09-10T13:22:00Z">
        <w:r w:rsidR="000D7633">
          <w:rPr>
            <w:noProof/>
          </w:rPr>
          <w:t>64</w:t>
        </w:r>
      </w:ins>
      <w:del w:id="17" w:author="Dvonch, Curt               UTAS" w:date="2018-09-10T12:26:00Z">
        <w:r w:rsidR="00EA5B1D" w:rsidDel="00663E4A">
          <w:rPr>
            <w:noProof/>
          </w:rPr>
          <w:delText>64</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5.15.</w:t>
      </w:r>
      <w:r>
        <w:rPr>
          <w:rFonts w:asciiTheme="minorHAnsi" w:eastAsiaTheme="minorEastAsia" w:hAnsiTheme="minorHAnsi"/>
          <w:i w:val="0"/>
          <w:iCs w:val="0"/>
          <w:noProof/>
          <w:sz w:val="22"/>
          <w:szCs w:val="22"/>
        </w:rPr>
        <w:tab/>
      </w:r>
      <w:r>
        <w:rPr>
          <w:noProof/>
        </w:rPr>
        <w:t>Thermal Commands</w:t>
      </w:r>
      <w:r>
        <w:rPr>
          <w:noProof/>
        </w:rPr>
        <w:tab/>
      </w:r>
      <w:r>
        <w:rPr>
          <w:noProof/>
        </w:rPr>
        <w:fldChar w:fldCharType="begin"/>
      </w:r>
      <w:r>
        <w:rPr>
          <w:noProof/>
        </w:rPr>
        <w:instrText xml:space="preserve"> PAGEREF _Toc459649999 \h </w:instrText>
      </w:r>
      <w:r>
        <w:rPr>
          <w:noProof/>
        </w:rPr>
      </w:r>
      <w:r>
        <w:rPr>
          <w:noProof/>
        </w:rPr>
        <w:fldChar w:fldCharType="separate"/>
      </w:r>
      <w:ins w:id="18" w:author="Dvonch, Curt               UTAS" w:date="2018-09-10T13:22:00Z">
        <w:r w:rsidR="000D7633">
          <w:rPr>
            <w:noProof/>
          </w:rPr>
          <w:t>65</w:t>
        </w:r>
      </w:ins>
      <w:del w:id="19" w:author="Dvonch, Curt               UTAS" w:date="2018-09-10T12:26:00Z">
        <w:r w:rsidR="00EA5B1D" w:rsidDel="00663E4A">
          <w:rPr>
            <w:noProof/>
          </w:rPr>
          <w:delText>65</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5.16.</w:t>
      </w:r>
      <w:r>
        <w:rPr>
          <w:rFonts w:asciiTheme="minorHAnsi" w:eastAsiaTheme="minorEastAsia" w:hAnsiTheme="minorHAnsi"/>
          <w:i w:val="0"/>
          <w:iCs w:val="0"/>
          <w:noProof/>
          <w:sz w:val="22"/>
          <w:szCs w:val="22"/>
        </w:rPr>
        <w:tab/>
      </w:r>
      <w:r>
        <w:rPr>
          <w:noProof/>
        </w:rPr>
        <w:t>Digital Output Commands</w:t>
      </w:r>
      <w:r>
        <w:rPr>
          <w:noProof/>
        </w:rPr>
        <w:tab/>
      </w:r>
      <w:r>
        <w:rPr>
          <w:noProof/>
        </w:rPr>
        <w:fldChar w:fldCharType="begin"/>
      </w:r>
      <w:r>
        <w:rPr>
          <w:noProof/>
        </w:rPr>
        <w:instrText xml:space="preserve"> PAGEREF _Toc459650000 \h </w:instrText>
      </w:r>
      <w:r>
        <w:rPr>
          <w:noProof/>
        </w:rPr>
      </w:r>
      <w:r>
        <w:rPr>
          <w:noProof/>
        </w:rPr>
        <w:fldChar w:fldCharType="separate"/>
      </w:r>
      <w:ins w:id="20" w:author="Dvonch, Curt               UTAS" w:date="2018-09-10T13:22:00Z">
        <w:r w:rsidR="000D7633">
          <w:rPr>
            <w:noProof/>
          </w:rPr>
          <w:t>68</w:t>
        </w:r>
      </w:ins>
      <w:del w:id="21" w:author="Dvonch, Curt               UTAS" w:date="2018-09-10T12:26:00Z">
        <w:r w:rsidR="00EA5B1D" w:rsidDel="00663E4A">
          <w:rPr>
            <w:noProof/>
          </w:rPr>
          <w:delText>68</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5.17.</w:t>
      </w:r>
      <w:r>
        <w:rPr>
          <w:rFonts w:asciiTheme="minorHAnsi" w:eastAsiaTheme="minorEastAsia" w:hAnsiTheme="minorHAnsi"/>
          <w:i w:val="0"/>
          <w:iCs w:val="0"/>
          <w:noProof/>
          <w:sz w:val="22"/>
          <w:szCs w:val="22"/>
        </w:rPr>
        <w:tab/>
      </w:r>
      <w:r>
        <w:rPr>
          <w:noProof/>
        </w:rPr>
        <w:t>Camera Information Commands</w:t>
      </w:r>
      <w:r>
        <w:rPr>
          <w:noProof/>
        </w:rPr>
        <w:tab/>
      </w:r>
      <w:r>
        <w:rPr>
          <w:noProof/>
        </w:rPr>
        <w:fldChar w:fldCharType="begin"/>
      </w:r>
      <w:r>
        <w:rPr>
          <w:noProof/>
        </w:rPr>
        <w:instrText xml:space="preserve"> PAGEREF _Toc459650001 \h </w:instrText>
      </w:r>
      <w:r>
        <w:rPr>
          <w:noProof/>
        </w:rPr>
      </w:r>
      <w:r>
        <w:rPr>
          <w:noProof/>
        </w:rPr>
        <w:fldChar w:fldCharType="separate"/>
      </w:r>
      <w:ins w:id="22" w:author="Dvonch, Curt               UTAS" w:date="2018-09-10T13:22:00Z">
        <w:r w:rsidR="000D7633">
          <w:rPr>
            <w:noProof/>
          </w:rPr>
          <w:t>69</w:t>
        </w:r>
      </w:ins>
      <w:del w:id="23" w:author="Dvonch, Curt               UTAS" w:date="2018-09-10T12:26:00Z">
        <w:r w:rsidR="00EA5B1D" w:rsidDel="00663E4A">
          <w:rPr>
            <w:noProof/>
          </w:rPr>
          <w:delText>69</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5.18.</w:t>
      </w:r>
      <w:r>
        <w:rPr>
          <w:rFonts w:asciiTheme="minorHAnsi" w:eastAsiaTheme="minorEastAsia" w:hAnsiTheme="minorHAnsi"/>
          <w:i w:val="0"/>
          <w:iCs w:val="0"/>
          <w:noProof/>
          <w:sz w:val="22"/>
          <w:szCs w:val="22"/>
        </w:rPr>
        <w:tab/>
      </w:r>
      <w:r>
        <w:rPr>
          <w:noProof/>
        </w:rPr>
        <w:t>Binning Mode Commands</w:t>
      </w:r>
      <w:r>
        <w:rPr>
          <w:noProof/>
        </w:rPr>
        <w:tab/>
      </w:r>
      <w:r>
        <w:rPr>
          <w:noProof/>
        </w:rPr>
        <w:fldChar w:fldCharType="begin"/>
      </w:r>
      <w:r>
        <w:rPr>
          <w:noProof/>
        </w:rPr>
        <w:instrText xml:space="preserve"> PAGEREF _Toc459650002 \h </w:instrText>
      </w:r>
      <w:r>
        <w:rPr>
          <w:noProof/>
        </w:rPr>
      </w:r>
      <w:r>
        <w:rPr>
          <w:noProof/>
        </w:rPr>
        <w:fldChar w:fldCharType="separate"/>
      </w:r>
      <w:ins w:id="24" w:author="Dvonch, Curt               UTAS" w:date="2018-09-10T13:22:00Z">
        <w:r w:rsidR="000D7633">
          <w:rPr>
            <w:noProof/>
          </w:rPr>
          <w:t>78</w:t>
        </w:r>
      </w:ins>
      <w:del w:id="25" w:author="Dvonch, Curt               UTAS" w:date="2018-09-10T12:26:00Z">
        <w:r w:rsidR="00EA5B1D" w:rsidDel="00663E4A">
          <w:rPr>
            <w:noProof/>
          </w:rPr>
          <w:delText>78</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5.19.</w:t>
      </w:r>
      <w:r>
        <w:rPr>
          <w:rFonts w:asciiTheme="minorHAnsi" w:eastAsiaTheme="minorEastAsia" w:hAnsiTheme="minorHAnsi"/>
          <w:i w:val="0"/>
          <w:iCs w:val="0"/>
          <w:noProof/>
          <w:sz w:val="22"/>
          <w:szCs w:val="22"/>
        </w:rPr>
        <w:tab/>
      </w:r>
      <w:r>
        <w:rPr>
          <w:noProof/>
        </w:rPr>
        <w:t>Test Commands</w:t>
      </w:r>
      <w:r>
        <w:rPr>
          <w:noProof/>
        </w:rPr>
        <w:tab/>
      </w:r>
      <w:r>
        <w:rPr>
          <w:noProof/>
        </w:rPr>
        <w:fldChar w:fldCharType="begin"/>
      </w:r>
      <w:r>
        <w:rPr>
          <w:noProof/>
        </w:rPr>
        <w:instrText xml:space="preserve"> PAGEREF _Toc459650003 \h </w:instrText>
      </w:r>
      <w:r>
        <w:rPr>
          <w:noProof/>
        </w:rPr>
      </w:r>
      <w:r>
        <w:rPr>
          <w:noProof/>
        </w:rPr>
        <w:fldChar w:fldCharType="separate"/>
      </w:r>
      <w:ins w:id="26" w:author="Dvonch, Curt               UTAS" w:date="2018-09-10T13:22:00Z">
        <w:r w:rsidR="000D7633">
          <w:rPr>
            <w:noProof/>
          </w:rPr>
          <w:t>79</w:t>
        </w:r>
      </w:ins>
      <w:del w:id="27" w:author="Dvonch, Curt               UTAS" w:date="2018-09-10T12:26:00Z">
        <w:r w:rsidR="00EA5B1D" w:rsidDel="00663E4A">
          <w:rPr>
            <w:noProof/>
          </w:rPr>
          <w:delText>79</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5.20.</w:t>
      </w:r>
      <w:r>
        <w:rPr>
          <w:rFonts w:asciiTheme="minorHAnsi" w:eastAsiaTheme="minorEastAsia" w:hAnsiTheme="minorHAnsi"/>
          <w:i w:val="0"/>
          <w:iCs w:val="0"/>
          <w:noProof/>
          <w:sz w:val="22"/>
          <w:szCs w:val="22"/>
        </w:rPr>
        <w:tab/>
      </w:r>
      <w:r>
        <w:rPr>
          <w:noProof/>
        </w:rPr>
        <w:t>Macro Commands</w:t>
      </w:r>
      <w:r>
        <w:rPr>
          <w:noProof/>
        </w:rPr>
        <w:tab/>
      </w:r>
      <w:r>
        <w:rPr>
          <w:noProof/>
        </w:rPr>
        <w:fldChar w:fldCharType="begin"/>
      </w:r>
      <w:r>
        <w:rPr>
          <w:noProof/>
        </w:rPr>
        <w:instrText xml:space="preserve"> PAGEREF _Toc459650004 \h </w:instrText>
      </w:r>
      <w:r>
        <w:rPr>
          <w:noProof/>
        </w:rPr>
      </w:r>
      <w:r>
        <w:rPr>
          <w:noProof/>
        </w:rPr>
        <w:fldChar w:fldCharType="separate"/>
      </w:r>
      <w:ins w:id="28" w:author="Dvonch, Curt               UTAS" w:date="2018-09-10T13:22:00Z">
        <w:r w:rsidR="000D7633">
          <w:rPr>
            <w:noProof/>
          </w:rPr>
          <w:t>81</w:t>
        </w:r>
      </w:ins>
      <w:del w:id="29" w:author="Dvonch, Curt               UTAS" w:date="2018-09-10T12:26:00Z">
        <w:r w:rsidR="00EA5B1D" w:rsidDel="00663E4A">
          <w:rPr>
            <w:noProof/>
          </w:rPr>
          <w:delText>81</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5.21.</w:t>
      </w:r>
      <w:r>
        <w:rPr>
          <w:rFonts w:asciiTheme="minorHAnsi" w:eastAsiaTheme="minorEastAsia" w:hAnsiTheme="minorHAnsi"/>
          <w:i w:val="0"/>
          <w:iCs w:val="0"/>
          <w:noProof/>
          <w:sz w:val="22"/>
          <w:szCs w:val="22"/>
        </w:rPr>
        <w:tab/>
      </w:r>
      <w:r>
        <w:rPr>
          <w:noProof/>
        </w:rPr>
        <w:t>Windowing Commands</w:t>
      </w:r>
      <w:r>
        <w:rPr>
          <w:noProof/>
        </w:rPr>
        <w:tab/>
      </w:r>
      <w:r>
        <w:rPr>
          <w:noProof/>
        </w:rPr>
        <w:fldChar w:fldCharType="begin"/>
      </w:r>
      <w:r>
        <w:rPr>
          <w:noProof/>
        </w:rPr>
        <w:instrText xml:space="preserve"> PAGEREF _Toc459650005 \h </w:instrText>
      </w:r>
      <w:r>
        <w:rPr>
          <w:noProof/>
        </w:rPr>
      </w:r>
      <w:r>
        <w:rPr>
          <w:noProof/>
        </w:rPr>
        <w:fldChar w:fldCharType="separate"/>
      </w:r>
      <w:ins w:id="30" w:author="Dvonch, Curt               UTAS" w:date="2018-09-10T13:22:00Z">
        <w:r w:rsidR="000D7633">
          <w:rPr>
            <w:noProof/>
          </w:rPr>
          <w:t>82</w:t>
        </w:r>
      </w:ins>
      <w:del w:id="31" w:author="Dvonch, Curt               UTAS" w:date="2018-09-10T12:26:00Z">
        <w:r w:rsidR="00EA5B1D" w:rsidDel="00663E4A">
          <w:rPr>
            <w:noProof/>
          </w:rPr>
          <w:delText>82</w:delText>
        </w:r>
      </w:del>
      <w:r>
        <w:rPr>
          <w:noProof/>
        </w:rPr>
        <w:fldChar w:fldCharType="end"/>
      </w:r>
    </w:p>
    <w:p w:rsidR="00BE1810" w:rsidRDefault="00BE1810">
      <w:pPr>
        <w:pStyle w:val="TOC1"/>
        <w:rPr>
          <w:rFonts w:eastAsiaTheme="minorEastAsia"/>
          <w:b w:val="0"/>
          <w:bCs w:val="0"/>
          <w:noProof/>
          <w:sz w:val="22"/>
          <w:szCs w:val="22"/>
        </w:rPr>
      </w:pPr>
      <w:r>
        <w:rPr>
          <w:noProof/>
        </w:rPr>
        <w:t>6.</w:t>
      </w:r>
      <w:r>
        <w:rPr>
          <w:rFonts w:eastAsiaTheme="minorEastAsia"/>
          <w:b w:val="0"/>
          <w:bCs w:val="0"/>
          <w:noProof/>
          <w:sz w:val="22"/>
          <w:szCs w:val="22"/>
        </w:rPr>
        <w:tab/>
      </w:r>
      <w:r>
        <w:rPr>
          <w:noProof/>
        </w:rPr>
        <w:t>Specifications</w:t>
      </w:r>
      <w:r>
        <w:rPr>
          <w:noProof/>
        </w:rPr>
        <w:tab/>
      </w:r>
      <w:r>
        <w:rPr>
          <w:noProof/>
        </w:rPr>
        <w:fldChar w:fldCharType="begin"/>
      </w:r>
      <w:r>
        <w:rPr>
          <w:noProof/>
        </w:rPr>
        <w:instrText xml:space="preserve"> PAGEREF _Toc459650006 \h </w:instrText>
      </w:r>
      <w:r>
        <w:rPr>
          <w:noProof/>
        </w:rPr>
      </w:r>
      <w:r>
        <w:rPr>
          <w:noProof/>
        </w:rPr>
        <w:fldChar w:fldCharType="separate"/>
      </w:r>
      <w:ins w:id="32" w:author="Dvonch, Curt               UTAS" w:date="2018-09-10T13:22:00Z">
        <w:r w:rsidR="000D7633">
          <w:rPr>
            <w:noProof/>
          </w:rPr>
          <w:t>87</w:t>
        </w:r>
      </w:ins>
      <w:del w:id="33" w:author="Dvonch, Curt               UTAS" w:date="2018-09-10T12:26:00Z">
        <w:r w:rsidR="00EA5B1D" w:rsidDel="00663E4A">
          <w:rPr>
            <w:noProof/>
          </w:rPr>
          <w:delText>87</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6.1.</w:t>
      </w:r>
      <w:r>
        <w:rPr>
          <w:rFonts w:asciiTheme="minorHAnsi" w:eastAsiaTheme="minorEastAsia" w:hAnsiTheme="minorHAnsi"/>
          <w:i w:val="0"/>
          <w:iCs w:val="0"/>
          <w:noProof/>
          <w:sz w:val="22"/>
          <w:szCs w:val="22"/>
        </w:rPr>
        <w:tab/>
      </w:r>
      <w:r>
        <w:rPr>
          <w:noProof/>
        </w:rPr>
        <w:t>Mechanical Specifications</w:t>
      </w:r>
      <w:r>
        <w:rPr>
          <w:noProof/>
        </w:rPr>
        <w:tab/>
      </w:r>
      <w:r>
        <w:rPr>
          <w:noProof/>
        </w:rPr>
        <w:fldChar w:fldCharType="begin"/>
      </w:r>
      <w:r>
        <w:rPr>
          <w:noProof/>
        </w:rPr>
        <w:instrText xml:space="preserve"> PAGEREF _Toc459650007 \h </w:instrText>
      </w:r>
      <w:r>
        <w:rPr>
          <w:noProof/>
        </w:rPr>
      </w:r>
      <w:r>
        <w:rPr>
          <w:noProof/>
        </w:rPr>
        <w:fldChar w:fldCharType="separate"/>
      </w:r>
      <w:ins w:id="34" w:author="Dvonch, Curt               UTAS" w:date="2018-09-10T13:22:00Z">
        <w:r w:rsidR="000D7633">
          <w:rPr>
            <w:noProof/>
          </w:rPr>
          <w:t>87</w:t>
        </w:r>
      </w:ins>
      <w:del w:id="35" w:author="Dvonch, Curt               UTAS" w:date="2018-09-10T12:26:00Z">
        <w:r w:rsidR="00EA5B1D" w:rsidDel="00663E4A">
          <w:rPr>
            <w:noProof/>
          </w:rPr>
          <w:delText>87</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6.2.</w:t>
      </w:r>
      <w:r>
        <w:rPr>
          <w:rFonts w:asciiTheme="minorHAnsi" w:eastAsiaTheme="minorEastAsia" w:hAnsiTheme="minorHAnsi"/>
          <w:i w:val="0"/>
          <w:iCs w:val="0"/>
          <w:noProof/>
          <w:sz w:val="22"/>
          <w:szCs w:val="22"/>
        </w:rPr>
        <w:tab/>
      </w:r>
      <w:r>
        <w:rPr>
          <w:noProof/>
        </w:rPr>
        <w:t>Environmental and Power Specifications</w:t>
      </w:r>
      <w:r>
        <w:rPr>
          <w:noProof/>
        </w:rPr>
        <w:tab/>
      </w:r>
      <w:r>
        <w:rPr>
          <w:noProof/>
        </w:rPr>
        <w:fldChar w:fldCharType="begin"/>
      </w:r>
      <w:r>
        <w:rPr>
          <w:noProof/>
        </w:rPr>
        <w:instrText xml:space="preserve"> PAGEREF _Toc459650008 \h </w:instrText>
      </w:r>
      <w:r>
        <w:rPr>
          <w:noProof/>
        </w:rPr>
      </w:r>
      <w:r>
        <w:rPr>
          <w:noProof/>
        </w:rPr>
        <w:fldChar w:fldCharType="separate"/>
      </w:r>
      <w:ins w:id="36" w:author="Dvonch, Curt               UTAS" w:date="2018-09-10T13:22:00Z">
        <w:r w:rsidR="000D7633">
          <w:rPr>
            <w:noProof/>
          </w:rPr>
          <w:t>87</w:t>
        </w:r>
      </w:ins>
      <w:del w:id="37" w:author="Dvonch, Curt               UTAS" w:date="2018-09-10T12:26:00Z">
        <w:r w:rsidR="00EA5B1D" w:rsidDel="00663E4A">
          <w:rPr>
            <w:noProof/>
          </w:rPr>
          <w:delText>87</w:delText>
        </w:r>
      </w:del>
      <w:r>
        <w:rPr>
          <w:noProof/>
        </w:rPr>
        <w:fldChar w:fldCharType="end"/>
      </w:r>
    </w:p>
    <w:p w:rsidR="00BE1810" w:rsidRDefault="00BE1810">
      <w:pPr>
        <w:pStyle w:val="TOC2"/>
        <w:rPr>
          <w:rFonts w:asciiTheme="minorHAnsi" w:eastAsiaTheme="minorEastAsia" w:hAnsiTheme="minorHAnsi"/>
          <w:i w:val="0"/>
          <w:iCs w:val="0"/>
          <w:noProof/>
          <w:sz w:val="22"/>
          <w:szCs w:val="22"/>
        </w:rPr>
      </w:pPr>
      <w:r>
        <w:rPr>
          <w:noProof/>
        </w:rPr>
        <w:t>6.3.</w:t>
      </w:r>
      <w:r>
        <w:rPr>
          <w:rFonts w:asciiTheme="minorHAnsi" w:eastAsiaTheme="minorEastAsia" w:hAnsiTheme="minorHAnsi"/>
          <w:i w:val="0"/>
          <w:iCs w:val="0"/>
          <w:noProof/>
          <w:sz w:val="22"/>
          <w:szCs w:val="22"/>
        </w:rPr>
        <w:tab/>
      </w:r>
      <w:r>
        <w:rPr>
          <w:noProof/>
        </w:rPr>
        <w:t>Electro-Optic Performance Specifications</w:t>
      </w:r>
      <w:r>
        <w:rPr>
          <w:noProof/>
        </w:rPr>
        <w:tab/>
      </w:r>
      <w:r>
        <w:rPr>
          <w:noProof/>
        </w:rPr>
        <w:fldChar w:fldCharType="begin"/>
      </w:r>
      <w:r>
        <w:rPr>
          <w:noProof/>
        </w:rPr>
        <w:instrText xml:space="preserve"> PAGEREF _Toc459650009 \h </w:instrText>
      </w:r>
      <w:r>
        <w:rPr>
          <w:noProof/>
        </w:rPr>
      </w:r>
      <w:r>
        <w:rPr>
          <w:noProof/>
        </w:rPr>
        <w:fldChar w:fldCharType="separate"/>
      </w:r>
      <w:ins w:id="38" w:author="Dvonch, Curt               UTAS" w:date="2018-09-10T13:22:00Z">
        <w:r w:rsidR="000D7633">
          <w:rPr>
            <w:noProof/>
          </w:rPr>
          <w:t>88</w:t>
        </w:r>
      </w:ins>
      <w:del w:id="39" w:author="Dvonch, Curt               UTAS" w:date="2018-09-10T12:26:00Z">
        <w:r w:rsidR="00EA5B1D" w:rsidDel="00663E4A">
          <w:rPr>
            <w:noProof/>
          </w:rPr>
          <w:delText>88</w:delText>
        </w:r>
      </w:del>
      <w:r>
        <w:rPr>
          <w:noProof/>
        </w:rPr>
        <w:fldChar w:fldCharType="end"/>
      </w:r>
    </w:p>
    <w:p w:rsidR="00BE1810" w:rsidRDefault="00BE1810">
      <w:pPr>
        <w:pStyle w:val="TOC1"/>
        <w:rPr>
          <w:rFonts w:eastAsiaTheme="minorEastAsia"/>
          <w:b w:val="0"/>
          <w:bCs w:val="0"/>
          <w:noProof/>
          <w:sz w:val="22"/>
          <w:szCs w:val="22"/>
        </w:rPr>
      </w:pPr>
      <w:r>
        <w:rPr>
          <w:noProof/>
        </w:rPr>
        <w:t>7.</w:t>
      </w:r>
      <w:r>
        <w:rPr>
          <w:rFonts w:eastAsiaTheme="minorEastAsia"/>
          <w:b w:val="0"/>
          <w:bCs w:val="0"/>
          <w:noProof/>
          <w:sz w:val="22"/>
          <w:szCs w:val="22"/>
        </w:rPr>
        <w:tab/>
      </w:r>
      <w:r>
        <w:rPr>
          <w:noProof/>
        </w:rPr>
        <w:t>Product Support</w:t>
      </w:r>
      <w:r>
        <w:rPr>
          <w:noProof/>
        </w:rPr>
        <w:tab/>
      </w:r>
      <w:r>
        <w:rPr>
          <w:noProof/>
        </w:rPr>
        <w:fldChar w:fldCharType="begin"/>
      </w:r>
      <w:r>
        <w:rPr>
          <w:noProof/>
        </w:rPr>
        <w:instrText xml:space="preserve"> PAGEREF _Toc459650010 \h </w:instrText>
      </w:r>
      <w:r>
        <w:rPr>
          <w:noProof/>
        </w:rPr>
      </w:r>
      <w:r>
        <w:rPr>
          <w:noProof/>
        </w:rPr>
        <w:fldChar w:fldCharType="separate"/>
      </w:r>
      <w:ins w:id="40" w:author="Dvonch, Curt               UTAS" w:date="2018-09-10T13:22:00Z">
        <w:r w:rsidR="000D7633">
          <w:rPr>
            <w:noProof/>
          </w:rPr>
          <w:t>89</w:t>
        </w:r>
      </w:ins>
      <w:del w:id="41" w:author="Dvonch, Curt               UTAS" w:date="2018-09-10T12:26:00Z">
        <w:r w:rsidR="00EA5B1D" w:rsidDel="00663E4A">
          <w:rPr>
            <w:noProof/>
          </w:rPr>
          <w:delText>89</w:delText>
        </w:r>
      </w:del>
      <w:r>
        <w:rPr>
          <w:noProof/>
        </w:rPr>
        <w:fldChar w:fldCharType="end"/>
      </w:r>
    </w:p>
    <w:p w:rsidR="00BE1810" w:rsidRDefault="00BE1810">
      <w:pPr>
        <w:pStyle w:val="TOC3"/>
        <w:rPr>
          <w:rFonts w:asciiTheme="minorHAnsi" w:eastAsiaTheme="minorEastAsia" w:hAnsiTheme="minorHAnsi"/>
          <w:i w:val="0"/>
          <w:sz w:val="22"/>
          <w:szCs w:val="22"/>
        </w:rPr>
      </w:pPr>
      <w:r>
        <w:t>Common Problems and Solutions</w:t>
      </w:r>
      <w:r>
        <w:tab/>
      </w:r>
      <w:r>
        <w:fldChar w:fldCharType="begin"/>
      </w:r>
      <w:r>
        <w:instrText xml:space="preserve"> PAGEREF _Toc459650011 \h </w:instrText>
      </w:r>
      <w:r>
        <w:fldChar w:fldCharType="separate"/>
      </w:r>
      <w:ins w:id="42" w:author="Dvonch, Curt               UTAS" w:date="2018-09-10T13:22:00Z">
        <w:r w:rsidR="000D7633">
          <w:t>89</w:t>
        </w:r>
      </w:ins>
      <w:del w:id="43" w:author="Dvonch, Curt               UTAS" w:date="2018-09-10T12:26:00Z">
        <w:r w:rsidR="00EA5B1D" w:rsidDel="00663E4A">
          <w:delText>89</w:delText>
        </w:r>
      </w:del>
      <w:r>
        <w:fldChar w:fldCharType="end"/>
      </w:r>
    </w:p>
    <w:p w:rsidR="00BE1810" w:rsidRDefault="00BE1810">
      <w:pPr>
        <w:pStyle w:val="TOC1"/>
        <w:rPr>
          <w:rFonts w:eastAsiaTheme="minorEastAsia"/>
          <w:b w:val="0"/>
          <w:bCs w:val="0"/>
          <w:noProof/>
          <w:sz w:val="22"/>
          <w:szCs w:val="22"/>
        </w:rPr>
      </w:pPr>
      <w:r>
        <w:rPr>
          <w:noProof/>
        </w:rPr>
        <w:t>8.</w:t>
      </w:r>
      <w:r>
        <w:rPr>
          <w:rFonts w:eastAsiaTheme="minorEastAsia"/>
          <w:b w:val="0"/>
          <w:bCs w:val="0"/>
          <w:noProof/>
          <w:sz w:val="22"/>
          <w:szCs w:val="22"/>
        </w:rPr>
        <w:tab/>
      </w:r>
      <w:r>
        <w:rPr>
          <w:noProof/>
        </w:rPr>
        <w:t>Customer Support</w:t>
      </w:r>
      <w:r>
        <w:rPr>
          <w:noProof/>
        </w:rPr>
        <w:tab/>
      </w:r>
      <w:r>
        <w:rPr>
          <w:noProof/>
        </w:rPr>
        <w:fldChar w:fldCharType="begin"/>
      </w:r>
      <w:r>
        <w:rPr>
          <w:noProof/>
        </w:rPr>
        <w:instrText xml:space="preserve"> PAGEREF _Toc459650012 \h </w:instrText>
      </w:r>
      <w:r>
        <w:rPr>
          <w:noProof/>
        </w:rPr>
      </w:r>
      <w:r>
        <w:rPr>
          <w:noProof/>
        </w:rPr>
        <w:fldChar w:fldCharType="separate"/>
      </w:r>
      <w:ins w:id="44" w:author="Dvonch, Curt               UTAS" w:date="2018-09-10T13:22:00Z">
        <w:r w:rsidR="000D7633">
          <w:rPr>
            <w:noProof/>
          </w:rPr>
          <w:t>90</w:t>
        </w:r>
      </w:ins>
      <w:del w:id="45" w:author="Dvonch, Curt               UTAS" w:date="2018-09-10T12:26:00Z">
        <w:r w:rsidR="00EA5B1D" w:rsidDel="00663E4A">
          <w:rPr>
            <w:noProof/>
          </w:rPr>
          <w:delText>90</w:delText>
        </w:r>
      </w:del>
      <w:r>
        <w:rPr>
          <w:noProof/>
        </w:rPr>
        <w:fldChar w:fldCharType="end"/>
      </w:r>
    </w:p>
    <w:p w:rsidR="00BE1810" w:rsidRDefault="00BE1810">
      <w:pPr>
        <w:pStyle w:val="TOC1"/>
        <w:rPr>
          <w:rFonts w:eastAsiaTheme="minorEastAsia"/>
          <w:b w:val="0"/>
          <w:bCs w:val="0"/>
          <w:noProof/>
          <w:sz w:val="22"/>
          <w:szCs w:val="22"/>
        </w:rPr>
      </w:pPr>
      <w:r>
        <w:rPr>
          <w:noProof/>
        </w:rPr>
        <w:t>9.</w:t>
      </w:r>
      <w:r>
        <w:rPr>
          <w:rFonts w:eastAsiaTheme="minorEastAsia"/>
          <w:b w:val="0"/>
          <w:bCs w:val="0"/>
          <w:noProof/>
          <w:sz w:val="22"/>
          <w:szCs w:val="22"/>
        </w:rPr>
        <w:tab/>
      </w:r>
      <w:r>
        <w:rPr>
          <w:noProof/>
        </w:rPr>
        <w:t>Warranty</w:t>
      </w:r>
      <w:r>
        <w:rPr>
          <w:noProof/>
        </w:rPr>
        <w:tab/>
      </w:r>
      <w:r>
        <w:rPr>
          <w:noProof/>
        </w:rPr>
        <w:fldChar w:fldCharType="begin"/>
      </w:r>
      <w:r>
        <w:rPr>
          <w:noProof/>
        </w:rPr>
        <w:instrText xml:space="preserve"> PAGEREF _Toc459650013 \h </w:instrText>
      </w:r>
      <w:r>
        <w:rPr>
          <w:noProof/>
        </w:rPr>
      </w:r>
      <w:r>
        <w:rPr>
          <w:noProof/>
        </w:rPr>
        <w:fldChar w:fldCharType="separate"/>
      </w:r>
      <w:ins w:id="46" w:author="Dvonch, Curt               UTAS" w:date="2018-09-10T13:22:00Z">
        <w:r w:rsidR="000D7633">
          <w:rPr>
            <w:noProof/>
          </w:rPr>
          <w:t>91</w:t>
        </w:r>
      </w:ins>
      <w:del w:id="47" w:author="Dvonch, Curt               UTAS" w:date="2018-09-10T12:26:00Z">
        <w:r w:rsidR="00EA5B1D" w:rsidDel="00663E4A">
          <w:rPr>
            <w:noProof/>
          </w:rPr>
          <w:delText>91</w:delText>
        </w:r>
      </w:del>
      <w:r>
        <w:rPr>
          <w:noProof/>
        </w:rPr>
        <w:fldChar w:fldCharType="end"/>
      </w:r>
    </w:p>
    <w:p w:rsidR="00BE1810" w:rsidRDefault="00BE1810">
      <w:pPr>
        <w:pStyle w:val="TOC1"/>
        <w:rPr>
          <w:rFonts w:eastAsiaTheme="minorEastAsia"/>
          <w:b w:val="0"/>
          <w:bCs w:val="0"/>
          <w:noProof/>
          <w:sz w:val="22"/>
          <w:szCs w:val="22"/>
        </w:rPr>
      </w:pPr>
      <w:r>
        <w:rPr>
          <w:noProof/>
        </w:rPr>
        <w:t>10.</w:t>
      </w:r>
      <w:r>
        <w:rPr>
          <w:rFonts w:eastAsiaTheme="minorEastAsia"/>
          <w:b w:val="0"/>
          <w:bCs w:val="0"/>
          <w:noProof/>
          <w:sz w:val="22"/>
          <w:szCs w:val="22"/>
        </w:rPr>
        <w:tab/>
      </w:r>
      <w:r>
        <w:rPr>
          <w:noProof/>
        </w:rPr>
        <w:t>LIST OF ABBREVIATIONS</w:t>
      </w:r>
      <w:r>
        <w:rPr>
          <w:noProof/>
        </w:rPr>
        <w:tab/>
      </w:r>
      <w:r>
        <w:rPr>
          <w:noProof/>
        </w:rPr>
        <w:fldChar w:fldCharType="begin"/>
      </w:r>
      <w:r>
        <w:rPr>
          <w:noProof/>
        </w:rPr>
        <w:instrText xml:space="preserve"> PAGEREF _Toc459650014 \h </w:instrText>
      </w:r>
      <w:r>
        <w:rPr>
          <w:noProof/>
        </w:rPr>
      </w:r>
      <w:r>
        <w:rPr>
          <w:noProof/>
        </w:rPr>
        <w:fldChar w:fldCharType="separate"/>
      </w:r>
      <w:ins w:id="48" w:author="Dvonch, Curt               UTAS" w:date="2018-09-10T13:22:00Z">
        <w:r w:rsidR="000D7633">
          <w:rPr>
            <w:noProof/>
          </w:rPr>
          <w:t>92</w:t>
        </w:r>
      </w:ins>
      <w:del w:id="49" w:author="Dvonch, Curt               UTAS" w:date="2018-09-10T12:26:00Z">
        <w:r w:rsidR="00EA5B1D" w:rsidDel="00663E4A">
          <w:rPr>
            <w:noProof/>
          </w:rPr>
          <w:delText>92</w:delText>
        </w:r>
      </w:del>
      <w:r>
        <w:rPr>
          <w:noProof/>
        </w:rPr>
        <w:fldChar w:fldCharType="end"/>
      </w:r>
    </w:p>
    <w:p w:rsidR="00BE1810" w:rsidRDefault="00BE1810">
      <w:pPr>
        <w:pStyle w:val="TOC1"/>
        <w:rPr>
          <w:rFonts w:eastAsiaTheme="minorEastAsia"/>
          <w:b w:val="0"/>
          <w:bCs w:val="0"/>
          <w:noProof/>
          <w:sz w:val="22"/>
          <w:szCs w:val="22"/>
        </w:rPr>
      </w:pPr>
      <w:r>
        <w:rPr>
          <w:noProof/>
        </w:rPr>
        <w:t>11.</w:t>
      </w:r>
      <w:r>
        <w:rPr>
          <w:rFonts w:eastAsiaTheme="minorEastAsia"/>
          <w:b w:val="0"/>
          <w:bCs w:val="0"/>
          <w:noProof/>
          <w:sz w:val="22"/>
          <w:szCs w:val="22"/>
        </w:rPr>
        <w:tab/>
      </w:r>
      <w:r>
        <w:rPr>
          <w:noProof/>
        </w:rPr>
        <w:t>NOTES</w:t>
      </w:r>
      <w:r>
        <w:rPr>
          <w:noProof/>
        </w:rPr>
        <w:tab/>
      </w:r>
      <w:r>
        <w:rPr>
          <w:noProof/>
        </w:rPr>
        <w:fldChar w:fldCharType="begin"/>
      </w:r>
      <w:r>
        <w:rPr>
          <w:noProof/>
        </w:rPr>
        <w:instrText xml:space="preserve"> PAGEREF _Toc459650015 \h </w:instrText>
      </w:r>
      <w:r>
        <w:rPr>
          <w:noProof/>
        </w:rPr>
      </w:r>
      <w:r>
        <w:rPr>
          <w:noProof/>
        </w:rPr>
        <w:fldChar w:fldCharType="separate"/>
      </w:r>
      <w:ins w:id="50" w:author="Dvonch, Curt               UTAS" w:date="2018-09-10T13:22:00Z">
        <w:r w:rsidR="000D7633">
          <w:rPr>
            <w:noProof/>
          </w:rPr>
          <w:t>93</w:t>
        </w:r>
      </w:ins>
      <w:del w:id="51" w:author="Dvonch, Curt               UTAS" w:date="2018-09-10T12:26:00Z">
        <w:r w:rsidR="00EA5B1D" w:rsidDel="00663E4A">
          <w:rPr>
            <w:noProof/>
          </w:rPr>
          <w:delText>93</w:delText>
        </w:r>
      </w:del>
      <w:r>
        <w:rPr>
          <w:noProof/>
        </w:rPr>
        <w:fldChar w:fldCharType="end"/>
      </w:r>
    </w:p>
    <w:p w:rsidR="00BE1810" w:rsidRDefault="00BE1810">
      <w:pPr>
        <w:pStyle w:val="TOC1"/>
        <w:rPr>
          <w:rFonts w:eastAsiaTheme="minorEastAsia"/>
          <w:b w:val="0"/>
          <w:bCs w:val="0"/>
          <w:noProof/>
          <w:sz w:val="22"/>
          <w:szCs w:val="22"/>
        </w:rPr>
      </w:pPr>
      <w:r w:rsidRPr="00E46279">
        <w:rPr>
          <w:rFonts w:ascii="Times New Roman" w:hAnsi="Times New Roman" w:cs="Times New Roman"/>
          <w:noProof/>
        </w:rPr>
        <w:t>APPENDIX A: Camera Command Summary</w:t>
      </w:r>
      <w:r>
        <w:rPr>
          <w:noProof/>
        </w:rPr>
        <w:tab/>
      </w:r>
      <w:r>
        <w:rPr>
          <w:noProof/>
        </w:rPr>
        <w:fldChar w:fldCharType="begin"/>
      </w:r>
      <w:r>
        <w:rPr>
          <w:noProof/>
        </w:rPr>
        <w:instrText xml:space="preserve"> PAGEREF _Toc459650016 \h </w:instrText>
      </w:r>
      <w:r>
        <w:rPr>
          <w:noProof/>
        </w:rPr>
      </w:r>
      <w:r>
        <w:rPr>
          <w:noProof/>
        </w:rPr>
        <w:fldChar w:fldCharType="separate"/>
      </w:r>
      <w:ins w:id="52" w:author="Dvonch, Curt               UTAS" w:date="2018-09-10T13:22:00Z">
        <w:r w:rsidR="000D7633">
          <w:rPr>
            <w:noProof/>
          </w:rPr>
          <w:t>94</w:t>
        </w:r>
      </w:ins>
      <w:del w:id="53" w:author="Dvonch, Curt               UTAS" w:date="2018-09-10T12:26:00Z">
        <w:r w:rsidR="00EA5B1D" w:rsidDel="00663E4A">
          <w:rPr>
            <w:noProof/>
          </w:rPr>
          <w:delText>94</w:delText>
        </w:r>
      </w:del>
      <w:r>
        <w:rPr>
          <w:noProof/>
        </w:rPr>
        <w:fldChar w:fldCharType="end"/>
      </w:r>
    </w:p>
    <w:p w:rsidR="00ED349E" w:rsidRPr="00581CAA" w:rsidRDefault="0042472D" w:rsidP="00C34712">
      <w:pPr>
        <w:rPr>
          <w:rFonts w:cs="Times New Roman"/>
        </w:rPr>
      </w:pPr>
      <w:r w:rsidRPr="00674F8A">
        <w:rPr>
          <w:rFonts w:cs="Times New Roman"/>
          <w:b/>
          <w:bCs/>
          <w:sz w:val="20"/>
          <w:szCs w:val="20"/>
        </w:rPr>
        <w:fldChar w:fldCharType="end"/>
      </w:r>
    </w:p>
    <w:p w:rsidR="00ED349E" w:rsidRPr="00581CAA" w:rsidRDefault="00ED349E">
      <w:pPr>
        <w:rPr>
          <w:rFonts w:cs="Times New Roman"/>
        </w:rPr>
      </w:pPr>
    </w:p>
    <w:p w:rsidR="00812358" w:rsidRPr="00581CAA" w:rsidRDefault="00812358" w:rsidP="00C43F70">
      <w:pPr>
        <w:pStyle w:val="Listlevel1"/>
      </w:pPr>
      <w:bookmarkStart w:id="54" w:name="_Toc440444883"/>
      <w:bookmarkStart w:id="55" w:name="_Toc457829516"/>
      <w:bookmarkStart w:id="56" w:name="_Toc458086149"/>
      <w:bookmarkStart w:id="57" w:name="_Toc458086580"/>
      <w:bookmarkStart w:id="58" w:name="_Toc458086845"/>
      <w:bookmarkStart w:id="59" w:name="_Toc458087072"/>
      <w:bookmarkStart w:id="60" w:name="_Toc458087299"/>
      <w:bookmarkStart w:id="61" w:name="_Toc458087526"/>
      <w:bookmarkStart w:id="62" w:name="_Toc459649968"/>
      <w:bookmarkEnd w:id="54"/>
      <w:bookmarkEnd w:id="55"/>
      <w:bookmarkEnd w:id="56"/>
      <w:bookmarkEnd w:id="57"/>
      <w:bookmarkEnd w:id="58"/>
      <w:bookmarkEnd w:id="59"/>
      <w:bookmarkEnd w:id="60"/>
      <w:bookmarkEnd w:id="61"/>
      <w:r w:rsidRPr="00581CAA">
        <w:lastRenderedPageBreak/>
        <w:t>Introduction</w:t>
      </w:r>
      <w:bookmarkEnd w:id="62"/>
    </w:p>
    <w:p w:rsidR="00C76AD4" w:rsidRPr="00581CAA" w:rsidRDefault="00812358" w:rsidP="00C43F70">
      <w:pPr>
        <w:pStyle w:val="listlevel2"/>
      </w:pPr>
      <w:bookmarkStart w:id="63" w:name="_Toc459649969"/>
      <w:r w:rsidRPr="00581CAA">
        <w:t>Foreword</w:t>
      </w:r>
      <w:bookmarkEnd w:id="63"/>
    </w:p>
    <w:p w:rsidR="00B875E1" w:rsidRDefault="0023642E" w:rsidP="00B875E1">
      <w:pPr>
        <w:rPr>
          <w:rFonts w:cs="Times New Roman"/>
        </w:rPr>
      </w:pPr>
      <w:r w:rsidRPr="00581CAA">
        <w:rPr>
          <w:rFonts w:cs="Times New Roman"/>
        </w:rPr>
        <w:t xml:space="preserve">This manual applies to </w:t>
      </w:r>
      <w:r w:rsidR="00105898">
        <w:rPr>
          <w:rFonts w:cs="Times New Roman"/>
        </w:rPr>
        <w:t xml:space="preserve">all variants of the </w:t>
      </w:r>
      <w:r w:rsidRPr="00581CAA">
        <w:rPr>
          <w:rFonts w:cs="Times New Roman"/>
        </w:rPr>
        <w:t>SU320CSX</w:t>
      </w:r>
      <w:r w:rsidR="00105898">
        <w:rPr>
          <w:rFonts w:cs="Times New Roman"/>
        </w:rPr>
        <w:t xml:space="preserve"> camera</w:t>
      </w:r>
      <w:r w:rsidR="00B30EB8">
        <w:rPr>
          <w:rFonts w:cs="Times New Roman"/>
        </w:rPr>
        <w:t xml:space="preserve">. </w:t>
      </w:r>
      <w:r w:rsidR="00AA307A">
        <w:rPr>
          <w:rFonts w:cs="Times New Roman"/>
        </w:rPr>
        <w:t xml:space="preserve">These are collectively referred to as the CSX camera. </w:t>
      </w:r>
      <w:r w:rsidR="00B875E1" w:rsidRPr="00581CAA">
        <w:rPr>
          <w:rFonts w:cs="Times New Roman"/>
        </w:rPr>
        <w:t>Appendix B</w:t>
      </w:r>
      <w:r w:rsidR="00B30EB8">
        <w:rPr>
          <w:rFonts w:cs="Times New Roman"/>
        </w:rPr>
        <w:t xml:space="preserve"> to this manual</w:t>
      </w:r>
      <w:r w:rsidR="00B875E1" w:rsidRPr="00581CAA">
        <w:rPr>
          <w:rFonts w:cs="Times New Roman"/>
        </w:rPr>
        <w:t xml:space="preserve"> </w:t>
      </w:r>
      <w:r w:rsidR="00105898">
        <w:rPr>
          <w:rFonts w:cs="Times New Roman"/>
        </w:rPr>
        <w:t xml:space="preserve">contains configuration information that is specific to your camera variant. It </w:t>
      </w:r>
      <w:r w:rsidR="00B30EB8">
        <w:rPr>
          <w:rFonts w:cs="Times New Roman"/>
        </w:rPr>
        <w:t xml:space="preserve">is </w:t>
      </w:r>
      <w:r w:rsidR="00B875E1" w:rsidRPr="00581CAA">
        <w:rPr>
          <w:rFonts w:cs="Times New Roman"/>
        </w:rPr>
        <w:t xml:space="preserve">included as a separate document </w:t>
      </w:r>
      <w:r w:rsidR="00BE2EF9">
        <w:rPr>
          <w:rFonts w:cs="Times New Roman"/>
        </w:rPr>
        <w:t xml:space="preserve">on the mini-disc </w:t>
      </w:r>
      <w:r w:rsidR="008E5F63">
        <w:rPr>
          <w:rFonts w:cs="Times New Roman"/>
        </w:rPr>
        <w:t xml:space="preserve">or media card </w:t>
      </w:r>
      <w:r w:rsidR="00BE2EF9">
        <w:rPr>
          <w:rFonts w:cs="Times New Roman"/>
        </w:rPr>
        <w:t>that ships with the camera</w:t>
      </w:r>
      <w:r w:rsidR="00B30EB8">
        <w:rPr>
          <w:rFonts w:cs="Times New Roman"/>
        </w:rPr>
        <w:t xml:space="preserve">. </w:t>
      </w:r>
      <w:r w:rsidR="00B875E1" w:rsidRPr="000C5EFC">
        <w:rPr>
          <w:rFonts w:cs="Times New Roman"/>
          <w:b/>
        </w:rPr>
        <w:t>The user should become very familiar with the information provided in Appendix B.</w:t>
      </w:r>
      <w:r w:rsidR="00BE2EF9" w:rsidRPr="000C5EFC">
        <w:rPr>
          <w:rFonts w:cs="Times New Roman"/>
          <w:b/>
        </w:rPr>
        <w:t xml:space="preserve"> If you cannot locate Appendix B, please contact SUI for assistance.</w:t>
      </w:r>
    </w:p>
    <w:p w:rsidR="00F848D0" w:rsidRDefault="00F848D0" w:rsidP="000C5EFC">
      <w:pPr>
        <w:ind w:left="720"/>
        <w:rPr>
          <w:rFonts w:cs="Times New Roman"/>
          <w:b/>
        </w:rPr>
      </w:pPr>
      <w:r w:rsidRPr="000C5EFC">
        <w:rPr>
          <w:rFonts w:cs="Times New Roman"/>
          <w:b/>
        </w:rPr>
        <w:t xml:space="preserve">Important precautions are located in </w:t>
      </w:r>
      <w:r w:rsidR="005527C5" w:rsidRPr="000C5EFC">
        <w:rPr>
          <w:rFonts w:cs="Times New Roman"/>
          <w:b/>
        </w:rPr>
        <w:t xml:space="preserve">Section </w:t>
      </w:r>
      <w:r w:rsidR="002640FA">
        <w:rPr>
          <w:rFonts w:cs="Times New Roman"/>
          <w:b/>
        </w:rPr>
        <w:fldChar w:fldCharType="begin"/>
      </w:r>
      <w:r w:rsidR="002640FA">
        <w:rPr>
          <w:rFonts w:cs="Times New Roman"/>
          <w:b/>
        </w:rPr>
        <w:instrText xml:space="preserve"> REF _Ref436214083 \r \h </w:instrText>
      </w:r>
      <w:r w:rsidR="002640FA">
        <w:rPr>
          <w:rFonts w:cs="Times New Roman"/>
          <w:b/>
        </w:rPr>
      </w:r>
      <w:r w:rsidR="002640FA">
        <w:rPr>
          <w:rFonts w:cs="Times New Roman"/>
          <w:b/>
        </w:rPr>
        <w:fldChar w:fldCharType="separate"/>
      </w:r>
      <w:r w:rsidR="000D7633">
        <w:rPr>
          <w:rFonts w:cs="Times New Roman"/>
          <w:b/>
        </w:rPr>
        <w:t>1.4</w:t>
      </w:r>
      <w:r w:rsidR="002640FA">
        <w:rPr>
          <w:rFonts w:cs="Times New Roman"/>
          <w:b/>
        </w:rPr>
        <w:fldChar w:fldCharType="end"/>
      </w:r>
      <w:r w:rsidR="002640FA">
        <w:rPr>
          <w:rFonts w:cs="Times New Roman"/>
          <w:b/>
        </w:rPr>
        <w:t xml:space="preserve"> Safety Considerations and </w:t>
      </w:r>
      <w:r w:rsidR="002640FA">
        <w:rPr>
          <w:rFonts w:cs="Times New Roman"/>
          <w:b/>
        </w:rPr>
        <w:fldChar w:fldCharType="begin"/>
      </w:r>
      <w:r w:rsidR="002640FA">
        <w:rPr>
          <w:rFonts w:cs="Times New Roman"/>
          <w:b/>
        </w:rPr>
        <w:instrText xml:space="preserve"> REF _Ref436214084 \r \h </w:instrText>
      </w:r>
      <w:r w:rsidR="002640FA">
        <w:rPr>
          <w:rFonts w:cs="Times New Roman"/>
          <w:b/>
        </w:rPr>
      </w:r>
      <w:r w:rsidR="002640FA">
        <w:rPr>
          <w:rFonts w:cs="Times New Roman"/>
          <w:b/>
        </w:rPr>
        <w:fldChar w:fldCharType="separate"/>
      </w:r>
      <w:r w:rsidR="000D7633">
        <w:rPr>
          <w:rFonts w:cs="Times New Roman"/>
          <w:b/>
        </w:rPr>
        <w:t>1.5</w:t>
      </w:r>
      <w:r w:rsidR="002640FA">
        <w:rPr>
          <w:rFonts w:cs="Times New Roman"/>
          <w:b/>
        </w:rPr>
        <w:fldChar w:fldCharType="end"/>
      </w:r>
      <w:r w:rsidR="005527C5" w:rsidRPr="000C5EFC">
        <w:rPr>
          <w:rFonts w:cs="Times New Roman"/>
          <w:b/>
        </w:rPr>
        <w:t xml:space="preserve"> </w:t>
      </w:r>
      <w:r w:rsidR="002640FA">
        <w:rPr>
          <w:rFonts w:cs="Times New Roman"/>
          <w:b/>
        </w:rPr>
        <w:t>Ther</w:t>
      </w:r>
      <w:r w:rsidR="00B875E1" w:rsidRPr="000C5EFC">
        <w:rPr>
          <w:rFonts w:cs="Times New Roman"/>
          <w:b/>
        </w:rPr>
        <w:t>mal Management</w:t>
      </w:r>
      <w:r w:rsidRPr="000C5EFC">
        <w:rPr>
          <w:rFonts w:cs="Times New Roman"/>
          <w:b/>
        </w:rPr>
        <w:t>. Re</w:t>
      </w:r>
      <w:r>
        <w:rPr>
          <w:rFonts w:cs="Times New Roman"/>
          <w:b/>
        </w:rPr>
        <w:t>fer to these sections prior to powering the camera.</w:t>
      </w:r>
    </w:p>
    <w:p w:rsidR="00F848D0" w:rsidRPr="000C5EFC" w:rsidRDefault="008E5F63" w:rsidP="000C5EFC">
      <w:pPr>
        <w:ind w:left="720"/>
        <w:rPr>
          <w:rFonts w:cs="Times New Roman"/>
          <w:b/>
        </w:rPr>
      </w:pPr>
      <w:r>
        <w:rPr>
          <w:rFonts w:cs="Times New Roman"/>
          <w:b/>
        </w:rPr>
        <w:t>Important notes and s</w:t>
      </w:r>
      <w:r w:rsidR="00F848D0">
        <w:rPr>
          <w:rFonts w:cs="Times New Roman"/>
          <w:b/>
        </w:rPr>
        <w:t xml:space="preserve">pecific </w:t>
      </w:r>
      <w:r>
        <w:rPr>
          <w:rFonts w:cs="Times New Roman"/>
          <w:b/>
        </w:rPr>
        <w:t xml:space="preserve">setup </w:t>
      </w:r>
      <w:r w:rsidR="00F848D0">
        <w:rPr>
          <w:rFonts w:cs="Times New Roman"/>
          <w:b/>
        </w:rPr>
        <w:t xml:space="preserve">steps </w:t>
      </w:r>
      <w:r>
        <w:rPr>
          <w:rFonts w:cs="Times New Roman"/>
          <w:b/>
        </w:rPr>
        <w:t>are</w:t>
      </w:r>
      <w:r w:rsidR="00F848D0">
        <w:rPr>
          <w:rFonts w:cs="Times New Roman"/>
          <w:b/>
        </w:rPr>
        <w:t xml:space="preserve"> indented and in bold.</w:t>
      </w:r>
    </w:p>
    <w:p w:rsidR="00C76AD4" w:rsidRPr="00581CAA" w:rsidRDefault="00812358" w:rsidP="00C43F70">
      <w:pPr>
        <w:pStyle w:val="listlevel2"/>
      </w:pPr>
      <w:bookmarkStart w:id="64" w:name="_Toc436208893"/>
      <w:bookmarkStart w:id="65" w:name="_Toc436211160"/>
      <w:bookmarkStart w:id="66" w:name="_Toc436213930"/>
      <w:bookmarkStart w:id="67" w:name="_Toc440444886"/>
      <w:bookmarkStart w:id="68" w:name="_Toc457829519"/>
      <w:bookmarkStart w:id="69" w:name="_Toc458086152"/>
      <w:bookmarkStart w:id="70" w:name="_Toc458086583"/>
      <w:bookmarkStart w:id="71" w:name="_Toc458086848"/>
      <w:bookmarkStart w:id="72" w:name="_Toc458087075"/>
      <w:bookmarkStart w:id="73" w:name="_Toc458087302"/>
      <w:bookmarkStart w:id="74" w:name="_Toc458087529"/>
      <w:bookmarkStart w:id="75" w:name="_Toc427069693"/>
      <w:bookmarkStart w:id="76" w:name="_Toc436208894"/>
      <w:bookmarkStart w:id="77" w:name="_Toc436211161"/>
      <w:bookmarkStart w:id="78" w:name="_Toc436213931"/>
      <w:bookmarkStart w:id="79" w:name="_Toc440444887"/>
      <w:bookmarkStart w:id="80" w:name="_Toc457829520"/>
      <w:bookmarkStart w:id="81" w:name="_Toc458086153"/>
      <w:bookmarkStart w:id="82" w:name="_Toc458086584"/>
      <w:bookmarkStart w:id="83" w:name="_Toc458086849"/>
      <w:bookmarkStart w:id="84" w:name="_Toc458087076"/>
      <w:bookmarkStart w:id="85" w:name="_Toc458087303"/>
      <w:bookmarkStart w:id="86" w:name="_Toc458087530"/>
      <w:bookmarkStart w:id="87" w:name="_Toc45964997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581CAA">
        <w:t>System Description</w:t>
      </w:r>
      <w:bookmarkEnd w:id="87"/>
    </w:p>
    <w:p w:rsidR="00812358" w:rsidRPr="00581CAA" w:rsidRDefault="00812358" w:rsidP="00812358">
      <w:pPr>
        <w:rPr>
          <w:rFonts w:cs="Times New Roman"/>
        </w:rPr>
      </w:pPr>
      <w:r w:rsidRPr="00581CAA">
        <w:rPr>
          <w:rFonts w:cs="Times New Roman"/>
        </w:rPr>
        <w:t xml:space="preserve">The </w:t>
      </w:r>
      <w:r w:rsidR="00E94DD2" w:rsidRPr="00581CAA">
        <w:rPr>
          <w:rFonts w:cs="Times New Roman"/>
        </w:rPr>
        <w:t xml:space="preserve">CSX </w:t>
      </w:r>
      <w:r w:rsidRPr="00581CAA">
        <w:rPr>
          <w:rFonts w:cs="Times New Roman"/>
        </w:rPr>
        <w:t>camera family offers users a mil-rugged, small size, weight, and power (SWaP) Indium Gallium Arsenide Infrared Camera</w:t>
      </w:r>
      <w:r w:rsidR="00120FDA" w:rsidRPr="00581CAA">
        <w:rPr>
          <w:rFonts w:cs="Times New Roman"/>
        </w:rPr>
        <w:t xml:space="preserve">. </w:t>
      </w:r>
      <w:r w:rsidRPr="00581CAA">
        <w:rPr>
          <w:rFonts w:cs="Times New Roman"/>
        </w:rPr>
        <w:t xml:space="preserve"> </w:t>
      </w:r>
      <w:r w:rsidR="00120FDA" w:rsidRPr="00581CAA">
        <w:rPr>
          <w:rFonts w:cs="Times New Roman"/>
        </w:rPr>
        <w:t>T</w:t>
      </w:r>
      <w:r w:rsidRPr="00581CAA">
        <w:rPr>
          <w:rFonts w:cs="Times New Roman"/>
        </w:rPr>
        <w:t>his manual document</w:t>
      </w:r>
      <w:r w:rsidR="00120FDA" w:rsidRPr="00581CAA">
        <w:rPr>
          <w:rFonts w:cs="Times New Roman"/>
        </w:rPr>
        <w:t>s</w:t>
      </w:r>
      <w:r w:rsidR="00A73AB6" w:rsidRPr="00581CAA">
        <w:rPr>
          <w:rFonts w:cs="Times New Roman"/>
        </w:rPr>
        <w:t xml:space="preserve"> these model families:</w:t>
      </w:r>
    </w:p>
    <w:p w:rsidR="0023642E" w:rsidRPr="000C5EFC" w:rsidRDefault="0023642E" w:rsidP="000C5EFC">
      <w:pPr>
        <w:pStyle w:val="ListParagraph"/>
        <w:numPr>
          <w:ilvl w:val="0"/>
          <w:numId w:val="27"/>
        </w:numPr>
        <w:rPr>
          <w:rFonts w:cs="Times New Roman"/>
        </w:rPr>
      </w:pPr>
      <w:r w:rsidRPr="000C5EFC">
        <w:rPr>
          <w:rFonts w:cs="Times New Roman"/>
        </w:rPr>
        <w:t>SU320CSX-12.5B</w:t>
      </w:r>
      <w:r w:rsidR="00B875E1" w:rsidRPr="000C5EFC">
        <w:rPr>
          <w:rFonts w:cs="Times New Roman"/>
        </w:rPr>
        <w:t xml:space="preserve"> </w:t>
      </w:r>
      <w:r w:rsidRPr="000C5EFC">
        <w:rPr>
          <w:rFonts w:cs="Times New Roman"/>
        </w:rPr>
        <w:t>Small</w:t>
      </w:r>
      <w:r w:rsidR="008013F0" w:rsidRPr="000C5EFC">
        <w:rPr>
          <w:rFonts w:cs="Times New Roman"/>
        </w:rPr>
        <w:t xml:space="preserve"> </w:t>
      </w:r>
      <w:r w:rsidRPr="000C5EFC">
        <w:rPr>
          <w:rFonts w:cs="Times New Roman"/>
        </w:rPr>
        <w:t xml:space="preserve">SWaP </w:t>
      </w:r>
      <w:r w:rsidR="008013F0" w:rsidRPr="000C5EFC">
        <w:rPr>
          <w:rFonts w:cs="Times New Roman"/>
        </w:rPr>
        <w:t>3</w:t>
      </w:r>
      <w:r w:rsidRPr="000C5EFC">
        <w:rPr>
          <w:rFonts w:cs="Times New Roman"/>
        </w:rPr>
        <w:t xml:space="preserve">20 x </w:t>
      </w:r>
      <w:ins w:id="88" w:author="Dvonch, Curt               UTAS" w:date="2017-01-03T13:53:00Z">
        <w:r w:rsidR="00603513">
          <w:rPr>
            <w:rFonts w:cs="Times New Roman"/>
          </w:rPr>
          <w:t>256</w:t>
        </w:r>
      </w:ins>
      <w:del w:id="89" w:author="Dvonch, Curt               UTAS" w:date="2017-01-03T13:53:00Z">
        <w:r w:rsidRPr="000C5EFC" w:rsidDel="00603513">
          <w:rPr>
            <w:rFonts w:cs="Times New Roman"/>
          </w:rPr>
          <w:delText>128</w:delText>
        </w:r>
      </w:del>
      <w:r w:rsidRPr="000C5EFC">
        <w:rPr>
          <w:rFonts w:cs="Times New Roman"/>
        </w:rPr>
        <w:t xml:space="preserve"> SWIR</w:t>
      </w:r>
    </w:p>
    <w:p w:rsidR="0023642E" w:rsidRPr="000C5EFC" w:rsidDel="005878DE" w:rsidRDefault="0023642E" w:rsidP="000C5EFC">
      <w:pPr>
        <w:pStyle w:val="ListParagraph"/>
        <w:numPr>
          <w:ilvl w:val="0"/>
          <w:numId w:val="27"/>
        </w:numPr>
        <w:rPr>
          <w:del w:id="90" w:author="Dvonch, Curt               UTAS" w:date="2018-08-30T12:32:00Z"/>
          <w:rFonts w:cs="Times New Roman"/>
        </w:rPr>
      </w:pPr>
      <w:del w:id="91" w:author="Dvonch, Curt               UTAS" w:date="2018-08-30T12:32:00Z">
        <w:r w:rsidRPr="000C5EFC" w:rsidDel="005878DE">
          <w:rPr>
            <w:rFonts w:cs="Times New Roman"/>
          </w:rPr>
          <w:delText>SU320CSX-12.5B</w:delText>
        </w:r>
        <w:r w:rsidR="00B875E1" w:rsidRPr="000C5EFC" w:rsidDel="005878DE">
          <w:rPr>
            <w:rFonts w:cs="Times New Roman"/>
          </w:rPr>
          <w:delText xml:space="preserve"> </w:delText>
        </w:r>
        <w:r w:rsidRPr="000C5EFC" w:rsidDel="005878DE">
          <w:rPr>
            <w:rFonts w:cs="Times New Roman"/>
          </w:rPr>
          <w:delText>Small</w:delText>
        </w:r>
        <w:r w:rsidR="008013F0" w:rsidRPr="000C5EFC" w:rsidDel="005878DE">
          <w:rPr>
            <w:rFonts w:cs="Times New Roman"/>
          </w:rPr>
          <w:delText xml:space="preserve"> </w:delText>
        </w:r>
        <w:r w:rsidRPr="000C5EFC" w:rsidDel="005878DE">
          <w:rPr>
            <w:rFonts w:cs="Times New Roman"/>
          </w:rPr>
          <w:delText xml:space="preserve">SWaP 320 x </w:delText>
        </w:r>
      </w:del>
      <w:del w:id="92" w:author="Dvonch, Curt               UTAS" w:date="2017-01-03T13:53:00Z">
        <w:r w:rsidRPr="000C5EFC" w:rsidDel="00603513">
          <w:rPr>
            <w:rFonts w:cs="Times New Roman"/>
          </w:rPr>
          <w:delText>128</w:delText>
        </w:r>
      </w:del>
      <w:del w:id="93" w:author="Dvonch, Curt               UTAS" w:date="2018-08-30T12:32:00Z">
        <w:r w:rsidRPr="000C5EFC" w:rsidDel="005878DE">
          <w:rPr>
            <w:rFonts w:cs="Times New Roman"/>
          </w:rPr>
          <w:delText xml:space="preserve"> NIR/SWIR</w:delText>
        </w:r>
      </w:del>
    </w:p>
    <w:p w:rsidR="00C76AD4" w:rsidRPr="00581CAA" w:rsidRDefault="00812358" w:rsidP="00812358">
      <w:pPr>
        <w:rPr>
          <w:rFonts w:cs="Times New Roman"/>
        </w:rPr>
      </w:pPr>
      <w:r w:rsidRPr="00581CAA">
        <w:rPr>
          <w:rFonts w:cs="Times New Roman"/>
        </w:rPr>
        <w:t xml:space="preserve">This manual </w:t>
      </w:r>
      <w:r w:rsidR="00120FDA" w:rsidRPr="00581CAA">
        <w:rPr>
          <w:rFonts w:cs="Times New Roman"/>
        </w:rPr>
        <w:t xml:space="preserve">pertains to both </w:t>
      </w:r>
      <w:r w:rsidRPr="00581CAA">
        <w:rPr>
          <w:rFonts w:cs="Times New Roman"/>
        </w:rPr>
        <w:t xml:space="preserve">the </w:t>
      </w:r>
      <w:r w:rsidR="0023642E" w:rsidRPr="00581CAA">
        <w:rPr>
          <w:rFonts w:cs="Times New Roman"/>
        </w:rPr>
        <w:t>enclosed</w:t>
      </w:r>
      <w:r w:rsidRPr="00581CAA">
        <w:rPr>
          <w:rFonts w:cs="Times New Roman"/>
        </w:rPr>
        <w:t xml:space="preserve"> </w:t>
      </w:r>
      <w:r w:rsidR="00120FDA" w:rsidRPr="00581CAA">
        <w:rPr>
          <w:rFonts w:cs="Times New Roman"/>
        </w:rPr>
        <w:t>and</w:t>
      </w:r>
      <w:r w:rsidRPr="00581CAA">
        <w:rPr>
          <w:rFonts w:cs="Times New Roman"/>
        </w:rPr>
        <w:t xml:space="preserve"> the OEM</w:t>
      </w:r>
      <w:r w:rsidR="00120FDA" w:rsidRPr="00581CAA">
        <w:rPr>
          <w:rFonts w:cs="Times New Roman"/>
        </w:rPr>
        <w:t xml:space="preserve"> (open-frame)</w:t>
      </w:r>
      <w:r w:rsidRPr="00581CAA">
        <w:rPr>
          <w:rFonts w:cs="Times New Roman"/>
        </w:rPr>
        <w:t xml:space="preserve"> versions </w:t>
      </w:r>
      <w:r w:rsidR="0023642E" w:rsidRPr="00581CAA">
        <w:rPr>
          <w:rFonts w:cs="Times New Roman"/>
        </w:rPr>
        <w:t xml:space="preserve">of the </w:t>
      </w:r>
      <w:r w:rsidRPr="00581CAA">
        <w:rPr>
          <w:rFonts w:cs="Times New Roman"/>
        </w:rPr>
        <w:t>CSX</w:t>
      </w:r>
      <w:r w:rsidR="00120FDA" w:rsidRPr="00581CAA">
        <w:rPr>
          <w:rFonts w:cs="Times New Roman"/>
        </w:rPr>
        <w:t>.</w:t>
      </w:r>
      <w:r w:rsidRPr="00581CAA">
        <w:rPr>
          <w:rFonts w:cs="Times New Roman"/>
        </w:rPr>
        <w:t xml:space="preserve"> </w:t>
      </w:r>
      <w:r w:rsidR="00120FDA" w:rsidRPr="00581CAA">
        <w:rPr>
          <w:rFonts w:cs="Times New Roman"/>
        </w:rPr>
        <w:t>T</w:t>
      </w:r>
      <w:r w:rsidRPr="00581CAA">
        <w:rPr>
          <w:rFonts w:cs="Times New Roman"/>
        </w:rPr>
        <w:t xml:space="preserve">he software commands and optical / electrical interfaces are identical </w:t>
      </w:r>
      <w:r w:rsidR="0023642E" w:rsidRPr="00581CAA">
        <w:rPr>
          <w:rFonts w:cs="Times New Roman"/>
        </w:rPr>
        <w:t xml:space="preserve">between the enclosed and </w:t>
      </w:r>
      <w:r w:rsidR="00120FDA" w:rsidRPr="00581CAA">
        <w:rPr>
          <w:rFonts w:cs="Times New Roman"/>
        </w:rPr>
        <w:t>OEM</w:t>
      </w:r>
      <w:r w:rsidR="0023642E" w:rsidRPr="00581CAA">
        <w:rPr>
          <w:rFonts w:cs="Times New Roman"/>
        </w:rPr>
        <w:t xml:space="preserve"> versions, </w:t>
      </w:r>
      <w:r w:rsidRPr="00581CAA">
        <w:rPr>
          <w:rFonts w:cs="Times New Roman"/>
        </w:rPr>
        <w:t xml:space="preserve">while the physical dimensions are unique. </w:t>
      </w:r>
      <w:r w:rsidR="00E94DD2" w:rsidRPr="00581CAA">
        <w:rPr>
          <w:rFonts w:cs="Times New Roman"/>
        </w:rPr>
        <w:t>Some</w:t>
      </w:r>
      <w:r w:rsidR="008147CF" w:rsidRPr="00581CAA">
        <w:rPr>
          <w:rFonts w:cs="Times New Roman"/>
        </w:rPr>
        <w:t xml:space="preserve"> shipping and</w:t>
      </w:r>
      <w:r w:rsidR="00E94DD2" w:rsidRPr="00581CAA">
        <w:rPr>
          <w:rFonts w:cs="Times New Roman"/>
        </w:rPr>
        <w:t xml:space="preserve"> accounting </w:t>
      </w:r>
      <w:r w:rsidR="008147CF" w:rsidRPr="00581CAA">
        <w:rPr>
          <w:rFonts w:cs="Times New Roman"/>
        </w:rPr>
        <w:t>documents</w:t>
      </w:r>
      <w:r w:rsidR="00E94DD2" w:rsidRPr="00581CAA">
        <w:rPr>
          <w:rFonts w:cs="Times New Roman"/>
        </w:rPr>
        <w:t xml:space="preserve"> may also refer to the camera similar to </w:t>
      </w:r>
      <w:r w:rsidR="00E82B4A">
        <w:rPr>
          <w:rFonts w:cs="Times New Roman"/>
        </w:rPr>
        <w:t>SU</w:t>
      </w:r>
      <w:r w:rsidR="00674F8A">
        <w:rPr>
          <w:rFonts w:cs="Times New Roman"/>
        </w:rPr>
        <w:t>320</w:t>
      </w:r>
      <w:r w:rsidR="00E94DD2" w:rsidRPr="00581CAA">
        <w:rPr>
          <w:rFonts w:cs="Times New Roman"/>
        </w:rPr>
        <w:t>C</w:t>
      </w:r>
      <w:r w:rsidR="00674F8A">
        <w:rPr>
          <w:rFonts w:cs="Times New Roman"/>
        </w:rPr>
        <w:t>B</w:t>
      </w:r>
      <w:r w:rsidR="00E94DD2" w:rsidRPr="00581CAA">
        <w:rPr>
          <w:rFonts w:cs="Times New Roman"/>
        </w:rPr>
        <w:t>-12.5B-ENC-FH-STD-[sequence]</w:t>
      </w:r>
      <w:r w:rsidR="008147CF" w:rsidRPr="00581CAA">
        <w:rPr>
          <w:rFonts w:cs="Times New Roman"/>
        </w:rPr>
        <w:t>.</w:t>
      </w:r>
    </w:p>
    <w:p w:rsidR="00812358" w:rsidRPr="00581CAA" w:rsidRDefault="00812358" w:rsidP="00812358">
      <w:pPr>
        <w:rPr>
          <w:rFonts w:cs="Times New Roman"/>
        </w:rPr>
      </w:pPr>
      <w:r w:rsidRPr="00581CAA">
        <w:rPr>
          <w:rFonts w:cs="Times New Roman"/>
        </w:rPr>
        <w:t xml:space="preserve">Designed for laboratory, factory, or military field use, the CSX camera features a high sensitivity imager which includes a single-stage TEC for thermal stabilization at </w:t>
      </w:r>
      <w:r w:rsidR="008013F0">
        <w:rPr>
          <w:rFonts w:cs="Times New Roman"/>
        </w:rPr>
        <w:t>h</w:t>
      </w:r>
      <w:r w:rsidRPr="00581CAA">
        <w:rPr>
          <w:rFonts w:cs="Times New Roman"/>
        </w:rPr>
        <w:t xml:space="preserve">igh </w:t>
      </w:r>
      <w:r w:rsidR="008013F0">
        <w:rPr>
          <w:rFonts w:cs="Times New Roman"/>
        </w:rPr>
        <w:t>o</w:t>
      </w:r>
      <w:r w:rsidRPr="00581CAA">
        <w:rPr>
          <w:rFonts w:cs="Times New Roman"/>
        </w:rPr>
        <w:t xml:space="preserve">perating </w:t>
      </w:r>
      <w:r w:rsidR="008013F0">
        <w:rPr>
          <w:rFonts w:cs="Times New Roman"/>
        </w:rPr>
        <w:t>t</w:t>
      </w:r>
      <w:r w:rsidRPr="00581CAA">
        <w:rPr>
          <w:rFonts w:cs="Times New Roman"/>
        </w:rPr>
        <w:t xml:space="preserve">emperature </w:t>
      </w:r>
      <w:r w:rsidR="00C85FA9">
        <w:rPr>
          <w:rFonts w:cs="Times New Roman"/>
        </w:rPr>
        <w:t>setpoint</w:t>
      </w:r>
      <w:r w:rsidRPr="00581CAA">
        <w:rPr>
          <w:rFonts w:cs="Times New Roman"/>
        </w:rPr>
        <w:t xml:space="preserve">s, allowing a </w:t>
      </w:r>
      <w:r w:rsidR="008E5F63">
        <w:rPr>
          <w:rFonts w:cs="Times New Roman"/>
        </w:rPr>
        <w:t>very stable</w:t>
      </w:r>
      <w:r w:rsidR="008E5F63" w:rsidRPr="00581CAA">
        <w:rPr>
          <w:rFonts w:cs="Times New Roman"/>
        </w:rPr>
        <w:t xml:space="preserve"> </w:t>
      </w:r>
      <w:r w:rsidRPr="00581CAA">
        <w:rPr>
          <w:rFonts w:cs="Times New Roman"/>
        </w:rPr>
        <w:t>Non Uniformity Correction (NUC) set to produce high quality imagery. The optical sensitivity ranges from 0.9 µm. to 1.7 µm</w:t>
      </w:r>
      <w:del w:id="94" w:author="Dvonch, Curt               UTAS" w:date="2018-08-30T12:34:00Z">
        <w:r w:rsidRPr="00581CAA" w:rsidDel="005878DE">
          <w:rPr>
            <w:rFonts w:cs="Times New Roman"/>
          </w:rPr>
          <w:delText xml:space="preserve"> for the standard InGaAs camera, and from &lt;0.7 µm to 1.7 µm for the NIR/SWIR InGaAs camera</w:delText>
        </w:r>
      </w:del>
      <w:r w:rsidRPr="00581CAA">
        <w:rPr>
          <w:rFonts w:cs="Times New Roman"/>
        </w:rPr>
        <w:t>.</w:t>
      </w:r>
    </w:p>
    <w:p w:rsidR="001D4FEF" w:rsidRDefault="00812358" w:rsidP="00812358">
      <w:pPr>
        <w:rPr>
          <w:rFonts w:cs="Times New Roman"/>
        </w:rPr>
      </w:pPr>
      <w:r w:rsidRPr="00581CAA">
        <w:rPr>
          <w:rFonts w:cs="Times New Roman"/>
        </w:rPr>
        <w:t xml:space="preserve">The focal plane array (FPA) produces a video signal digitized with a resolution of 12 bits or greater using an onboard analog-to-digital converter. The user can select to process the digitized data using non-uniformity </w:t>
      </w:r>
      <w:r w:rsidR="00972253" w:rsidRPr="00581CAA">
        <w:rPr>
          <w:rFonts w:cs="Times New Roman"/>
        </w:rPr>
        <w:t>corrections</w:t>
      </w:r>
      <w:r w:rsidR="001D4FEF">
        <w:rPr>
          <w:rFonts w:cs="Times New Roman"/>
        </w:rPr>
        <w:t xml:space="preserve"> (NUCs)</w:t>
      </w:r>
      <w:r w:rsidR="00972253" w:rsidRPr="00581CAA">
        <w:rPr>
          <w:rFonts w:cs="Times New Roman"/>
        </w:rPr>
        <w:t xml:space="preserve">. </w:t>
      </w:r>
      <w:r w:rsidRPr="00581CAA">
        <w:rPr>
          <w:rFonts w:cs="Times New Roman"/>
        </w:rPr>
        <w:t xml:space="preserve">The NUCs compensate for exposure time, dark current, and gain tolerances. </w:t>
      </w:r>
    </w:p>
    <w:p w:rsidR="001D4FEF" w:rsidRDefault="00812358" w:rsidP="00812358">
      <w:pPr>
        <w:rPr>
          <w:rFonts w:cs="Times New Roman"/>
        </w:rPr>
      </w:pPr>
      <w:r w:rsidRPr="00581CAA">
        <w:rPr>
          <w:rFonts w:cs="Times New Roman"/>
        </w:rPr>
        <w:t xml:space="preserve">The digital signal is available in a base Camera Link compatible format </w:t>
      </w:r>
      <w:r w:rsidR="00120FDA" w:rsidRPr="00581CAA">
        <w:rPr>
          <w:rFonts w:cs="Times New Roman"/>
        </w:rPr>
        <w:t>or</w:t>
      </w:r>
      <w:r w:rsidR="001D4FEF">
        <w:rPr>
          <w:rFonts w:cs="Times New Roman"/>
        </w:rPr>
        <w:t>, if specified upon order,</w:t>
      </w:r>
      <w:r w:rsidRPr="00581CAA">
        <w:rPr>
          <w:rFonts w:cs="Times New Roman"/>
        </w:rPr>
        <w:t xml:space="preserve"> an Analog EIA170 (RS170, essentially black-and-white NTSC) output</w:t>
      </w:r>
      <w:r w:rsidR="00120FDA" w:rsidRPr="00581CAA">
        <w:rPr>
          <w:rFonts w:cs="Times New Roman"/>
        </w:rPr>
        <w:t>, which</w:t>
      </w:r>
      <w:r w:rsidRPr="00581CAA">
        <w:rPr>
          <w:rFonts w:cs="Times New Roman"/>
        </w:rPr>
        <w:t xml:space="preserve"> allows display on standard monitors. </w:t>
      </w:r>
    </w:p>
    <w:p w:rsidR="00227E6B" w:rsidRDefault="00227E6B" w:rsidP="00227E6B">
      <w:pPr>
        <w:rPr>
          <w:rFonts w:cs="Times New Roman"/>
        </w:rPr>
      </w:pPr>
      <w:r>
        <w:rPr>
          <w:rFonts w:cs="Times New Roman"/>
        </w:rPr>
        <w:t>Camera Link is a serial communication protocol standard designed for computer vision applications. It was designed for the purpose of standardizing scientific and industrial video products including cameras, cables, and frame grabbers.</w:t>
      </w:r>
    </w:p>
    <w:p w:rsidR="00812358" w:rsidRPr="00581CAA" w:rsidRDefault="00812358" w:rsidP="00812358">
      <w:pPr>
        <w:rPr>
          <w:rFonts w:cs="Times New Roman"/>
        </w:rPr>
      </w:pPr>
      <w:r w:rsidRPr="00581CAA">
        <w:rPr>
          <w:rFonts w:cs="Times New Roman"/>
        </w:rPr>
        <w:t>Factory corrections are available for a range of preconfigured integration time and FPA sensitivity combinations</w:t>
      </w:r>
      <w:r w:rsidR="00120FDA" w:rsidRPr="00581CAA">
        <w:rPr>
          <w:rFonts w:cs="Times New Roman"/>
        </w:rPr>
        <w:t xml:space="preserve">, </w:t>
      </w:r>
      <w:r w:rsidR="00227E6B">
        <w:rPr>
          <w:rFonts w:cs="Times New Roman"/>
        </w:rPr>
        <w:t xml:space="preserve">which are </w:t>
      </w:r>
      <w:r w:rsidR="00120FDA" w:rsidRPr="00581CAA">
        <w:rPr>
          <w:rFonts w:cs="Times New Roman"/>
        </w:rPr>
        <w:t>referred to as OPRs. The OPRs are detailed in Appendix B, which can be found as a separate document on the disc that shipped with the camera</w:t>
      </w:r>
      <w:r w:rsidRPr="00581CAA">
        <w:rPr>
          <w:rFonts w:cs="Times New Roman"/>
        </w:rPr>
        <w:t xml:space="preserve">. </w:t>
      </w:r>
      <w:r w:rsidR="002640FA">
        <w:rPr>
          <w:rFonts w:cs="Times New Roman"/>
        </w:rPr>
        <w:t>C</w:t>
      </w:r>
      <w:r w:rsidRPr="00581CAA">
        <w:rPr>
          <w:rFonts w:cs="Times New Roman"/>
        </w:rPr>
        <w:t xml:space="preserve">amera </w:t>
      </w:r>
      <w:r w:rsidR="002640FA">
        <w:rPr>
          <w:rFonts w:cs="Times New Roman"/>
        </w:rPr>
        <w:t xml:space="preserve">operation </w:t>
      </w:r>
      <w:r w:rsidRPr="00581CAA">
        <w:rPr>
          <w:rFonts w:cs="Times New Roman"/>
        </w:rPr>
        <w:t>may be customized using ASCII commands sent through the Camera Link asynchro</w:t>
      </w:r>
      <w:r w:rsidR="00972253" w:rsidRPr="00581CAA">
        <w:rPr>
          <w:rFonts w:cs="Times New Roman"/>
        </w:rPr>
        <w:t>nous serial communication port.</w:t>
      </w:r>
    </w:p>
    <w:p w:rsidR="00812358" w:rsidRPr="00581CAA" w:rsidRDefault="00812358" w:rsidP="00812358">
      <w:pPr>
        <w:rPr>
          <w:rFonts w:cs="Times New Roman"/>
        </w:rPr>
      </w:pPr>
      <w:r w:rsidRPr="00581CAA">
        <w:rPr>
          <w:rFonts w:cs="Times New Roman"/>
        </w:rPr>
        <w:lastRenderedPageBreak/>
        <w:t>The camera features no moving parts and may be powered indefinitely</w:t>
      </w:r>
      <w:r w:rsidR="002640FA">
        <w:rPr>
          <w:rFonts w:cs="Times New Roman"/>
        </w:rPr>
        <w:t xml:space="preserve">, as long as it is thermally managed correctly (see Section </w:t>
      </w:r>
      <w:r w:rsidR="002640FA">
        <w:rPr>
          <w:rFonts w:cs="Times New Roman"/>
        </w:rPr>
        <w:fldChar w:fldCharType="begin"/>
      </w:r>
      <w:r w:rsidR="002640FA">
        <w:rPr>
          <w:rFonts w:cs="Times New Roman"/>
        </w:rPr>
        <w:instrText xml:space="preserve"> REF _Ref436214371 \r \h </w:instrText>
      </w:r>
      <w:r w:rsidR="002640FA">
        <w:rPr>
          <w:rFonts w:cs="Times New Roman"/>
        </w:rPr>
      </w:r>
      <w:r w:rsidR="002640FA">
        <w:rPr>
          <w:rFonts w:cs="Times New Roman"/>
        </w:rPr>
        <w:fldChar w:fldCharType="separate"/>
      </w:r>
      <w:r w:rsidR="000D7633">
        <w:rPr>
          <w:rFonts w:cs="Times New Roman"/>
        </w:rPr>
        <w:t>1.5</w:t>
      </w:r>
      <w:r w:rsidR="002640FA">
        <w:rPr>
          <w:rFonts w:cs="Times New Roman"/>
        </w:rPr>
        <w:fldChar w:fldCharType="end"/>
      </w:r>
      <w:r w:rsidR="002640FA">
        <w:rPr>
          <w:rFonts w:cs="Times New Roman"/>
        </w:rPr>
        <w:t xml:space="preserve"> Thermal Management)</w:t>
      </w:r>
      <w:r w:rsidRPr="00581CAA">
        <w:rPr>
          <w:rFonts w:cs="Times New Roman"/>
        </w:rPr>
        <w:t>. There is no power switch</w:t>
      </w:r>
      <w:r w:rsidR="004031DB" w:rsidRPr="00581CAA">
        <w:rPr>
          <w:rFonts w:cs="Times New Roman"/>
        </w:rPr>
        <w:t xml:space="preserve"> on the camera.</w:t>
      </w:r>
      <w:r w:rsidRPr="00581CAA">
        <w:rPr>
          <w:rFonts w:cs="Times New Roman"/>
        </w:rPr>
        <w:t xml:space="preserve"> </w:t>
      </w:r>
      <w:r w:rsidR="004031DB" w:rsidRPr="00581CAA">
        <w:rPr>
          <w:rFonts w:cs="Times New Roman"/>
        </w:rPr>
        <w:t>W</w:t>
      </w:r>
      <w:r w:rsidR="00972253" w:rsidRPr="00581CAA">
        <w:rPr>
          <w:rFonts w:cs="Times New Roman"/>
        </w:rPr>
        <w:t>hen an AC adapter is used</w:t>
      </w:r>
      <w:r w:rsidR="00972253" w:rsidRPr="00844765">
        <w:rPr>
          <w:rFonts w:cs="Times New Roman"/>
        </w:rPr>
        <w:t xml:space="preserve">, </w:t>
      </w:r>
      <w:r w:rsidR="002640FA" w:rsidRPr="000C5EFC">
        <w:t>the best practice is to supply and remove power at the source rather than at the load. Therefore, when using the supplied AC adapter, make the connection at the wall last when powering the camera and first when removing power from the camera. Do not make or break the connection at the camera or on the cable while power is being supplied.</w:t>
      </w:r>
      <w:r w:rsidR="002640FA">
        <w:t xml:space="preserve"> See Section </w:t>
      </w:r>
      <w:r w:rsidR="0094275E">
        <w:fldChar w:fldCharType="begin"/>
      </w:r>
      <w:r w:rsidR="0094275E">
        <w:instrText xml:space="preserve"> REF _Ref436214318 \r \h </w:instrText>
      </w:r>
      <w:r w:rsidR="0094275E">
        <w:fldChar w:fldCharType="separate"/>
      </w:r>
      <w:r w:rsidR="000D7633">
        <w:t>2.1.3</w:t>
      </w:r>
      <w:r w:rsidR="0094275E">
        <w:fldChar w:fldCharType="end"/>
      </w:r>
      <w:r w:rsidR="0094275E">
        <w:t xml:space="preserve"> for more information about the power interface.</w:t>
      </w:r>
    </w:p>
    <w:p w:rsidR="00812358" w:rsidRPr="00581CAA" w:rsidRDefault="00812358" w:rsidP="00C43F70">
      <w:pPr>
        <w:pStyle w:val="listlevel2"/>
      </w:pPr>
      <w:bookmarkStart w:id="95" w:name="_Toc459649971"/>
      <w:r w:rsidRPr="00581CAA">
        <w:t>System Contents</w:t>
      </w:r>
      <w:bookmarkEnd w:id="95"/>
    </w:p>
    <w:p w:rsidR="00812358" w:rsidRPr="00581CAA" w:rsidRDefault="00812358" w:rsidP="00812358">
      <w:pPr>
        <w:rPr>
          <w:rFonts w:cs="Times New Roman"/>
        </w:rPr>
      </w:pPr>
      <w:r w:rsidRPr="00581CAA">
        <w:rPr>
          <w:rFonts w:cs="Times New Roman"/>
        </w:rPr>
        <w:t>A complete order for a</w:t>
      </w:r>
      <w:r w:rsidR="00AA307A">
        <w:rPr>
          <w:rFonts w:cs="Times New Roman"/>
        </w:rPr>
        <w:t>n enclosed</w:t>
      </w:r>
      <w:r w:rsidRPr="00581CAA">
        <w:rPr>
          <w:rFonts w:cs="Times New Roman"/>
        </w:rPr>
        <w:t xml:space="preserve"> </w:t>
      </w:r>
      <w:r w:rsidR="00120FDA" w:rsidRPr="00581CAA">
        <w:rPr>
          <w:rFonts w:cs="Times New Roman"/>
        </w:rPr>
        <w:t>SU320CSX</w:t>
      </w:r>
      <w:r w:rsidRPr="00581CAA">
        <w:rPr>
          <w:rFonts w:cs="Times New Roman"/>
        </w:rPr>
        <w:t xml:space="preserve"> </w:t>
      </w:r>
      <w:r w:rsidR="004F3B4C">
        <w:rPr>
          <w:rFonts w:cs="Times New Roman"/>
        </w:rPr>
        <w:t>may</w:t>
      </w:r>
      <w:r w:rsidR="004F3B4C" w:rsidRPr="00581CAA">
        <w:rPr>
          <w:rFonts w:cs="Times New Roman"/>
        </w:rPr>
        <w:t xml:space="preserve"> </w:t>
      </w:r>
      <w:r w:rsidRPr="00581CAA">
        <w:rPr>
          <w:rFonts w:cs="Times New Roman"/>
        </w:rPr>
        <w:t>include the following:</w:t>
      </w:r>
    </w:p>
    <w:p w:rsidR="0092609B" w:rsidRDefault="004F2901" w:rsidP="000C5EFC">
      <w:pPr>
        <w:pStyle w:val="ListParagraph"/>
        <w:numPr>
          <w:ilvl w:val="0"/>
          <w:numId w:val="21"/>
        </w:numPr>
        <w:rPr>
          <w:rFonts w:cs="Times New Roman"/>
        </w:rPr>
      </w:pPr>
      <w:r w:rsidRPr="0092609B">
        <w:rPr>
          <w:rFonts w:cs="Times New Roman"/>
        </w:rPr>
        <w:t>SU320CSX</w:t>
      </w:r>
      <w:r w:rsidR="00812358" w:rsidRPr="0092609B">
        <w:rPr>
          <w:rFonts w:cs="Times New Roman"/>
        </w:rPr>
        <w:t xml:space="preserve"> camera body</w:t>
      </w:r>
    </w:p>
    <w:p w:rsidR="0092609B" w:rsidRDefault="00812358" w:rsidP="000C5EFC">
      <w:pPr>
        <w:pStyle w:val="ListParagraph"/>
        <w:numPr>
          <w:ilvl w:val="0"/>
          <w:numId w:val="21"/>
        </w:numPr>
        <w:rPr>
          <w:rFonts w:cs="Times New Roman"/>
        </w:rPr>
      </w:pPr>
      <w:r w:rsidRPr="0092609B">
        <w:rPr>
          <w:rFonts w:cs="Times New Roman"/>
        </w:rPr>
        <w:t>AC adapter (power supply)</w:t>
      </w:r>
    </w:p>
    <w:p w:rsidR="0092609B" w:rsidRDefault="00812358" w:rsidP="000C5EFC">
      <w:pPr>
        <w:pStyle w:val="ListParagraph"/>
        <w:numPr>
          <w:ilvl w:val="0"/>
          <w:numId w:val="21"/>
        </w:numPr>
        <w:rPr>
          <w:rFonts w:cs="Times New Roman"/>
        </w:rPr>
      </w:pPr>
      <w:r w:rsidRPr="0092609B">
        <w:rPr>
          <w:rFonts w:cs="Times New Roman"/>
        </w:rPr>
        <w:t>Storage case</w:t>
      </w:r>
    </w:p>
    <w:p w:rsidR="004F3B4C" w:rsidRDefault="00812358" w:rsidP="000C5EFC">
      <w:pPr>
        <w:pStyle w:val="ListParagraph"/>
        <w:numPr>
          <w:ilvl w:val="0"/>
          <w:numId w:val="21"/>
        </w:numPr>
        <w:rPr>
          <w:rFonts w:cs="Times New Roman"/>
        </w:rPr>
      </w:pPr>
      <w:r w:rsidRPr="0092609B">
        <w:rPr>
          <w:rFonts w:cs="Times New Roman"/>
        </w:rPr>
        <w:t>Assorted cables and adapters.</w:t>
      </w:r>
    </w:p>
    <w:p w:rsidR="004F3B4C" w:rsidRDefault="00812358" w:rsidP="000C5EFC">
      <w:pPr>
        <w:pStyle w:val="ListParagraph"/>
        <w:numPr>
          <w:ilvl w:val="0"/>
          <w:numId w:val="21"/>
        </w:numPr>
        <w:rPr>
          <w:rFonts w:cs="Times New Roman"/>
        </w:rPr>
      </w:pPr>
      <w:r w:rsidRPr="004F3B4C">
        <w:rPr>
          <w:rFonts w:cs="Times New Roman"/>
        </w:rPr>
        <w:t>Sensors Unlimited mini</w:t>
      </w:r>
      <w:r w:rsidR="004F3B4C">
        <w:rPr>
          <w:rFonts w:cs="Times New Roman"/>
        </w:rPr>
        <w:t>-disc</w:t>
      </w:r>
      <w:r w:rsidR="008E5F63">
        <w:rPr>
          <w:rFonts w:cs="Times New Roman"/>
        </w:rPr>
        <w:t xml:space="preserve"> or USB media card</w:t>
      </w:r>
      <w:r w:rsidRPr="004F3B4C">
        <w:rPr>
          <w:rFonts w:cs="Times New Roman"/>
        </w:rPr>
        <w:t xml:space="preserve"> </w:t>
      </w:r>
      <w:r w:rsidR="004F3B4C">
        <w:rPr>
          <w:rFonts w:cs="Times New Roman"/>
        </w:rPr>
        <w:t xml:space="preserve">containing </w:t>
      </w:r>
      <w:r w:rsidRPr="004F3B4C">
        <w:rPr>
          <w:rFonts w:cs="Times New Roman"/>
        </w:rPr>
        <w:t>documentation</w:t>
      </w:r>
    </w:p>
    <w:p w:rsidR="004F3B4C" w:rsidRDefault="004F3B4C" w:rsidP="000C5EFC">
      <w:pPr>
        <w:pStyle w:val="ListParagraph"/>
        <w:numPr>
          <w:ilvl w:val="1"/>
          <w:numId w:val="21"/>
        </w:numPr>
        <w:rPr>
          <w:rFonts w:cs="Times New Roman"/>
        </w:rPr>
      </w:pPr>
      <w:r>
        <w:rPr>
          <w:rFonts w:cs="Times New Roman"/>
        </w:rPr>
        <w:t>This user m</w:t>
      </w:r>
      <w:r w:rsidR="00812358" w:rsidRPr="004F3B4C">
        <w:rPr>
          <w:rFonts w:cs="Times New Roman"/>
        </w:rPr>
        <w:t>anual</w:t>
      </w:r>
    </w:p>
    <w:p w:rsidR="004F3B4C" w:rsidRDefault="00812358" w:rsidP="000C5EFC">
      <w:pPr>
        <w:pStyle w:val="ListParagraph"/>
        <w:numPr>
          <w:ilvl w:val="1"/>
          <w:numId w:val="21"/>
        </w:numPr>
        <w:rPr>
          <w:rFonts w:cs="Times New Roman"/>
        </w:rPr>
      </w:pPr>
      <w:r w:rsidRPr="004F3B4C">
        <w:rPr>
          <w:rFonts w:cs="Times New Roman"/>
        </w:rPr>
        <w:t>Appendi</w:t>
      </w:r>
      <w:r w:rsidR="0094275E">
        <w:rPr>
          <w:rFonts w:cs="Times New Roman"/>
        </w:rPr>
        <w:t>x B</w:t>
      </w:r>
    </w:p>
    <w:p w:rsidR="004F3B4C" w:rsidRDefault="00812358" w:rsidP="000C5EFC">
      <w:pPr>
        <w:pStyle w:val="ListParagraph"/>
        <w:numPr>
          <w:ilvl w:val="1"/>
          <w:numId w:val="21"/>
        </w:numPr>
        <w:rPr>
          <w:rFonts w:cs="Times New Roman"/>
        </w:rPr>
      </w:pPr>
      <w:r w:rsidRPr="004F3B4C">
        <w:rPr>
          <w:rFonts w:cs="Times New Roman"/>
        </w:rPr>
        <w:t xml:space="preserve">software/freeware SUI-Image Analysis </w:t>
      </w:r>
    </w:p>
    <w:p w:rsidR="004F3B4C" w:rsidRDefault="00812358" w:rsidP="000C5EFC">
      <w:pPr>
        <w:pStyle w:val="ListParagraph"/>
        <w:numPr>
          <w:ilvl w:val="1"/>
          <w:numId w:val="21"/>
        </w:numPr>
        <w:rPr>
          <w:rFonts w:cs="Times New Roman"/>
        </w:rPr>
      </w:pPr>
      <w:r w:rsidRPr="004F3B4C">
        <w:rPr>
          <w:rFonts w:cs="Times New Roman"/>
        </w:rPr>
        <w:t>configuration file for compatible National Inst</w:t>
      </w:r>
      <w:r w:rsidR="004F3B4C">
        <w:rPr>
          <w:rFonts w:cs="Times New Roman"/>
        </w:rPr>
        <w:t>r</w:t>
      </w:r>
      <w:r w:rsidRPr="004F3B4C">
        <w:rPr>
          <w:rFonts w:cs="Times New Roman"/>
        </w:rPr>
        <w:t>uments frame grabber cards</w:t>
      </w:r>
      <w:r w:rsidR="0094275E">
        <w:rPr>
          <w:rFonts w:cs="Times New Roman"/>
        </w:rPr>
        <w:t xml:space="preserve"> (*.ICD file)</w:t>
      </w:r>
    </w:p>
    <w:p w:rsidR="00812358" w:rsidRPr="00581CAA" w:rsidRDefault="004F3B4C" w:rsidP="000C5EFC">
      <w:pPr>
        <w:pStyle w:val="ListParagraph"/>
        <w:numPr>
          <w:ilvl w:val="0"/>
          <w:numId w:val="21"/>
        </w:numPr>
        <w:rPr>
          <w:rFonts w:cs="Times New Roman"/>
        </w:rPr>
      </w:pPr>
      <w:r w:rsidRPr="004F3B4C">
        <w:rPr>
          <w:rFonts w:cs="Times New Roman"/>
        </w:rPr>
        <w:t>Lens</w:t>
      </w:r>
    </w:p>
    <w:p w:rsidR="00812358" w:rsidRPr="00581CAA" w:rsidRDefault="00812358" w:rsidP="00812358">
      <w:pPr>
        <w:rPr>
          <w:rFonts w:cs="Times New Roman"/>
        </w:rPr>
      </w:pPr>
      <w:r w:rsidRPr="00581CAA">
        <w:rPr>
          <w:rFonts w:cs="Times New Roman"/>
        </w:rPr>
        <w:t>A complete order for a</w:t>
      </w:r>
      <w:r w:rsidR="00AA307A">
        <w:rPr>
          <w:rFonts w:cs="Times New Roman"/>
        </w:rPr>
        <w:t xml:space="preserve">n OEM </w:t>
      </w:r>
      <w:r w:rsidR="004F2901" w:rsidRPr="00581CAA">
        <w:rPr>
          <w:rFonts w:cs="Times New Roman"/>
        </w:rPr>
        <w:t>SU320CSX</w:t>
      </w:r>
      <w:r w:rsidRPr="00581CAA">
        <w:rPr>
          <w:rFonts w:cs="Times New Roman"/>
        </w:rPr>
        <w:t xml:space="preserve"> </w:t>
      </w:r>
      <w:r w:rsidR="004F3B4C">
        <w:rPr>
          <w:rFonts w:cs="Times New Roman"/>
        </w:rPr>
        <w:t>may</w:t>
      </w:r>
      <w:r w:rsidRPr="00581CAA">
        <w:rPr>
          <w:rFonts w:cs="Times New Roman"/>
        </w:rPr>
        <w:t xml:space="preserve"> include the following:</w:t>
      </w:r>
    </w:p>
    <w:p w:rsidR="00840511" w:rsidRDefault="004F2901" w:rsidP="000C5EFC">
      <w:pPr>
        <w:pStyle w:val="ListParagraph"/>
        <w:numPr>
          <w:ilvl w:val="0"/>
          <w:numId w:val="22"/>
        </w:numPr>
        <w:rPr>
          <w:rFonts w:cs="Times New Roman"/>
        </w:rPr>
      </w:pPr>
      <w:r w:rsidRPr="00581CAA">
        <w:rPr>
          <w:rFonts w:cs="Times New Roman"/>
        </w:rPr>
        <w:t>SU320CSX-OEM</w:t>
      </w:r>
      <w:r w:rsidR="00812358" w:rsidRPr="00581CAA">
        <w:rPr>
          <w:rFonts w:cs="Times New Roman"/>
        </w:rPr>
        <w:t xml:space="preserve"> camera chassis</w:t>
      </w:r>
    </w:p>
    <w:p w:rsidR="00840511" w:rsidRPr="00840511" w:rsidRDefault="00812358" w:rsidP="000C5EFC">
      <w:pPr>
        <w:pStyle w:val="ListParagraph"/>
        <w:numPr>
          <w:ilvl w:val="0"/>
          <w:numId w:val="22"/>
        </w:numPr>
        <w:rPr>
          <w:rFonts w:cs="Times New Roman"/>
        </w:rPr>
      </w:pPr>
      <w:r w:rsidRPr="00840511">
        <w:rPr>
          <w:rFonts w:cs="Times New Roman"/>
        </w:rPr>
        <w:t>OEM Accessory Kit, including:</w:t>
      </w:r>
    </w:p>
    <w:p w:rsidR="00840511" w:rsidRPr="00840511" w:rsidRDefault="00812358" w:rsidP="000C5EFC">
      <w:pPr>
        <w:pStyle w:val="ListParagraph"/>
        <w:numPr>
          <w:ilvl w:val="1"/>
          <w:numId w:val="22"/>
        </w:numPr>
        <w:rPr>
          <w:rFonts w:cs="Times New Roman"/>
        </w:rPr>
      </w:pPr>
      <w:r w:rsidRPr="00840511">
        <w:rPr>
          <w:rFonts w:cs="Times New Roman"/>
        </w:rPr>
        <w:t>AC adapter (power supply)</w:t>
      </w:r>
    </w:p>
    <w:p w:rsidR="00840511" w:rsidRPr="00840511" w:rsidRDefault="00812358" w:rsidP="000C5EFC">
      <w:pPr>
        <w:pStyle w:val="ListParagraph"/>
        <w:numPr>
          <w:ilvl w:val="1"/>
          <w:numId w:val="22"/>
        </w:numPr>
        <w:rPr>
          <w:rFonts w:cs="Times New Roman"/>
        </w:rPr>
      </w:pPr>
      <w:r w:rsidRPr="00840511">
        <w:rPr>
          <w:rFonts w:cs="Times New Roman"/>
        </w:rPr>
        <w:t>Lens</w:t>
      </w:r>
    </w:p>
    <w:p w:rsidR="00840511" w:rsidRPr="00840511" w:rsidRDefault="00812358" w:rsidP="000C5EFC">
      <w:pPr>
        <w:pStyle w:val="ListParagraph"/>
        <w:numPr>
          <w:ilvl w:val="1"/>
          <w:numId w:val="22"/>
        </w:numPr>
        <w:rPr>
          <w:rFonts w:cs="Times New Roman"/>
        </w:rPr>
      </w:pPr>
      <w:r w:rsidRPr="00840511">
        <w:rPr>
          <w:rFonts w:cs="Times New Roman"/>
        </w:rPr>
        <w:t>Storage case</w:t>
      </w:r>
    </w:p>
    <w:p w:rsidR="00812358" w:rsidRPr="00840511" w:rsidRDefault="00812358" w:rsidP="000C5EFC">
      <w:pPr>
        <w:pStyle w:val="ListParagraph"/>
        <w:numPr>
          <w:ilvl w:val="1"/>
          <w:numId w:val="22"/>
        </w:numPr>
        <w:rPr>
          <w:rFonts w:cs="Times New Roman"/>
        </w:rPr>
      </w:pPr>
      <w:r w:rsidRPr="00840511">
        <w:rPr>
          <w:rFonts w:cs="Times New Roman"/>
        </w:rPr>
        <w:t>Assorted cables and adapters.</w:t>
      </w:r>
    </w:p>
    <w:p w:rsidR="00840511" w:rsidRDefault="00840511" w:rsidP="000C5EFC">
      <w:pPr>
        <w:pStyle w:val="ListParagraph"/>
        <w:numPr>
          <w:ilvl w:val="1"/>
          <w:numId w:val="22"/>
        </w:numPr>
        <w:rPr>
          <w:rFonts w:cs="Times New Roman"/>
        </w:rPr>
      </w:pPr>
      <w:r w:rsidRPr="004F3B4C">
        <w:rPr>
          <w:rFonts w:cs="Times New Roman"/>
        </w:rPr>
        <w:t>Sensors Unlimited mini</w:t>
      </w:r>
      <w:r>
        <w:rPr>
          <w:rFonts w:cs="Times New Roman"/>
        </w:rPr>
        <w:t>-disc</w:t>
      </w:r>
      <w:r w:rsidRPr="004F3B4C">
        <w:rPr>
          <w:rFonts w:cs="Times New Roman"/>
        </w:rPr>
        <w:t xml:space="preserve"> </w:t>
      </w:r>
      <w:r>
        <w:rPr>
          <w:rFonts w:cs="Times New Roman"/>
        </w:rPr>
        <w:t xml:space="preserve">containing </w:t>
      </w:r>
      <w:r w:rsidRPr="004F3B4C">
        <w:rPr>
          <w:rFonts w:cs="Times New Roman"/>
        </w:rPr>
        <w:t>documentation</w:t>
      </w:r>
    </w:p>
    <w:p w:rsidR="00840511" w:rsidRDefault="00840511" w:rsidP="000C5EFC">
      <w:pPr>
        <w:pStyle w:val="ListParagraph"/>
        <w:numPr>
          <w:ilvl w:val="2"/>
          <w:numId w:val="22"/>
        </w:numPr>
        <w:rPr>
          <w:rFonts w:cs="Times New Roman"/>
        </w:rPr>
      </w:pPr>
      <w:r>
        <w:rPr>
          <w:rFonts w:cs="Times New Roman"/>
        </w:rPr>
        <w:t>This user m</w:t>
      </w:r>
      <w:r w:rsidRPr="004F3B4C">
        <w:rPr>
          <w:rFonts w:cs="Times New Roman"/>
        </w:rPr>
        <w:t>anual</w:t>
      </w:r>
    </w:p>
    <w:p w:rsidR="00840511" w:rsidRDefault="00E02017" w:rsidP="000C5EFC">
      <w:pPr>
        <w:pStyle w:val="ListParagraph"/>
        <w:numPr>
          <w:ilvl w:val="2"/>
          <w:numId w:val="22"/>
        </w:numPr>
        <w:rPr>
          <w:rFonts w:cs="Times New Roman"/>
        </w:rPr>
      </w:pPr>
      <w:r>
        <w:rPr>
          <w:rFonts w:cs="Times New Roman"/>
        </w:rPr>
        <w:t>Appendix B</w:t>
      </w:r>
    </w:p>
    <w:p w:rsidR="00840511" w:rsidRDefault="00840511" w:rsidP="000C5EFC">
      <w:pPr>
        <w:pStyle w:val="ListParagraph"/>
        <w:numPr>
          <w:ilvl w:val="2"/>
          <w:numId w:val="22"/>
        </w:numPr>
        <w:rPr>
          <w:rFonts w:cs="Times New Roman"/>
        </w:rPr>
      </w:pPr>
      <w:r w:rsidRPr="004F3B4C">
        <w:rPr>
          <w:rFonts w:cs="Times New Roman"/>
        </w:rPr>
        <w:t xml:space="preserve">software/freeware SUI-Image Analysis </w:t>
      </w:r>
    </w:p>
    <w:p w:rsidR="00840511" w:rsidRDefault="00840511" w:rsidP="000C5EFC">
      <w:pPr>
        <w:pStyle w:val="ListParagraph"/>
        <w:numPr>
          <w:ilvl w:val="2"/>
          <w:numId w:val="22"/>
        </w:numPr>
        <w:rPr>
          <w:rFonts w:cs="Times New Roman"/>
        </w:rPr>
      </w:pPr>
      <w:r w:rsidRPr="004F3B4C">
        <w:rPr>
          <w:rFonts w:cs="Times New Roman"/>
        </w:rPr>
        <w:t>configuration file for compatible National Inst</w:t>
      </w:r>
      <w:r>
        <w:rPr>
          <w:rFonts w:cs="Times New Roman"/>
        </w:rPr>
        <w:t>r</w:t>
      </w:r>
      <w:r w:rsidRPr="004F3B4C">
        <w:rPr>
          <w:rFonts w:cs="Times New Roman"/>
        </w:rPr>
        <w:t>uments frame grabber cards</w:t>
      </w:r>
    </w:p>
    <w:p w:rsidR="00812358" w:rsidRPr="00581CAA" w:rsidRDefault="00840511" w:rsidP="000C5EFC">
      <w:pPr>
        <w:rPr>
          <w:rFonts w:cs="Times New Roman"/>
        </w:rPr>
      </w:pPr>
      <w:r>
        <w:rPr>
          <w:rFonts w:cs="Times New Roman"/>
        </w:rPr>
        <w:t>T</w:t>
      </w:r>
      <w:r w:rsidR="00812358" w:rsidRPr="00581CAA">
        <w:rPr>
          <w:rFonts w:cs="Times New Roman"/>
        </w:rPr>
        <w:t>h</w:t>
      </w:r>
      <w:r>
        <w:rPr>
          <w:rFonts w:cs="Times New Roman"/>
        </w:rPr>
        <w:t>is</w:t>
      </w:r>
      <w:r w:rsidR="00812358" w:rsidRPr="00581CAA">
        <w:rPr>
          <w:rFonts w:cs="Times New Roman"/>
        </w:rPr>
        <w:t xml:space="preserve"> break-out allows volume arrangements to eliminate unused parts</w:t>
      </w:r>
      <w:r>
        <w:rPr>
          <w:rFonts w:cs="Times New Roman"/>
        </w:rPr>
        <w:t>.</w:t>
      </w:r>
    </w:p>
    <w:p w:rsidR="00C76AD4" w:rsidRPr="00581CAA" w:rsidRDefault="00812358" w:rsidP="00812358">
      <w:pPr>
        <w:rPr>
          <w:rFonts w:cs="Times New Roman"/>
        </w:rPr>
      </w:pPr>
      <w:r w:rsidRPr="00581CAA">
        <w:rPr>
          <w:rFonts w:cs="Times New Roman"/>
        </w:rPr>
        <w:t>Options include:</w:t>
      </w:r>
    </w:p>
    <w:p w:rsidR="00840511" w:rsidRDefault="00840511" w:rsidP="000C5EFC">
      <w:pPr>
        <w:pStyle w:val="ListParagraph"/>
        <w:numPr>
          <w:ilvl w:val="0"/>
          <w:numId w:val="23"/>
        </w:numPr>
        <w:rPr>
          <w:rFonts w:cs="Times New Roman"/>
        </w:rPr>
      </w:pPr>
      <w:r>
        <w:rPr>
          <w:rFonts w:cs="Times New Roman"/>
        </w:rPr>
        <w:t xml:space="preserve">Alternate </w:t>
      </w:r>
      <w:r w:rsidR="00205882">
        <w:rPr>
          <w:rFonts w:cs="Times New Roman"/>
        </w:rPr>
        <w:t xml:space="preserve">outputs </w:t>
      </w:r>
      <w:r w:rsidR="008E5F63">
        <w:rPr>
          <w:rFonts w:cs="Times New Roman"/>
        </w:rPr>
        <w:t xml:space="preserve">and output connectors </w:t>
      </w:r>
      <w:r w:rsidR="00205882">
        <w:rPr>
          <w:rFonts w:cs="Times New Roman"/>
        </w:rPr>
        <w:t xml:space="preserve">available upon request at time of order </w:t>
      </w:r>
      <w:r>
        <w:rPr>
          <w:rFonts w:cs="Times New Roman"/>
        </w:rPr>
        <w:t xml:space="preserve">(e.g. </w:t>
      </w:r>
      <w:r w:rsidR="008E5F63">
        <w:rPr>
          <w:rFonts w:cs="Times New Roman"/>
        </w:rPr>
        <w:t xml:space="preserve">ST4 board-to-board connector, </w:t>
      </w:r>
      <w:r>
        <w:rPr>
          <w:rFonts w:cs="Times New Roman"/>
        </w:rPr>
        <w:t>analog, USB3, Ethernet</w:t>
      </w:r>
      <w:r w:rsidR="008E5F63">
        <w:rPr>
          <w:rFonts w:cs="Times New Roman"/>
        </w:rPr>
        <w:t xml:space="preserve"> output</w:t>
      </w:r>
      <w:r w:rsidR="00C953E4">
        <w:rPr>
          <w:rFonts w:cs="Times New Roman"/>
        </w:rPr>
        <w:t>s</w:t>
      </w:r>
      <w:r>
        <w:rPr>
          <w:rFonts w:cs="Times New Roman"/>
        </w:rPr>
        <w:t>, etc.)</w:t>
      </w:r>
    </w:p>
    <w:p w:rsidR="00812358" w:rsidRPr="00581CAA" w:rsidRDefault="00840511" w:rsidP="000C5EFC">
      <w:pPr>
        <w:pStyle w:val="ListParagraph"/>
        <w:numPr>
          <w:ilvl w:val="0"/>
          <w:numId w:val="23"/>
        </w:numPr>
        <w:rPr>
          <w:rFonts w:cs="Times New Roman"/>
        </w:rPr>
      </w:pPr>
      <w:r>
        <w:rPr>
          <w:rFonts w:cs="Times New Roman"/>
        </w:rPr>
        <w:t>A</w:t>
      </w:r>
      <w:r w:rsidR="00812358" w:rsidRPr="00581CAA">
        <w:rPr>
          <w:rFonts w:cs="Times New Roman"/>
        </w:rPr>
        <w:t>lternate lens mounts and lense</w:t>
      </w:r>
      <w:r>
        <w:rPr>
          <w:rFonts w:cs="Times New Roman"/>
        </w:rPr>
        <w:t>s</w:t>
      </w:r>
    </w:p>
    <w:p w:rsidR="00812358" w:rsidRPr="00581CAA" w:rsidRDefault="00205882" w:rsidP="000C5EFC">
      <w:pPr>
        <w:pStyle w:val="ListParagraph"/>
        <w:numPr>
          <w:ilvl w:val="0"/>
          <w:numId w:val="23"/>
        </w:numPr>
      </w:pPr>
      <w:r>
        <w:rPr>
          <w:rFonts w:cs="Times New Roman"/>
        </w:rPr>
        <w:t xml:space="preserve">Alternate </w:t>
      </w:r>
      <w:r w:rsidR="00812358" w:rsidRPr="00581CAA">
        <w:rPr>
          <w:rFonts w:cs="Times New Roman"/>
        </w:rPr>
        <w:t>Camera Link Frame grabber card</w:t>
      </w:r>
      <w:r>
        <w:rPr>
          <w:rFonts w:cs="Times New Roman"/>
        </w:rPr>
        <w:t>s</w:t>
      </w:r>
      <w:r w:rsidR="00812358" w:rsidRPr="00581CAA">
        <w:rPr>
          <w:rFonts w:cs="Times New Roman"/>
        </w:rPr>
        <w:t xml:space="preserve"> and </w:t>
      </w:r>
      <w:r w:rsidR="00840511">
        <w:rPr>
          <w:rFonts w:cs="Times New Roman"/>
        </w:rPr>
        <w:t>c</w:t>
      </w:r>
      <w:r w:rsidR="00812358" w:rsidRPr="00581CAA">
        <w:rPr>
          <w:rFonts w:cs="Times New Roman"/>
        </w:rPr>
        <w:t>able</w:t>
      </w:r>
      <w:r>
        <w:rPr>
          <w:rFonts w:cs="Times New Roman"/>
        </w:rPr>
        <w:t>s</w:t>
      </w:r>
    </w:p>
    <w:p w:rsidR="00812358" w:rsidRPr="00581CAA" w:rsidRDefault="00812358" w:rsidP="00C43F70">
      <w:pPr>
        <w:pStyle w:val="listlevel2"/>
      </w:pPr>
      <w:bookmarkStart w:id="96" w:name="_Ref436214083"/>
      <w:bookmarkStart w:id="97" w:name="_Toc459649972"/>
      <w:r w:rsidRPr="00581CAA">
        <w:lastRenderedPageBreak/>
        <w:t>Safety Considerations</w:t>
      </w:r>
      <w:bookmarkEnd w:id="96"/>
      <w:bookmarkEnd w:id="97"/>
    </w:p>
    <w:p w:rsidR="00C76AD4" w:rsidRPr="00581CAA" w:rsidRDefault="00812358" w:rsidP="00812358">
      <w:pPr>
        <w:rPr>
          <w:rFonts w:cs="Times New Roman"/>
        </w:rPr>
      </w:pPr>
      <w:r w:rsidRPr="00581CAA">
        <w:rPr>
          <w:rFonts w:cs="Times New Roman"/>
        </w:rPr>
        <w:t xml:space="preserve">The camera can be powered using a DC power supply capable of providing </w:t>
      </w:r>
      <w:r w:rsidR="0071588C">
        <w:rPr>
          <w:rFonts w:cs="Times New Roman"/>
        </w:rPr>
        <w:t>a</w:t>
      </w:r>
      <w:r w:rsidRPr="00581CAA">
        <w:rPr>
          <w:rFonts w:cs="Times New Roman"/>
        </w:rPr>
        <w:t xml:space="preserve"> minimum</w:t>
      </w:r>
      <w:r w:rsidR="0071588C">
        <w:rPr>
          <w:rFonts w:cs="Times New Roman"/>
        </w:rPr>
        <w:t xml:space="preserve"> of 4</w:t>
      </w:r>
      <w:r w:rsidRPr="00581CAA">
        <w:rPr>
          <w:rFonts w:cs="Times New Roman"/>
        </w:rPr>
        <w:t xml:space="preserve"> Watts of continuous power. The camera is supplied with an appropriate universal mains power supply. Do not exceed the voltage maximum or damage might occur.</w:t>
      </w:r>
    </w:p>
    <w:p w:rsidR="00812358" w:rsidRPr="00581CAA" w:rsidRDefault="00812358" w:rsidP="00812358">
      <w:pPr>
        <w:rPr>
          <w:rFonts w:cs="Times New Roman"/>
        </w:rPr>
      </w:pPr>
      <w:r w:rsidRPr="00581CAA">
        <w:rPr>
          <w:rFonts w:cs="Times New Roman"/>
        </w:rPr>
        <w:t>If you supply your own power, it is critical that the power connections be made to the proper connector pins</w:t>
      </w:r>
      <w:r w:rsidR="007F0A59" w:rsidRPr="00581CAA">
        <w:rPr>
          <w:rFonts w:cs="Times New Roman"/>
        </w:rPr>
        <w:t xml:space="preserve">. See </w:t>
      </w:r>
      <w:r w:rsidR="0071588C">
        <w:rPr>
          <w:rFonts w:cs="Times New Roman"/>
        </w:rPr>
        <w:t xml:space="preserve">Section </w:t>
      </w:r>
      <w:r w:rsidR="0094275E">
        <w:rPr>
          <w:rFonts w:cs="Times New Roman"/>
        </w:rPr>
        <w:fldChar w:fldCharType="begin"/>
      </w:r>
      <w:r w:rsidR="0094275E">
        <w:rPr>
          <w:rFonts w:cs="Times New Roman"/>
        </w:rPr>
        <w:instrText xml:space="preserve"> REF _Ref436214318 \r \h </w:instrText>
      </w:r>
      <w:r w:rsidR="0094275E">
        <w:rPr>
          <w:rFonts w:cs="Times New Roman"/>
        </w:rPr>
      </w:r>
      <w:r w:rsidR="0094275E">
        <w:rPr>
          <w:rFonts w:cs="Times New Roman"/>
        </w:rPr>
        <w:fldChar w:fldCharType="separate"/>
      </w:r>
      <w:r w:rsidR="000D7633">
        <w:rPr>
          <w:rFonts w:cs="Times New Roman"/>
        </w:rPr>
        <w:t>2.1.3</w:t>
      </w:r>
      <w:r w:rsidR="0094275E">
        <w:rPr>
          <w:rFonts w:cs="Times New Roman"/>
        </w:rPr>
        <w:fldChar w:fldCharType="end"/>
      </w:r>
      <w:r w:rsidR="0094275E">
        <w:rPr>
          <w:rFonts w:cs="Times New Roman"/>
        </w:rPr>
        <w:t xml:space="preserve"> Power, Trigger, and Sync</w:t>
      </w:r>
      <w:r w:rsidR="0071588C">
        <w:rPr>
          <w:rFonts w:cs="Times New Roman"/>
        </w:rPr>
        <w:t xml:space="preserve"> f</w:t>
      </w:r>
      <w:r w:rsidR="007F0A59" w:rsidRPr="00581CAA">
        <w:rPr>
          <w:rFonts w:cs="Times New Roman"/>
        </w:rPr>
        <w:t>or details.</w:t>
      </w:r>
    </w:p>
    <w:p w:rsidR="00C76AD4" w:rsidRPr="00581CAA" w:rsidRDefault="00812358" w:rsidP="00812358">
      <w:pPr>
        <w:rPr>
          <w:rFonts w:cs="Times New Roman"/>
        </w:rPr>
      </w:pPr>
      <w:r w:rsidRPr="00581CAA">
        <w:rPr>
          <w:rFonts w:cs="Times New Roman"/>
        </w:rPr>
        <w:t>The focal plane array is mounted behind a broadband antireflective-coated protective window. When changing lenses or mounting the camera in any optical arrangement, take care not to scratch or touch this window.</w:t>
      </w:r>
    </w:p>
    <w:p w:rsidR="00C76AD4" w:rsidRPr="00581CAA" w:rsidRDefault="00812358" w:rsidP="00812358">
      <w:pPr>
        <w:rPr>
          <w:rFonts w:cs="Times New Roman"/>
        </w:rPr>
      </w:pPr>
      <w:r w:rsidRPr="00581CAA">
        <w:rPr>
          <w:rFonts w:cs="Times New Roman"/>
        </w:rPr>
        <w:t>To prevent fire, shock hazard or damage to the camera, do not expose to rain or excessive moisture. Do not disassemble camera. Do not remove screws or covers. There are no user serviceable parts inside. Removal of any panel will void the warranty.</w:t>
      </w:r>
    </w:p>
    <w:p w:rsidR="00812358" w:rsidRDefault="00812358" w:rsidP="00812358">
      <w:pPr>
        <w:rPr>
          <w:rFonts w:cs="Times New Roman"/>
        </w:rPr>
      </w:pPr>
      <w:r w:rsidRPr="00581CAA">
        <w:rPr>
          <w:rFonts w:cs="Times New Roman"/>
        </w:rPr>
        <w:t>When handling the camera, take precautions to avoid electro-static discharge (ESD) to any exposed electrical connector pins.</w:t>
      </w:r>
    </w:p>
    <w:p w:rsidR="0071588C" w:rsidRDefault="0071588C" w:rsidP="000C5EFC">
      <w:pPr>
        <w:pStyle w:val="listlevel2"/>
        <w:ind w:left="792" w:hanging="432"/>
      </w:pPr>
      <w:bookmarkStart w:id="98" w:name="_Toc428360196"/>
      <w:bookmarkStart w:id="99" w:name="_Ref429659895"/>
      <w:bookmarkStart w:id="100" w:name="_Ref429662373"/>
      <w:bookmarkStart w:id="101" w:name="_Ref436214084"/>
      <w:bookmarkStart w:id="102" w:name="_Ref436214248"/>
      <w:bookmarkStart w:id="103" w:name="_Ref436214371"/>
      <w:bookmarkStart w:id="104" w:name="_Ref436228446"/>
      <w:bookmarkStart w:id="105" w:name="_Ref436655686"/>
      <w:bookmarkStart w:id="106" w:name="_Toc459649973"/>
      <w:r>
        <w:t>Thermal Management</w:t>
      </w:r>
      <w:bookmarkEnd w:id="98"/>
      <w:bookmarkEnd w:id="99"/>
      <w:bookmarkEnd w:id="100"/>
      <w:bookmarkEnd w:id="101"/>
      <w:bookmarkEnd w:id="102"/>
      <w:bookmarkEnd w:id="103"/>
      <w:bookmarkEnd w:id="104"/>
      <w:bookmarkEnd w:id="105"/>
      <w:bookmarkEnd w:id="106"/>
    </w:p>
    <w:p w:rsidR="0071588C" w:rsidRPr="004D68E8" w:rsidRDefault="0071588C" w:rsidP="0071588C">
      <w:pPr>
        <w:rPr>
          <w:rFonts w:cs="Times New Roman"/>
          <w:b/>
        </w:rPr>
      </w:pPr>
      <w:r w:rsidRPr="004D68E8">
        <w:rPr>
          <w:rFonts w:cs="Times New Roman"/>
          <w:b/>
        </w:rPr>
        <w:t xml:space="preserve">Caution: Do not power the CSX camera </w:t>
      </w:r>
      <w:r>
        <w:rPr>
          <w:rFonts w:cs="Times New Roman"/>
          <w:b/>
        </w:rPr>
        <w:t>until you have</w:t>
      </w:r>
      <w:r w:rsidRPr="00BF1867">
        <w:rPr>
          <w:rFonts w:cs="Times New Roman"/>
          <w:b/>
        </w:rPr>
        <w:t xml:space="preserve"> consider</w:t>
      </w:r>
      <w:r>
        <w:rPr>
          <w:rFonts w:cs="Times New Roman"/>
          <w:b/>
        </w:rPr>
        <w:t>ed</w:t>
      </w:r>
      <w:r w:rsidR="002253AD">
        <w:rPr>
          <w:rFonts w:cs="Times New Roman"/>
          <w:b/>
        </w:rPr>
        <w:t xml:space="preserve"> thermal management. </w:t>
      </w:r>
      <w:r w:rsidRPr="004D68E8">
        <w:rPr>
          <w:rFonts w:cs="Times New Roman"/>
          <w:b/>
        </w:rPr>
        <w:t xml:space="preserve">The camera </w:t>
      </w:r>
      <w:r w:rsidR="002253AD">
        <w:rPr>
          <w:rFonts w:cs="Times New Roman"/>
          <w:b/>
        </w:rPr>
        <w:t xml:space="preserve">itself </w:t>
      </w:r>
      <w:r w:rsidR="00F848D0">
        <w:rPr>
          <w:rFonts w:cs="Times New Roman"/>
          <w:b/>
        </w:rPr>
        <w:t>does n</w:t>
      </w:r>
      <w:r w:rsidRPr="004D68E8">
        <w:rPr>
          <w:rFonts w:cs="Times New Roman"/>
          <w:b/>
        </w:rPr>
        <w:t xml:space="preserve">ot dissipate heat quickly enough to prevent over-heating </w:t>
      </w:r>
      <w:r w:rsidR="00F848D0">
        <w:rPr>
          <w:rFonts w:cs="Times New Roman"/>
          <w:b/>
        </w:rPr>
        <w:t xml:space="preserve">under all conditions. Monitoring of the camera case temperature, system temperature, and </w:t>
      </w:r>
      <w:r w:rsidR="00EC3D8E">
        <w:rPr>
          <w:rFonts w:cs="Times New Roman"/>
          <w:b/>
        </w:rPr>
        <w:t>thermoelectric cooler (</w:t>
      </w:r>
      <w:r w:rsidR="00F848D0">
        <w:rPr>
          <w:rFonts w:cs="Times New Roman"/>
          <w:b/>
        </w:rPr>
        <w:t>TEC</w:t>
      </w:r>
      <w:r w:rsidR="00EC3D8E">
        <w:rPr>
          <w:rFonts w:cs="Times New Roman"/>
          <w:b/>
        </w:rPr>
        <w:t>)</w:t>
      </w:r>
      <w:r w:rsidR="00F848D0">
        <w:rPr>
          <w:rFonts w:cs="Times New Roman"/>
          <w:b/>
        </w:rPr>
        <w:t xml:space="preserve"> lock are highly recommended</w:t>
      </w:r>
      <w:r w:rsidR="002253AD">
        <w:rPr>
          <w:rFonts w:cs="Times New Roman"/>
          <w:b/>
        </w:rPr>
        <w:t xml:space="preserve"> to prevent overheating. The case temperature can be monitored by a user-supplied thermocouple or other sensor. System temperature closely tracks case temperature, and can be queried with the SYSTEM:TEMP? command as described in Section </w:t>
      </w:r>
      <w:r w:rsidR="006B7E1B">
        <w:rPr>
          <w:rFonts w:cs="Times New Roman"/>
          <w:b/>
        </w:rPr>
        <w:fldChar w:fldCharType="begin"/>
      </w:r>
      <w:r w:rsidR="006B7E1B">
        <w:rPr>
          <w:rFonts w:cs="Times New Roman"/>
          <w:b/>
        </w:rPr>
        <w:instrText xml:space="preserve"> REF _Ref411175052 \r \h </w:instrText>
      </w:r>
      <w:r w:rsidR="006B7E1B">
        <w:rPr>
          <w:rFonts w:cs="Times New Roman"/>
          <w:b/>
        </w:rPr>
      </w:r>
      <w:r w:rsidR="006B7E1B">
        <w:rPr>
          <w:rFonts w:cs="Times New Roman"/>
          <w:b/>
        </w:rPr>
        <w:fldChar w:fldCharType="separate"/>
      </w:r>
      <w:r w:rsidR="000D7633">
        <w:rPr>
          <w:rFonts w:cs="Times New Roman"/>
          <w:b/>
        </w:rPr>
        <w:t>5.15.1</w:t>
      </w:r>
      <w:r w:rsidR="006B7E1B">
        <w:rPr>
          <w:rFonts w:cs="Times New Roman"/>
          <w:b/>
        </w:rPr>
        <w:fldChar w:fldCharType="end"/>
      </w:r>
      <w:r w:rsidR="006B7E1B">
        <w:rPr>
          <w:rFonts w:cs="Times New Roman"/>
          <w:b/>
        </w:rPr>
        <w:t xml:space="preserve"> Get System Temperature</w:t>
      </w:r>
      <w:r w:rsidR="00F848D0">
        <w:rPr>
          <w:rFonts w:cs="Times New Roman"/>
          <w:b/>
        </w:rPr>
        <w:t xml:space="preserve">. </w:t>
      </w:r>
      <w:r w:rsidR="006B7E1B">
        <w:rPr>
          <w:rFonts w:cs="Times New Roman"/>
          <w:b/>
        </w:rPr>
        <w:t xml:space="preserve">The camera can be placed in a higher TEC setpoint to reduce power consumption with the MACRO command as described in Section </w:t>
      </w:r>
      <w:r w:rsidR="006B7E1B">
        <w:rPr>
          <w:rFonts w:cs="Times New Roman"/>
          <w:b/>
        </w:rPr>
        <w:fldChar w:fldCharType="begin"/>
      </w:r>
      <w:r w:rsidR="006B7E1B">
        <w:rPr>
          <w:rFonts w:cs="Times New Roman"/>
          <w:b/>
        </w:rPr>
        <w:instrText xml:space="preserve"> REF _Ref436215824 \r \h </w:instrText>
      </w:r>
      <w:r w:rsidR="006B7E1B">
        <w:rPr>
          <w:rFonts w:cs="Times New Roman"/>
          <w:b/>
        </w:rPr>
      </w:r>
      <w:r w:rsidR="006B7E1B">
        <w:rPr>
          <w:rFonts w:cs="Times New Roman"/>
          <w:b/>
        </w:rPr>
        <w:fldChar w:fldCharType="separate"/>
      </w:r>
      <w:r w:rsidR="000D7633">
        <w:rPr>
          <w:rFonts w:cs="Times New Roman"/>
          <w:b/>
        </w:rPr>
        <w:t>5.20.1</w:t>
      </w:r>
      <w:r w:rsidR="006B7E1B">
        <w:rPr>
          <w:rFonts w:cs="Times New Roman"/>
          <w:b/>
        </w:rPr>
        <w:fldChar w:fldCharType="end"/>
      </w:r>
      <w:r w:rsidR="006B7E1B">
        <w:rPr>
          <w:rFonts w:cs="Times New Roman"/>
          <w:b/>
        </w:rPr>
        <w:t xml:space="preserve"> Play Macro Command. If the camera temperature is too high, f</w:t>
      </w:r>
      <w:r w:rsidRPr="004D68E8">
        <w:rPr>
          <w:rFonts w:cs="Times New Roman"/>
          <w:b/>
        </w:rPr>
        <w:t>orced convection from an external fan or conduction to an external heat sink</w:t>
      </w:r>
      <w:r>
        <w:rPr>
          <w:rFonts w:cs="Times New Roman"/>
          <w:b/>
        </w:rPr>
        <w:t xml:space="preserve"> is </w:t>
      </w:r>
      <w:r w:rsidR="00F848D0">
        <w:rPr>
          <w:rFonts w:cs="Times New Roman"/>
          <w:b/>
        </w:rPr>
        <w:t>highly recommended</w:t>
      </w:r>
      <w:r w:rsidR="00EC3D8E">
        <w:rPr>
          <w:rFonts w:cs="Times New Roman"/>
          <w:b/>
        </w:rPr>
        <w:t>.</w:t>
      </w:r>
      <w:r>
        <w:rPr>
          <w:rFonts w:cs="Times New Roman"/>
          <w:b/>
        </w:rPr>
        <w:t xml:space="preserve"> </w:t>
      </w:r>
      <w:r w:rsidR="008E5F63">
        <w:rPr>
          <w:rFonts w:cs="Times New Roman"/>
          <w:b/>
        </w:rPr>
        <w:t xml:space="preserve">Due to the </w:t>
      </w:r>
      <w:r w:rsidR="00C953E4">
        <w:rPr>
          <w:rFonts w:cs="Times New Roman"/>
          <w:b/>
        </w:rPr>
        <w:t xml:space="preserve">small size of the </w:t>
      </w:r>
      <w:r w:rsidR="008E5F63">
        <w:rPr>
          <w:rFonts w:cs="Times New Roman"/>
          <w:b/>
        </w:rPr>
        <w:t>camera, the</w:t>
      </w:r>
      <w:r>
        <w:rPr>
          <w:rFonts w:cs="Times New Roman"/>
          <w:b/>
        </w:rPr>
        <w:t xml:space="preserve"> camera </w:t>
      </w:r>
      <w:r w:rsidR="00EC3D8E">
        <w:rPr>
          <w:rFonts w:cs="Times New Roman"/>
          <w:b/>
        </w:rPr>
        <w:t>may</w:t>
      </w:r>
      <w:r>
        <w:rPr>
          <w:rFonts w:cs="Times New Roman"/>
          <w:b/>
        </w:rPr>
        <w:t xml:space="preserve"> overheat within minutes </w:t>
      </w:r>
      <w:r w:rsidR="006B7E1B">
        <w:rPr>
          <w:rFonts w:cs="Times New Roman"/>
          <w:b/>
        </w:rPr>
        <w:t xml:space="preserve">of applying power </w:t>
      </w:r>
      <w:r>
        <w:rPr>
          <w:rFonts w:cs="Times New Roman"/>
          <w:b/>
        </w:rPr>
        <w:t>if no external cooling or heat sinking is provided.</w:t>
      </w:r>
      <w:r w:rsidRPr="004D68E8">
        <w:rPr>
          <w:rFonts w:cs="Times New Roman"/>
          <w:b/>
        </w:rPr>
        <w:t xml:space="preserve"> </w:t>
      </w:r>
    </w:p>
    <w:p w:rsidR="000D7633" w:rsidRDefault="0071588C" w:rsidP="005D4DFF">
      <w:pPr>
        <w:rPr>
          <w:ins w:id="107" w:author="Dvonch, Curt               UTAS" w:date="2018-09-10T13:22:00Z"/>
        </w:rPr>
      </w:pPr>
      <w:r w:rsidRPr="00581CAA">
        <w:rPr>
          <w:rFonts w:cs="Times New Roman"/>
        </w:rPr>
        <w:t>The CSX camera has been designed to efficiently transfer heat from the focal plane array</w:t>
      </w:r>
      <w:r>
        <w:rPr>
          <w:rFonts w:cs="Times New Roman"/>
        </w:rPr>
        <w:t xml:space="preserve"> and other heat-generating components</w:t>
      </w:r>
      <w:r w:rsidRPr="00581CAA">
        <w:rPr>
          <w:rFonts w:cs="Times New Roman"/>
        </w:rPr>
        <w:t xml:space="preserve"> to the chassis. </w:t>
      </w:r>
      <w:r>
        <w:rPr>
          <w:rFonts w:cs="Times New Roman"/>
        </w:rPr>
        <w:t>T</w:t>
      </w:r>
      <w:r w:rsidRPr="00581CAA">
        <w:rPr>
          <w:rFonts w:cs="Times New Roman"/>
        </w:rPr>
        <w:t>he camera will function properly while the chassis temperature is maintained within the specifications listed</w:t>
      </w:r>
      <w:r>
        <w:rPr>
          <w:rFonts w:cs="Times New Roman"/>
        </w:rPr>
        <w:t xml:space="preserve"> in </w:t>
      </w:r>
      <w:r w:rsidR="00C20364">
        <w:rPr>
          <w:rFonts w:cs="Times New Roman"/>
        </w:rPr>
        <w:t>Table 1.</w:t>
      </w:r>
      <w:r>
        <w:rPr>
          <w:rFonts w:cs="Times New Roman"/>
        </w:rPr>
        <w:fldChar w:fldCharType="begin"/>
      </w:r>
      <w:r>
        <w:rPr>
          <w:rFonts w:cs="Times New Roman"/>
        </w:rPr>
        <w:instrText xml:space="preserve"> REF _Ref428256569 \h </w:instrText>
      </w:r>
      <w:r>
        <w:rPr>
          <w:rFonts w:cs="Times New Roman"/>
        </w:rPr>
      </w:r>
      <w:r>
        <w:rPr>
          <w:rFonts w:cs="Times New Roman"/>
        </w:rPr>
        <w:fldChar w:fldCharType="separate"/>
      </w:r>
    </w:p>
    <w:p w:rsidR="000D7633" w:rsidRDefault="000D7633" w:rsidP="0071588C">
      <w:pPr>
        <w:pStyle w:val="Caption"/>
        <w:keepNext/>
        <w:jc w:val="center"/>
        <w:rPr>
          <w:ins w:id="108" w:author="Dvonch, Curt               UTAS" w:date="2018-09-10T13:22:00Z"/>
        </w:rPr>
      </w:pPr>
    </w:p>
    <w:p w:rsidR="00496297" w:rsidDel="00EA5B1D" w:rsidRDefault="000D7633" w:rsidP="005D4DFF">
      <w:pPr>
        <w:rPr>
          <w:del w:id="109" w:author="Dvonch, Curt               UTAS" w:date="2017-01-03T16:08:00Z"/>
        </w:rPr>
      </w:pPr>
      <w:ins w:id="110" w:author="Dvonch, Curt               UTAS" w:date="2018-09-10T13:22:00Z">
        <w:r w:rsidRPr="000559F6">
          <w:t xml:space="preserve">Table </w:t>
        </w:r>
        <w:r>
          <w:rPr>
            <w:noProof/>
          </w:rPr>
          <w:t>1</w:t>
        </w:r>
      </w:ins>
    </w:p>
    <w:p w:rsidR="00496297" w:rsidDel="00EA5B1D" w:rsidRDefault="00496297" w:rsidP="0071588C">
      <w:pPr>
        <w:pStyle w:val="Caption"/>
        <w:keepNext/>
        <w:jc w:val="center"/>
        <w:rPr>
          <w:del w:id="111" w:author="Dvonch, Curt               UTAS" w:date="2017-01-03T16:08:00Z"/>
        </w:rPr>
      </w:pPr>
    </w:p>
    <w:p w:rsidR="000D7633" w:rsidRDefault="00496297" w:rsidP="005D4DFF">
      <w:pPr>
        <w:rPr>
          <w:ins w:id="112" w:author="Dvonch, Curt               UTAS" w:date="2018-09-10T13:22:00Z"/>
        </w:rPr>
      </w:pPr>
      <w:del w:id="113" w:author="Dvonch, Curt               UTAS" w:date="2017-01-03T16:08:00Z">
        <w:r w:rsidRPr="000559F6" w:rsidDel="00EA5B1D">
          <w:delText xml:space="preserve">Table </w:delText>
        </w:r>
        <w:r w:rsidDel="00EA5B1D">
          <w:rPr>
            <w:noProof/>
          </w:rPr>
          <w:delText>1</w:delText>
        </w:r>
      </w:del>
      <w:r w:rsidR="0071588C">
        <w:rPr>
          <w:rFonts w:cs="Times New Roman"/>
        </w:rPr>
        <w:fldChar w:fldCharType="end"/>
      </w:r>
      <w:r w:rsidR="0071588C" w:rsidRPr="00581CAA">
        <w:rPr>
          <w:rFonts w:cs="Times New Roman"/>
        </w:rPr>
        <w:t xml:space="preserve">. </w:t>
      </w:r>
      <w:r w:rsidR="0071588C">
        <w:rPr>
          <w:rFonts w:cs="Times New Roman"/>
        </w:rPr>
        <w:t>The case temperature can be measured</w:t>
      </w:r>
      <w:r w:rsidR="00F848D0">
        <w:rPr>
          <w:rFonts w:cs="Times New Roman"/>
        </w:rPr>
        <w:t xml:space="preserve"> anywhere on the camera chasses, the system temperature and TEC lock status can be queried as described in sections</w:t>
      </w:r>
      <w:r w:rsidR="006B7E1B">
        <w:rPr>
          <w:rFonts w:cs="Times New Roman"/>
        </w:rPr>
        <w:t xml:space="preserve"> </w:t>
      </w:r>
      <w:r w:rsidR="006B7E1B" w:rsidRPr="000C5EFC">
        <w:rPr>
          <w:rFonts w:cs="Times New Roman"/>
        </w:rPr>
        <w:fldChar w:fldCharType="begin"/>
      </w:r>
      <w:r w:rsidR="006B7E1B" w:rsidRPr="000C5EFC">
        <w:rPr>
          <w:rFonts w:cs="Times New Roman"/>
        </w:rPr>
        <w:instrText xml:space="preserve"> REF _Ref411175052 \r \h </w:instrText>
      </w:r>
      <w:r w:rsidR="006B7E1B">
        <w:rPr>
          <w:rFonts w:cs="Times New Roman"/>
        </w:rPr>
        <w:instrText xml:space="preserve"> \* MERGEFORMAT </w:instrText>
      </w:r>
      <w:r w:rsidR="006B7E1B" w:rsidRPr="000C5EFC">
        <w:rPr>
          <w:rFonts w:cs="Times New Roman"/>
        </w:rPr>
      </w:r>
      <w:r w:rsidR="006B7E1B" w:rsidRPr="000C5EFC">
        <w:rPr>
          <w:rFonts w:cs="Times New Roman"/>
        </w:rPr>
        <w:fldChar w:fldCharType="separate"/>
      </w:r>
      <w:r w:rsidR="000D7633">
        <w:rPr>
          <w:rFonts w:cs="Times New Roman"/>
        </w:rPr>
        <w:t>5.15.1</w:t>
      </w:r>
      <w:r w:rsidR="006B7E1B" w:rsidRPr="000C5EFC">
        <w:rPr>
          <w:rFonts w:cs="Times New Roman"/>
        </w:rPr>
        <w:fldChar w:fldCharType="end"/>
      </w:r>
      <w:r w:rsidR="00F848D0">
        <w:rPr>
          <w:rFonts w:cs="Times New Roman"/>
        </w:rPr>
        <w:t xml:space="preserve"> </w:t>
      </w:r>
      <w:r w:rsidR="006B7E1B">
        <w:rPr>
          <w:rFonts w:cs="Times New Roman"/>
        </w:rPr>
        <w:t xml:space="preserve">Get System Temperature and </w:t>
      </w:r>
      <w:r w:rsidR="006B7E1B">
        <w:rPr>
          <w:rFonts w:cs="Times New Roman"/>
        </w:rPr>
        <w:fldChar w:fldCharType="begin"/>
      </w:r>
      <w:r w:rsidR="006B7E1B">
        <w:rPr>
          <w:rFonts w:cs="Times New Roman"/>
        </w:rPr>
        <w:instrText xml:space="preserve"> REF _Ref436215923 \r \h </w:instrText>
      </w:r>
      <w:r w:rsidR="006B7E1B">
        <w:rPr>
          <w:rFonts w:cs="Times New Roman"/>
        </w:rPr>
      </w:r>
      <w:r w:rsidR="006B7E1B">
        <w:rPr>
          <w:rFonts w:cs="Times New Roman"/>
        </w:rPr>
        <w:fldChar w:fldCharType="separate"/>
      </w:r>
      <w:r w:rsidR="000D7633">
        <w:rPr>
          <w:rFonts w:cs="Times New Roman"/>
        </w:rPr>
        <w:t>5.15.3</w:t>
      </w:r>
      <w:r w:rsidR="006B7E1B">
        <w:rPr>
          <w:rFonts w:cs="Times New Roman"/>
        </w:rPr>
        <w:fldChar w:fldCharType="end"/>
      </w:r>
      <w:r w:rsidR="006B7E1B">
        <w:rPr>
          <w:rFonts w:cs="Times New Roman"/>
        </w:rPr>
        <w:t xml:space="preserve"> Get TEC Lock Status</w:t>
      </w:r>
      <w:r w:rsidR="00F848D0">
        <w:rPr>
          <w:rFonts w:cs="Times New Roman"/>
        </w:rPr>
        <w:t>.</w:t>
      </w:r>
      <w:r w:rsidR="00EC3D8E">
        <w:rPr>
          <w:rFonts w:cs="Times New Roman"/>
        </w:rPr>
        <w:t xml:space="preserve"> The MACRO command changes camera TEC setpoint as described in Section </w:t>
      </w:r>
      <w:r w:rsidR="00890D76" w:rsidRPr="000C5EFC">
        <w:rPr>
          <w:rFonts w:cs="Times New Roman"/>
        </w:rPr>
        <w:fldChar w:fldCharType="begin"/>
      </w:r>
      <w:r w:rsidR="00890D76" w:rsidRPr="000C5EFC">
        <w:rPr>
          <w:rFonts w:cs="Times New Roman"/>
        </w:rPr>
        <w:instrText xml:space="preserve"> REF _Ref436215824 \r \h </w:instrText>
      </w:r>
      <w:r w:rsidR="00890D76">
        <w:rPr>
          <w:rFonts w:cs="Times New Roman"/>
        </w:rPr>
        <w:instrText xml:space="preserve"> \* MERGEFORMAT </w:instrText>
      </w:r>
      <w:r w:rsidR="00890D76" w:rsidRPr="000C5EFC">
        <w:rPr>
          <w:rFonts w:cs="Times New Roman"/>
        </w:rPr>
      </w:r>
      <w:r w:rsidR="00890D76" w:rsidRPr="000C5EFC">
        <w:rPr>
          <w:rFonts w:cs="Times New Roman"/>
        </w:rPr>
        <w:fldChar w:fldCharType="separate"/>
      </w:r>
      <w:r w:rsidR="000D7633">
        <w:rPr>
          <w:rFonts w:cs="Times New Roman"/>
        </w:rPr>
        <w:t>5.20.1</w:t>
      </w:r>
      <w:r w:rsidR="00890D76" w:rsidRPr="000C5EFC">
        <w:rPr>
          <w:rFonts w:cs="Times New Roman"/>
        </w:rPr>
        <w:fldChar w:fldCharType="end"/>
      </w:r>
      <w:r w:rsidR="00890D76" w:rsidRPr="000C5EFC">
        <w:rPr>
          <w:rFonts w:cs="Times New Roman"/>
        </w:rPr>
        <w:t xml:space="preserve"> Play Macro Command</w:t>
      </w:r>
      <w:r w:rsidR="00EC3D8E">
        <w:rPr>
          <w:rFonts w:cs="Times New Roman"/>
        </w:rPr>
        <w:t xml:space="preserve">. TEC is locked when the thermoelectric cooler is </w:t>
      </w:r>
      <w:r w:rsidR="00890D76">
        <w:rPr>
          <w:rFonts w:cs="Times New Roman"/>
        </w:rPr>
        <w:t xml:space="preserve">able to maintain the FPA at its </w:t>
      </w:r>
      <w:r w:rsidR="00EC3D8E">
        <w:rPr>
          <w:rFonts w:cs="Times New Roman"/>
        </w:rPr>
        <w:t>setpoint. The camera will lose TEC lock when the low or high case temperature for a given TEC setpoint is exceeded</w:t>
      </w:r>
      <w:r w:rsidR="00890D76">
        <w:rPr>
          <w:rFonts w:cs="Times New Roman"/>
        </w:rPr>
        <w:t xml:space="preserve">. See </w:t>
      </w:r>
      <w:r w:rsidR="00890D76">
        <w:rPr>
          <w:rFonts w:cs="Times New Roman"/>
        </w:rPr>
        <w:fldChar w:fldCharType="begin"/>
      </w:r>
      <w:r w:rsidR="00890D76">
        <w:rPr>
          <w:rFonts w:cs="Times New Roman"/>
        </w:rPr>
        <w:instrText xml:space="preserve"> REF _Ref428256569 \h </w:instrText>
      </w:r>
      <w:r w:rsidR="00890D76">
        <w:rPr>
          <w:rFonts w:cs="Times New Roman"/>
        </w:rPr>
      </w:r>
      <w:r w:rsidR="00890D76">
        <w:rPr>
          <w:rFonts w:cs="Times New Roman"/>
        </w:rPr>
        <w:fldChar w:fldCharType="separate"/>
      </w:r>
    </w:p>
    <w:p w:rsidR="000D7633" w:rsidRDefault="000D7633" w:rsidP="0071588C">
      <w:pPr>
        <w:pStyle w:val="Caption"/>
        <w:keepNext/>
        <w:jc w:val="center"/>
        <w:rPr>
          <w:ins w:id="114" w:author="Dvonch, Curt               UTAS" w:date="2018-09-10T13:22:00Z"/>
        </w:rPr>
      </w:pPr>
    </w:p>
    <w:p w:rsidR="00496297" w:rsidDel="00EA5B1D" w:rsidRDefault="000D7633" w:rsidP="005D4DFF">
      <w:pPr>
        <w:rPr>
          <w:del w:id="115" w:author="Dvonch, Curt               UTAS" w:date="2017-01-03T16:08:00Z"/>
        </w:rPr>
      </w:pPr>
      <w:ins w:id="116" w:author="Dvonch, Curt               UTAS" w:date="2018-09-10T13:22:00Z">
        <w:r w:rsidRPr="000559F6">
          <w:t xml:space="preserve">Table </w:t>
        </w:r>
        <w:r>
          <w:rPr>
            <w:noProof/>
          </w:rPr>
          <w:t>1</w:t>
        </w:r>
      </w:ins>
    </w:p>
    <w:p w:rsidR="00496297" w:rsidDel="00EA5B1D" w:rsidRDefault="00496297" w:rsidP="0071588C">
      <w:pPr>
        <w:pStyle w:val="Caption"/>
        <w:keepNext/>
        <w:jc w:val="center"/>
        <w:rPr>
          <w:del w:id="117" w:author="Dvonch, Curt               UTAS" w:date="2017-01-03T16:08:00Z"/>
        </w:rPr>
      </w:pPr>
    </w:p>
    <w:p w:rsidR="00C953E4" w:rsidRDefault="00496297" w:rsidP="0071588C">
      <w:pPr>
        <w:rPr>
          <w:rFonts w:cs="Times New Roman"/>
        </w:rPr>
      </w:pPr>
      <w:del w:id="118" w:author="Dvonch, Curt               UTAS" w:date="2017-01-03T16:08:00Z">
        <w:r w:rsidRPr="000559F6" w:rsidDel="00EA5B1D">
          <w:delText xml:space="preserve">Table </w:delText>
        </w:r>
        <w:r w:rsidDel="00EA5B1D">
          <w:rPr>
            <w:noProof/>
          </w:rPr>
          <w:delText>1</w:delText>
        </w:r>
      </w:del>
      <w:r w:rsidR="00890D76">
        <w:rPr>
          <w:rFonts w:cs="Times New Roman"/>
        </w:rPr>
        <w:fldChar w:fldCharType="end"/>
      </w:r>
      <w:r w:rsidR="00890D76">
        <w:rPr>
          <w:rFonts w:cs="Times New Roman"/>
        </w:rPr>
        <w:t xml:space="preserve"> for the case temperatures that correspond to each TEC setpoint</w:t>
      </w:r>
      <w:r w:rsidR="00EC3D8E">
        <w:rPr>
          <w:rFonts w:cs="Times New Roman"/>
        </w:rPr>
        <w:t>.</w:t>
      </w:r>
    </w:p>
    <w:p w:rsidR="00C953E4" w:rsidRDefault="00C953E4" w:rsidP="0071588C">
      <w:pPr>
        <w:rPr>
          <w:rFonts w:cs="Times New Roman"/>
        </w:rPr>
      </w:pPr>
    </w:p>
    <w:p w:rsidR="008E5F63" w:rsidRDefault="008E5F63" w:rsidP="005D4DFF">
      <w:bookmarkStart w:id="119" w:name="_Ref428256569"/>
    </w:p>
    <w:p w:rsidR="008E5F63" w:rsidRDefault="008E5F63" w:rsidP="0071588C">
      <w:pPr>
        <w:pStyle w:val="Caption"/>
        <w:keepNext/>
        <w:jc w:val="center"/>
      </w:pPr>
    </w:p>
    <w:p w:rsidR="0071588C" w:rsidRPr="00E70907" w:rsidRDefault="0071588C" w:rsidP="0071588C">
      <w:pPr>
        <w:pStyle w:val="Caption"/>
        <w:keepNext/>
        <w:jc w:val="center"/>
      </w:pPr>
      <w:r w:rsidRPr="000559F6">
        <w:t xml:space="preserve">Table </w:t>
      </w:r>
      <w:fldSimple w:instr=" SEQ Table \* ARABIC ">
        <w:r w:rsidR="000D7633">
          <w:rPr>
            <w:noProof/>
          </w:rPr>
          <w:t>1</w:t>
        </w:r>
      </w:fldSimple>
      <w:bookmarkEnd w:id="119"/>
      <w:r w:rsidRPr="000559F6">
        <w:t xml:space="preserve">. </w:t>
      </w:r>
      <w:r w:rsidR="00EC3D8E">
        <w:t xml:space="preserve">Recommended </w:t>
      </w:r>
      <w:r w:rsidRPr="000559F6">
        <w:t>Case</w:t>
      </w:r>
      <w:r w:rsidR="00C85FA9">
        <w:t xml:space="preserve"> Temperature Range per TEC Setp</w:t>
      </w:r>
      <w:r w:rsidRPr="000559F6">
        <w:t>oint</w:t>
      </w:r>
    </w:p>
    <w:tbl>
      <w:tblPr>
        <w:tblStyle w:val="TableGrid"/>
        <w:tblW w:w="0" w:type="auto"/>
        <w:jc w:val="center"/>
        <w:tblLook w:val="04A0" w:firstRow="1" w:lastRow="0" w:firstColumn="1" w:lastColumn="0" w:noHBand="0" w:noVBand="1"/>
      </w:tblPr>
      <w:tblGrid>
        <w:gridCol w:w="1967"/>
        <w:gridCol w:w="1862"/>
        <w:gridCol w:w="1862"/>
        <w:gridCol w:w="1803"/>
      </w:tblGrid>
      <w:tr w:rsidR="00EC3D8E" w:rsidTr="00711F52">
        <w:trPr>
          <w:jc w:val="center"/>
        </w:trPr>
        <w:tc>
          <w:tcPr>
            <w:tcW w:w="1967" w:type="dxa"/>
          </w:tcPr>
          <w:p w:rsidR="00EC3D8E" w:rsidRDefault="00EC3D8E" w:rsidP="00D2557B">
            <w:pPr>
              <w:rPr>
                <w:rFonts w:cs="Times New Roman"/>
              </w:rPr>
            </w:pPr>
            <w:r>
              <w:rPr>
                <w:rFonts w:cs="Times New Roman"/>
              </w:rPr>
              <w:t>TEC Setpoint (°C)</w:t>
            </w:r>
          </w:p>
        </w:tc>
        <w:tc>
          <w:tcPr>
            <w:tcW w:w="1862" w:type="dxa"/>
          </w:tcPr>
          <w:p w:rsidR="00EC3D8E" w:rsidRDefault="00EC3D8E" w:rsidP="00D2557B">
            <w:pPr>
              <w:rPr>
                <w:rFonts w:cs="Times New Roman"/>
              </w:rPr>
            </w:pPr>
            <w:r>
              <w:rPr>
                <w:rFonts w:cs="Times New Roman"/>
              </w:rPr>
              <w:t>MACRO</w:t>
            </w:r>
          </w:p>
        </w:tc>
        <w:tc>
          <w:tcPr>
            <w:tcW w:w="1862" w:type="dxa"/>
          </w:tcPr>
          <w:p w:rsidR="00EC3D8E" w:rsidRDefault="00EC3D8E" w:rsidP="00D2557B">
            <w:pPr>
              <w:rPr>
                <w:rFonts w:cs="Times New Roman"/>
              </w:rPr>
            </w:pPr>
            <w:r>
              <w:rPr>
                <w:rFonts w:cs="Times New Roman"/>
              </w:rPr>
              <w:t>Low Case Temperature (°C)</w:t>
            </w:r>
          </w:p>
        </w:tc>
        <w:tc>
          <w:tcPr>
            <w:tcW w:w="1803" w:type="dxa"/>
          </w:tcPr>
          <w:p w:rsidR="00EC3D8E" w:rsidRDefault="00EC3D8E" w:rsidP="00D2557B">
            <w:pPr>
              <w:rPr>
                <w:rFonts w:cs="Times New Roman"/>
              </w:rPr>
            </w:pPr>
            <w:r>
              <w:rPr>
                <w:rFonts w:cs="Times New Roman"/>
              </w:rPr>
              <w:t>High Case Temperature (°C)</w:t>
            </w:r>
          </w:p>
        </w:tc>
      </w:tr>
      <w:tr w:rsidR="00EC3D8E" w:rsidTr="00711F52">
        <w:trPr>
          <w:jc w:val="center"/>
        </w:trPr>
        <w:tc>
          <w:tcPr>
            <w:tcW w:w="1967" w:type="dxa"/>
          </w:tcPr>
          <w:p w:rsidR="00EC3D8E" w:rsidRDefault="00EC3D8E" w:rsidP="00D2557B">
            <w:pPr>
              <w:rPr>
                <w:rFonts w:cs="Times New Roman"/>
              </w:rPr>
            </w:pPr>
            <w:r>
              <w:rPr>
                <w:rFonts w:cs="Times New Roman"/>
              </w:rPr>
              <w:t>18</w:t>
            </w:r>
          </w:p>
        </w:tc>
        <w:tc>
          <w:tcPr>
            <w:tcW w:w="1862" w:type="dxa"/>
          </w:tcPr>
          <w:p w:rsidR="00EC3D8E" w:rsidRDefault="00EC3D8E" w:rsidP="00D2557B">
            <w:pPr>
              <w:rPr>
                <w:rFonts w:cs="Times New Roman"/>
              </w:rPr>
            </w:pPr>
            <w:r>
              <w:rPr>
                <w:rFonts w:cs="Times New Roman"/>
              </w:rPr>
              <w:t>0</w:t>
            </w:r>
          </w:p>
        </w:tc>
        <w:tc>
          <w:tcPr>
            <w:tcW w:w="1862" w:type="dxa"/>
          </w:tcPr>
          <w:p w:rsidR="00EC3D8E" w:rsidRDefault="00EC3D8E">
            <w:pPr>
              <w:rPr>
                <w:rFonts w:cs="Times New Roman"/>
              </w:rPr>
            </w:pPr>
            <w:r>
              <w:rPr>
                <w:rFonts w:cs="Times New Roman"/>
              </w:rPr>
              <w:t>-</w:t>
            </w:r>
            <w:del w:id="120" w:author="Dvonch, Curt               UTAS" w:date="2017-01-03T14:07:00Z">
              <w:r w:rsidDel="0062579D">
                <w:rPr>
                  <w:rFonts w:cs="Times New Roman"/>
                </w:rPr>
                <w:delText>40</w:delText>
              </w:r>
            </w:del>
            <w:ins w:id="121" w:author="Dvonch, Curt               UTAS" w:date="2017-01-03T14:07:00Z">
              <w:r w:rsidR="0062579D">
                <w:rPr>
                  <w:rFonts w:cs="Times New Roman"/>
                </w:rPr>
                <w:t>5</w:t>
              </w:r>
            </w:ins>
          </w:p>
        </w:tc>
        <w:tc>
          <w:tcPr>
            <w:tcW w:w="1803" w:type="dxa"/>
          </w:tcPr>
          <w:p w:rsidR="00EC3D8E" w:rsidRDefault="00EC3D8E" w:rsidP="00D2557B">
            <w:pPr>
              <w:rPr>
                <w:rFonts w:cs="Times New Roman"/>
              </w:rPr>
            </w:pPr>
            <w:r>
              <w:rPr>
                <w:rFonts w:cs="Times New Roman"/>
              </w:rPr>
              <w:t>35</w:t>
            </w:r>
          </w:p>
        </w:tc>
      </w:tr>
      <w:tr w:rsidR="00EC3D8E" w:rsidTr="00711F52">
        <w:trPr>
          <w:jc w:val="center"/>
        </w:trPr>
        <w:tc>
          <w:tcPr>
            <w:tcW w:w="1967" w:type="dxa"/>
          </w:tcPr>
          <w:p w:rsidR="00EC3D8E" w:rsidRDefault="00EC3D8E" w:rsidP="00D2557B">
            <w:pPr>
              <w:rPr>
                <w:rFonts w:cs="Times New Roman"/>
              </w:rPr>
            </w:pPr>
            <w:r>
              <w:rPr>
                <w:rFonts w:cs="Times New Roman"/>
              </w:rPr>
              <w:t>32</w:t>
            </w:r>
          </w:p>
        </w:tc>
        <w:tc>
          <w:tcPr>
            <w:tcW w:w="1862" w:type="dxa"/>
          </w:tcPr>
          <w:p w:rsidR="00EC3D8E" w:rsidRDefault="00EC3D8E" w:rsidP="00D2557B">
            <w:pPr>
              <w:rPr>
                <w:rFonts w:cs="Times New Roman"/>
              </w:rPr>
            </w:pPr>
            <w:r>
              <w:rPr>
                <w:rFonts w:cs="Times New Roman"/>
              </w:rPr>
              <w:t>1</w:t>
            </w:r>
          </w:p>
        </w:tc>
        <w:tc>
          <w:tcPr>
            <w:tcW w:w="1862" w:type="dxa"/>
          </w:tcPr>
          <w:p w:rsidR="00EC3D8E" w:rsidRDefault="00EC3D8E" w:rsidP="00D2557B">
            <w:pPr>
              <w:rPr>
                <w:rFonts w:cs="Times New Roman"/>
              </w:rPr>
            </w:pPr>
            <w:r>
              <w:rPr>
                <w:rFonts w:cs="Times New Roman"/>
              </w:rPr>
              <w:t>0</w:t>
            </w:r>
          </w:p>
        </w:tc>
        <w:tc>
          <w:tcPr>
            <w:tcW w:w="1803" w:type="dxa"/>
          </w:tcPr>
          <w:p w:rsidR="00EC3D8E" w:rsidRDefault="0062579D" w:rsidP="00D2557B">
            <w:pPr>
              <w:rPr>
                <w:rFonts w:cs="Times New Roman"/>
              </w:rPr>
            </w:pPr>
            <w:ins w:id="122" w:author="Dvonch, Curt               UTAS" w:date="2017-01-03T14:08:00Z">
              <w:r>
                <w:rPr>
                  <w:rFonts w:cs="Times New Roman"/>
                </w:rPr>
                <w:t>4</w:t>
              </w:r>
            </w:ins>
            <w:del w:id="123" w:author="Dvonch, Curt               UTAS" w:date="2017-01-03T14:08:00Z">
              <w:r w:rsidR="00EC3D8E" w:rsidDel="0062579D">
                <w:rPr>
                  <w:rFonts w:cs="Times New Roman"/>
                </w:rPr>
                <w:delText>5</w:delText>
              </w:r>
            </w:del>
            <w:r w:rsidR="00EC3D8E">
              <w:rPr>
                <w:rFonts w:cs="Times New Roman"/>
              </w:rPr>
              <w:t>5</w:t>
            </w:r>
          </w:p>
        </w:tc>
      </w:tr>
      <w:tr w:rsidR="00EC3D8E" w:rsidTr="00711F52">
        <w:trPr>
          <w:jc w:val="center"/>
        </w:trPr>
        <w:tc>
          <w:tcPr>
            <w:tcW w:w="1967" w:type="dxa"/>
          </w:tcPr>
          <w:p w:rsidR="00EC3D8E" w:rsidRDefault="00EC3D8E" w:rsidP="00D2557B">
            <w:pPr>
              <w:rPr>
                <w:rFonts w:cs="Times New Roman"/>
              </w:rPr>
            </w:pPr>
            <w:r>
              <w:rPr>
                <w:rFonts w:cs="Times New Roman"/>
              </w:rPr>
              <w:t>45</w:t>
            </w:r>
          </w:p>
        </w:tc>
        <w:tc>
          <w:tcPr>
            <w:tcW w:w="1862" w:type="dxa"/>
          </w:tcPr>
          <w:p w:rsidR="00EC3D8E" w:rsidRDefault="00EC3D8E" w:rsidP="00D2557B">
            <w:pPr>
              <w:rPr>
                <w:rFonts w:cs="Times New Roman"/>
              </w:rPr>
            </w:pPr>
            <w:r>
              <w:rPr>
                <w:rFonts w:cs="Times New Roman"/>
              </w:rPr>
              <w:t>2</w:t>
            </w:r>
          </w:p>
        </w:tc>
        <w:tc>
          <w:tcPr>
            <w:tcW w:w="1862" w:type="dxa"/>
          </w:tcPr>
          <w:p w:rsidR="00EC3D8E" w:rsidRDefault="00EC3D8E" w:rsidP="00D2557B">
            <w:pPr>
              <w:rPr>
                <w:rFonts w:cs="Times New Roman"/>
              </w:rPr>
            </w:pPr>
            <w:r>
              <w:rPr>
                <w:rFonts w:cs="Times New Roman"/>
              </w:rPr>
              <w:t>20</w:t>
            </w:r>
          </w:p>
        </w:tc>
        <w:tc>
          <w:tcPr>
            <w:tcW w:w="1803" w:type="dxa"/>
          </w:tcPr>
          <w:p w:rsidR="00EC3D8E" w:rsidRDefault="0062579D" w:rsidP="00D2557B">
            <w:pPr>
              <w:rPr>
                <w:rFonts w:cs="Times New Roman"/>
              </w:rPr>
            </w:pPr>
            <w:ins w:id="124" w:author="Dvonch, Curt               UTAS" w:date="2017-01-03T14:08:00Z">
              <w:r>
                <w:rPr>
                  <w:rFonts w:cs="Times New Roman"/>
                </w:rPr>
                <w:t>6</w:t>
              </w:r>
            </w:ins>
            <w:del w:id="125" w:author="Dvonch, Curt               UTAS" w:date="2017-01-03T14:08:00Z">
              <w:r w:rsidR="00EC3D8E" w:rsidDel="0062579D">
                <w:rPr>
                  <w:rFonts w:cs="Times New Roman"/>
                </w:rPr>
                <w:delText>7</w:delText>
              </w:r>
            </w:del>
            <w:r w:rsidR="00EC3D8E">
              <w:rPr>
                <w:rFonts w:cs="Times New Roman"/>
              </w:rPr>
              <w:t>0</w:t>
            </w:r>
          </w:p>
        </w:tc>
      </w:tr>
    </w:tbl>
    <w:p w:rsidR="0071588C" w:rsidRPr="00581CAA" w:rsidRDefault="0071588C" w:rsidP="0071588C">
      <w:pPr>
        <w:rPr>
          <w:rFonts w:cs="Times New Roman"/>
        </w:rPr>
      </w:pPr>
    </w:p>
    <w:p w:rsidR="00812358" w:rsidRPr="00581CAA" w:rsidRDefault="00812358" w:rsidP="00C43F70">
      <w:pPr>
        <w:pStyle w:val="listlevel2"/>
      </w:pPr>
      <w:bookmarkStart w:id="126" w:name="_Toc436208899"/>
      <w:bookmarkStart w:id="127" w:name="_Toc436211166"/>
      <w:bookmarkStart w:id="128" w:name="_Toc436213936"/>
      <w:bookmarkStart w:id="129" w:name="_Toc440444892"/>
      <w:bookmarkStart w:id="130" w:name="_Toc457829525"/>
      <w:bookmarkStart w:id="131" w:name="_Toc458086158"/>
      <w:bookmarkStart w:id="132" w:name="_Toc458086589"/>
      <w:bookmarkStart w:id="133" w:name="_Toc458086854"/>
      <w:bookmarkStart w:id="134" w:name="_Toc458087081"/>
      <w:bookmarkStart w:id="135" w:name="_Toc458087308"/>
      <w:bookmarkStart w:id="136" w:name="_Toc458087535"/>
      <w:bookmarkStart w:id="137" w:name="_Toc436208900"/>
      <w:bookmarkStart w:id="138" w:name="_Toc436211167"/>
      <w:bookmarkStart w:id="139" w:name="_Toc436213937"/>
      <w:bookmarkStart w:id="140" w:name="_Toc440444893"/>
      <w:bookmarkStart w:id="141" w:name="_Toc457829526"/>
      <w:bookmarkStart w:id="142" w:name="_Toc458086159"/>
      <w:bookmarkStart w:id="143" w:name="_Toc458086590"/>
      <w:bookmarkStart w:id="144" w:name="_Toc458086855"/>
      <w:bookmarkStart w:id="145" w:name="_Toc458087082"/>
      <w:bookmarkStart w:id="146" w:name="_Toc458087309"/>
      <w:bookmarkStart w:id="147" w:name="_Toc458087536"/>
      <w:bookmarkStart w:id="148" w:name="_Toc436208901"/>
      <w:bookmarkStart w:id="149" w:name="_Toc436211168"/>
      <w:bookmarkStart w:id="150" w:name="_Toc436213938"/>
      <w:bookmarkStart w:id="151" w:name="_Toc440444894"/>
      <w:bookmarkStart w:id="152" w:name="_Toc457829527"/>
      <w:bookmarkStart w:id="153" w:name="_Toc458086160"/>
      <w:bookmarkStart w:id="154" w:name="_Toc458086591"/>
      <w:bookmarkStart w:id="155" w:name="_Toc458086856"/>
      <w:bookmarkStart w:id="156" w:name="_Toc458087083"/>
      <w:bookmarkStart w:id="157" w:name="_Toc458087310"/>
      <w:bookmarkStart w:id="158" w:name="_Toc458087537"/>
      <w:bookmarkStart w:id="159" w:name="_Toc459649974"/>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581CAA">
        <w:t>Camera Cleaning</w:t>
      </w:r>
      <w:bookmarkEnd w:id="159"/>
    </w:p>
    <w:p w:rsidR="00C76AD4" w:rsidRPr="00581CAA" w:rsidRDefault="00411AA0" w:rsidP="00812358">
      <w:pPr>
        <w:rPr>
          <w:rFonts w:cs="Times New Roman"/>
        </w:rPr>
      </w:pPr>
      <w:r>
        <w:rPr>
          <w:rFonts w:cs="Times New Roman"/>
        </w:rPr>
        <w:t>Power down the camera prior to</w:t>
      </w:r>
      <w:r w:rsidR="00812358" w:rsidRPr="00581CAA">
        <w:rPr>
          <w:rFonts w:cs="Times New Roman"/>
        </w:rPr>
        <w:t xml:space="preserve"> performing any camera cleaning operation</w:t>
      </w:r>
      <w:r>
        <w:rPr>
          <w:rFonts w:cs="Times New Roman"/>
        </w:rPr>
        <w:t>.</w:t>
      </w:r>
    </w:p>
    <w:p w:rsidR="00812358" w:rsidRPr="00581CAA" w:rsidRDefault="00411AA0" w:rsidP="00812358">
      <w:pPr>
        <w:rPr>
          <w:rFonts w:cs="Times New Roman"/>
        </w:rPr>
      </w:pPr>
      <w:r>
        <w:rPr>
          <w:rFonts w:cs="Times New Roman"/>
        </w:rPr>
        <w:t>U</w:t>
      </w:r>
      <w:r w:rsidR="00812358" w:rsidRPr="00581CAA">
        <w:rPr>
          <w:rFonts w:cs="Times New Roman"/>
        </w:rPr>
        <w:t>se a soft cloth moistened with a small amount of  isopropyl alcohol</w:t>
      </w:r>
      <w:r>
        <w:rPr>
          <w:rFonts w:cs="Times New Roman"/>
        </w:rPr>
        <w:t xml:space="preserve"> t</w:t>
      </w:r>
      <w:r w:rsidRPr="00581CAA">
        <w:rPr>
          <w:rFonts w:cs="Times New Roman"/>
        </w:rPr>
        <w:t>o clean the outside of the camera enclosure or the power supply housing</w:t>
      </w:r>
      <w:r>
        <w:rPr>
          <w:rFonts w:cs="Times New Roman"/>
        </w:rPr>
        <w:t>.</w:t>
      </w:r>
    </w:p>
    <w:p w:rsidR="00812358" w:rsidRPr="00581CAA" w:rsidRDefault="00812358" w:rsidP="00812358">
      <w:pPr>
        <w:rPr>
          <w:rFonts w:cs="Times New Roman"/>
        </w:rPr>
      </w:pPr>
      <w:r w:rsidRPr="00581CAA">
        <w:rPr>
          <w:rFonts w:cs="Times New Roman"/>
        </w:rPr>
        <w:t>If the protective window of the focal plane array requires cleaning, the following steps are recommended:</w:t>
      </w:r>
    </w:p>
    <w:p w:rsidR="0071588C" w:rsidRPr="0071588C" w:rsidRDefault="00812358" w:rsidP="000C5EFC">
      <w:pPr>
        <w:pStyle w:val="ListParagraph"/>
        <w:numPr>
          <w:ilvl w:val="0"/>
          <w:numId w:val="25"/>
        </w:numPr>
        <w:rPr>
          <w:rFonts w:cs="Times New Roman"/>
        </w:rPr>
      </w:pPr>
      <w:r w:rsidRPr="0071588C">
        <w:rPr>
          <w:rFonts w:cs="Times New Roman"/>
        </w:rPr>
        <w:t>With the focal plane array mounted in the camera, use clean, dry compressed air to blow loose particles off the window. This step alone is often sufficient to clean the window</w:t>
      </w:r>
      <w:r w:rsidRPr="000C5EFC">
        <w:rPr>
          <w:rFonts w:cs="Times New Roman"/>
          <w:b/>
        </w:rPr>
        <w:t>. Do not use compressed air gas canisters</w:t>
      </w:r>
      <w:r w:rsidR="00411AA0">
        <w:rPr>
          <w:rFonts w:cs="Times New Roman"/>
          <w:b/>
        </w:rPr>
        <w:t>.</w:t>
      </w:r>
      <w:r w:rsidRPr="000C5EFC">
        <w:rPr>
          <w:rFonts w:cs="Times New Roman"/>
          <w:b/>
        </w:rPr>
        <w:t xml:space="preserve"> </w:t>
      </w:r>
      <w:r w:rsidR="00411AA0">
        <w:rPr>
          <w:rFonts w:cs="Times New Roman"/>
          <w:b/>
        </w:rPr>
        <w:t>T</w:t>
      </w:r>
      <w:r w:rsidRPr="000C5EFC">
        <w:rPr>
          <w:rFonts w:cs="Times New Roman"/>
          <w:b/>
        </w:rPr>
        <w:t xml:space="preserve">hey may </w:t>
      </w:r>
      <w:r w:rsidR="00411AA0">
        <w:rPr>
          <w:rFonts w:cs="Times New Roman"/>
          <w:b/>
        </w:rPr>
        <w:t xml:space="preserve">spray cold </w:t>
      </w:r>
      <w:r w:rsidRPr="000C5EFC">
        <w:rPr>
          <w:rFonts w:cs="Times New Roman"/>
          <w:b/>
        </w:rPr>
        <w:t xml:space="preserve">fluid </w:t>
      </w:r>
      <w:r w:rsidR="00411AA0">
        <w:rPr>
          <w:rFonts w:cs="Times New Roman"/>
          <w:b/>
        </w:rPr>
        <w:t>that ca</w:t>
      </w:r>
      <w:r w:rsidRPr="000C5EFC">
        <w:rPr>
          <w:rFonts w:cs="Times New Roman"/>
          <w:b/>
        </w:rPr>
        <w:t>n thermally shock the window.</w:t>
      </w:r>
    </w:p>
    <w:p w:rsidR="00C76AD4" w:rsidRPr="0071588C" w:rsidRDefault="00D2557B" w:rsidP="000C5EFC">
      <w:pPr>
        <w:pStyle w:val="ListParagraph"/>
        <w:numPr>
          <w:ilvl w:val="0"/>
          <w:numId w:val="25"/>
        </w:numPr>
        <w:rPr>
          <w:rFonts w:cs="Times New Roman"/>
        </w:rPr>
      </w:pPr>
      <w:r>
        <w:rPr>
          <w:rFonts w:cs="Times New Roman"/>
        </w:rPr>
        <w:t>M</w:t>
      </w:r>
      <w:r w:rsidR="00812358" w:rsidRPr="0071588C">
        <w:rPr>
          <w:rFonts w:cs="Times New Roman"/>
        </w:rPr>
        <w:t xml:space="preserve">oisten </w:t>
      </w:r>
      <w:r>
        <w:rPr>
          <w:rFonts w:cs="Times New Roman"/>
        </w:rPr>
        <w:t>a lint</w:t>
      </w:r>
      <w:r w:rsidR="00C20364">
        <w:rPr>
          <w:rFonts w:cs="Times New Roman"/>
        </w:rPr>
        <w:t>-</w:t>
      </w:r>
      <w:r>
        <w:rPr>
          <w:rFonts w:cs="Times New Roman"/>
        </w:rPr>
        <w:t xml:space="preserve">free lens cleaning paper </w:t>
      </w:r>
      <w:r w:rsidR="00812358" w:rsidRPr="0071588C">
        <w:rPr>
          <w:rFonts w:cs="Times New Roman"/>
        </w:rPr>
        <w:t>with isopropyl alcohol</w:t>
      </w:r>
      <w:r>
        <w:rPr>
          <w:rFonts w:cs="Times New Roman"/>
        </w:rPr>
        <w:t xml:space="preserve"> and</w:t>
      </w:r>
      <w:r w:rsidR="00812358" w:rsidRPr="0071588C">
        <w:rPr>
          <w:rFonts w:cs="Times New Roman"/>
        </w:rPr>
        <w:t xml:space="preserve"> carefully wipe the surface of the window by dragging the moistened paper from one edge of the window to the other in a single motion. The paper may need to be folded so that it does not contact any surface</w:t>
      </w:r>
      <w:r w:rsidR="007F0A59" w:rsidRPr="0071588C">
        <w:rPr>
          <w:rFonts w:cs="Times New Roman"/>
        </w:rPr>
        <w:t xml:space="preserve"> other</w:t>
      </w:r>
      <w:r w:rsidR="00812358" w:rsidRPr="0071588C">
        <w:rPr>
          <w:rFonts w:cs="Times New Roman"/>
        </w:rPr>
        <w:t xml:space="preserve"> than the glass. Use the paper only once and wipe in one direction across the window surface. If the surface is still not clean, repeat this step</w:t>
      </w:r>
      <w:r w:rsidR="007F0A59" w:rsidRPr="0071588C">
        <w:rPr>
          <w:rFonts w:cs="Times New Roman"/>
        </w:rPr>
        <w:t xml:space="preserve"> as necessary,</w:t>
      </w:r>
      <w:r w:rsidR="00812358" w:rsidRPr="0071588C">
        <w:rPr>
          <w:rFonts w:cs="Times New Roman"/>
        </w:rPr>
        <w:t xml:space="preserve"> always wiping in the same direction using a new piece of moistened cleaning paper until the window is clean.</w:t>
      </w:r>
      <w:r w:rsidR="00890D76">
        <w:rPr>
          <w:rFonts w:cs="Times New Roman"/>
        </w:rPr>
        <w:t xml:space="preserve"> It is important to use isopropyl alcohol because it acts as a lubricant when wiping the surface of the window.</w:t>
      </w:r>
    </w:p>
    <w:p w:rsidR="00812358" w:rsidRPr="00581CAA" w:rsidRDefault="00812358" w:rsidP="005840A9">
      <w:pPr>
        <w:pStyle w:val="Listlevel1"/>
      </w:pPr>
      <w:bookmarkStart w:id="160" w:name="_Toc459649975"/>
      <w:r w:rsidRPr="00581CAA">
        <w:lastRenderedPageBreak/>
        <w:t>Getting Started</w:t>
      </w:r>
      <w:r w:rsidR="00411AA0">
        <w:t xml:space="preserve"> Guide</w:t>
      </w:r>
      <w:bookmarkEnd w:id="160"/>
    </w:p>
    <w:p w:rsidR="009A7B9E" w:rsidRDefault="009A7B9E" w:rsidP="009A7B9E">
      <w:r>
        <w:t xml:space="preserve">This guide is divided into </w:t>
      </w:r>
      <w:r w:rsidR="009C1F33">
        <w:t xml:space="preserve">four </w:t>
      </w:r>
      <w:r>
        <w:t xml:space="preserve">sections. The first </w:t>
      </w:r>
      <w:r w:rsidR="00A75CE4">
        <w:t>covers mechanical</w:t>
      </w:r>
      <w:r>
        <w:t xml:space="preserve"> mounting </w:t>
      </w:r>
      <w:r w:rsidR="00A75CE4">
        <w:t xml:space="preserve">of </w:t>
      </w:r>
      <w:r>
        <w:t>the camera</w:t>
      </w:r>
      <w:r w:rsidR="00AD3C09">
        <w:t xml:space="preserve">, </w:t>
      </w:r>
      <w:r w:rsidR="00B7679D">
        <w:t>optic,</w:t>
      </w:r>
      <w:r>
        <w:t xml:space="preserve"> and connecting t</w:t>
      </w:r>
      <w:r w:rsidR="00A75CE4">
        <w:t>o the camera inputs and outputs.</w:t>
      </w:r>
      <w:r>
        <w:t xml:space="preserve"> The second section </w:t>
      </w:r>
      <w:r w:rsidR="006C2EFC">
        <w:t>covers</w:t>
      </w:r>
      <w:r>
        <w:t xml:space="preserve"> </w:t>
      </w:r>
      <w:r w:rsidR="009C1F33">
        <w:t xml:space="preserve">frame grabber options </w:t>
      </w:r>
      <w:r w:rsidR="00527069">
        <w:t xml:space="preserve">and installation. </w:t>
      </w:r>
      <w:r>
        <w:t xml:space="preserve">The third section </w:t>
      </w:r>
      <w:r w:rsidR="006C2EFC">
        <w:t>covers</w:t>
      </w:r>
      <w:r w:rsidR="00527069" w:rsidRPr="00527069">
        <w:t xml:space="preserve"> </w:t>
      </w:r>
      <w:r w:rsidR="009C1F33">
        <w:t>SUI Image Analysis software, and the fourth guides the user in powering on the camera for the first time.</w:t>
      </w:r>
      <w:r>
        <w:t xml:space="preserve"> Users are </w:t>
      </w:r>
      <w:r w:rsidR="00AD3C09">
        <w:t xml:space="preserve">strongly </w:t>
      </w:r>
      <w:r>
        <w:t xml:space="preserve">advised to review these </w:t>
      </w:r>
      <w:r w:rsidR="009C1F33">
        <w:t>four</w:t>
      </w:r>
      <w:r>
        <w:t xml:space="preserve"> sections prior to powering on the camera. </w:t>
      </w:r>
    </w:p>
    <w:p w:rsidR="00185E19" w:rsidRDefault="00B7679D" w:rsidP="009A7B9E">
      <w:r>
        <w:t>S</w:t>
      </w:r>
      <w:r w:rsidR="00185E19">
        <w:t xml:space="preserve">pecific steps are </w:t>
      </w:r>
      <w:r>
        <w:t>bolded and indented</w:t>
      </w:r>
      <w:r w:rsidR="00185E19">
        <w:t>.</w:t>
      </w:r>
    </w:p>
    <w:p w:rsidR="00812358" w:rsidRPr="00581CAA" w:rsidRDefault="00A75CE4" w:rsidP="00190AE7">
      <w:pPr>
        <w:pStyle w:val="listlevel2"/>
      </w:pPr>
      <w:bookmarkStart w:id="161" w:name="_Toc436208904"/>
      <w:bookmarkStart w:id="162" w:name="_Toc436211171"/>
      <w:bookmarkStart w:id="163" w:name="_Toc436213941"/>
      <w:bookmarkStart w:id="164" w:name="_Toc440444897"/>
      <w:bookmarkStart w:id="165" w:name="_Toc457829530"/>
      <w:bookmarkStart w:id="166" w:name="_Toc458086163"/>
      <w:bookmarkStart w:id="167" w:name="_Toc458086594"/>
      <w:bookmarkStart w:id="168" w:name="_Toc458086859"/>
      <w:bookmarkStart w:id="169" w:name="_Toc458087086"/>
      <w:bookmarkStart w:id="170" w:name="_Toc458087313"/>
      <w:bookmarkStart w:id="171" w:name="_Toc458087540"/>
      <w:bookmarkStart w:id="172" w:name="_Toc427069701"/>
      <w:bookmarkStart w:id="173" w:name="_Toc436208905"/>
      <w:bookmarkStart w:id="174" w:name="_Toc436211172"/>
      <w:bookmarkStart w:id="175" w:name="_Toc436213942"/>
      <w:bookmarkStart w:id="176" w:name="_Toc440444898"/>
      <w:bookmarkStart w:id="177" w:name="_Toc457829531"/>
      <w:bookmarkStart w:id="178" w:name="_Toc458086164"/>
      <w:bookmarkStart w:id="179" w:name="_Toc458086595"/>
      <w:bookmarkStart w:id="180" w:name="_Toc458086860"/>
      <w:bookmarkStart w:id="181" w:name="_Toc458087087"/>
      <w:bookmarkStart w:id="182" w:name="_Toc458087314"/>
      <w:bookmarkStart w:id="183" w:name="_Toc458087541"/>
      <w:bookmarkStart w:id="184" w:name="_Toc45964997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t>Mechanical Mounts</w:t>
      </w:r>
      <w:r w:rsidR="00FD19CD">
        <w:t>, Optics</w:t>
      </w:r>
      <w:r w:rsidR="001153BE">
        <w:t>,</w:t>
      </w:r>
      <w:r w:rsidR="004A3C73">
        <w:t xml:space="preserve"> and </w:t>
      </w:r>
      <w:r w:rsidR="00FD19CD">
        <w:t xml:space="preserve">Electrical </w:t>
      </w:r>
      <w:r w:rsidR="004A3C73">
        <w:t>Connections</w:t>
      </w:r>
      <w:bookmarkEnd w:id="184"/>
    </w:p>
    <w:p w:rsidR="004A3C73" w:rsidRDefault="004A3C73" w:rsidP="009A7B9E">
      <w:r>
        <w:t xml:space="preserve">The CSX camera comes equipped with mounting provisions on all four sides (left, right, top, bottom). </w:t>
      </w:r>
      <w:r w:rsidR="00FF4251">
        <w:t>Two threaded holes are present on e</w:t>
      </w:r>
      <w:r w:rsidR="001153BE">
        <w:t xml:space="preserve">ach side, separated by 19.1mm and set back 3.0mm from the front flange. </w:t>
      </w:r>
      <w:r w:rsidR="00903636">
        <w:t>Refer to S</w:t>
      </w:r>
      <w:r w:rsidR="001153BE">
        <w:t xml:space="preserve">ection </w:t>
      </w:r>
      <w:r w:rsidR="007777A6">
        <w:fldChar w:fldCharType="begin"/>
      </w:r>
      <w:r w:rsidR="007777A6">
        <w:instrText xml:space="preserve"> REF _Ref436226280 \r \h </w:instrText>
      </w:r>
      <w:r w:rsidR="007777A6">
        <w:fldChar w:fldCharType="separate"/>
      </w:r>
      <w:r w:rsidR="000D7633">
        <w:t>2.1.1</w:t>
      </w:r>
      <w:r w:rsidR="007777A6">
        <w:fldChar w:fldCharType="end"/>
      </w:r>
      <w:r w:rsidR="007777A6">
        <w:t xml:space="preserve"> Mechanical Mounts </w:t>
      </w:r>
      <w:r w:rsidR="001153BE">
        <w:t>for detailed dimensions.</w:t>
      </w:r>
    </w:p>
    <w:p w:rsidR="001153BE" w:rsidRDefault="001153BE" w:rsidP="009A7B9E">
      <w:r>
        <w:t xml:space="preserve">The lens mount is a 1-inch hole with 32 threads/inch, which adheres to the C-mount standard 1-32 UN 2A. However, the camera back focal distance (flange to FPA) is not C-mount compliant and requires the included C-mount spacer to match the C-mount standard. This hybrid mounting plate design permits adapting the camera to a variety of standard lens mount formats, especially those with short back focal distances. </w:t>
      </w:r>
      <w:r w:rsidR="00903636">
        <w:t>See S</w:t>
      </w:r>
      <w:r w:rsidR="00FD19CD">
        <w:t xml:space="preserve">ection </w:t>
      </w:r>
      <w:r w:rsidR="007777A6">
        <w:fldChar w:fldCharType="begin"/>
      </w:r>
      <w:r w:rsidR="007777A6">
        <w:instrText xml:space="preserve"> REF _Ref436226314 \r \h </w:instrText>
      </w:r>
      <w:r w:rsidR="007777A6">
        <w:fldChar w:fldCharType="separate"/>
      </w:r>
      <w:r w:rsidR="000D7633">
        <w:t>2.1.2</w:t>
      </w:r>
      <w:r w:rsidR="007777A6">
        <w:fldChar w:fldCharType="end"/>
      </w:r>
      <w:r w:rsidR="007777A6">
        <w:t xml:space="preserve"> Optical Mounts and Other Optical Considerations </w:t>
      </w:r>
      <w:r w:rsidR="00FD19CD">
        <w:t>for additional details.</w:t>
      </w:r>
    </w:p>
    <w:p w:rsidR="001153BE" w:rsidRDefault="001153BE" w:rsidP="009A7B9E">
      <w:r>
        <w:t>There are two electrical connections on the back of the camera, as well as a status indicating LED</w:t>
      </w:r>
      <w:r w:rsidR="0042663A">
        <w:t>, which is described in Section</w:t>
      </w:r>
      <w:r w:rsidR="00EB2A59">
        <w:t xml:space="preserve"> </w:t>
      </w:r>
      <w:r w:rsidR="00EB2A59">
        <w:fldChar w:fldCharType="begin"/>
      </w:r>
      <w:r w:rsidR="00EB2A59">
        <w:instrText xml:space="preserve"> REF _Ref436638844 \r \h </w:instrText>
      </w:r>
      <w:r w:rsidR="00EB2A59">
        <w:fldChar w:fldCharType="separate"/>
      </w:r>
      <w:r w:rsidR="000D7633">
        <w:t>5.15</w:t>
      </w:r>
      <w:r w:rsidR="00EB2A59">
        <w:fldChar w:fldCharType="end"/>
      </w:r>
      <w:r w:rsidR="00EB2A59">
        <w:t xml:space="preserve"> Thermal Commands</w:t>
      </w:r>
      <w:r>
        <w:t>. The larger connector is a 26-pin Shrunk Delta Ribbon (SDR) standard connector w</w:t>
      </w:r>
      <w:r w:rsidR="00AD3C09">
        <w:t>hich carries the Camera</w:t>
      </w:r>
      <w:r w:rsidR="00760795">
        <w:t xml:space="preserve"> </w:t>
      </w:r>
      <w:r w:rsidR="00AD3C09">
        <w:t>Link compatible video signal and LVDS serial communication (serial over Camera</w:t>
      </w:r>
      <w:r w:rsidR="00760795">
        <w:t xml:space="preserve"> </w:t>
      </w:r>
      <w:r w:rsidR="00AD3C09">
        <w:t>Link)</w:t>
      </w:r>
      <w:r w:rsidR="00626268">
        <w:t>, as deta</w:t>
      </w:r>
      <w:r w:rsidR="00D30BF2">
        <w:t>iled in S</w:t>
      </w:r>
      <w:r w:rsidR="00626268">
        <w:t xml:space="preserve">ection </w:t>
      </w:r>
      <w:r w:rsidR="00D30BF2">
        <w:fldChar w:fldCharType="begin"/>
      </w:r>
      <w:r w:rsidR="00D30BF2">
        <w:instrText xml:space="preserve"> REF _Ref436655629 \r \h </w:instrText>
      </w:r>
      <w:r w:rsidR="00D30BF2">
        <w:fldChar w:fldCharType="separate"/>
      </w:r>
      <w:r w:rsidR="000D7633">
        <w:t>2.1.4</w:t>
      </w:r>
      <w:r w:rsidR="00D30BF2">
        <w:fldChar w:fldCharType="end"/>
      </w:r>
      <w:r w:rsidR="00AD3C09">
        <w:t xml:space="preserve">. The smaller 14 pin SDR standard connector </w:t>
      </w:r>
      <w:r w:rsidR="00626268">
        <w:t xml:space="preserve">carries power, trigger, and sync, which are fully detailed in </w:t>
      </w:r>
      <w:r w:rsidR="00D30BF2">
        <w:t>S</w:t>
      </w:r>
      <w:r w:rsidR="00626268">
        <w:t xml:space="preserve">ection </w:t>
      </w:r>
      <w:r w:rsidR="00D30BF2">
        <w:fldChar w:fldCharType="begin"/>
      </w:r>
      <w:r w:rsidR="00D30BF2">
        <w:instrText xml:space="preserve"> REF _Ref436214318 \r \h </w:instrText>
      </w:r>
      <w:r w:rsidR="00D30BF2">
        <w:fldChar w:fldCharType="separate"/>
      </w:r>
      <w:r w:rsidR="000D7633">
        <w:t>2.1.3</w:t>
      </w:r>
      <w:r w:rsidR="00D30BF2">
        <w:fldChar w:fldCharType="end"/>
      </w:r>
      <w:r w:rsidR="00626268">
        <w:t>.</w:t>
      </w:r>
    </w:p>
    <w:p w:rsidR="00626268" w:rsidRDefault="00626268" w:rsidP="000C5EFC">
      <w:pPr>
        <w:pStyle w:val="listlevel3"/>
      </w:pPr>
      <w:bookmarkStart w:id="185" w:name="_Ref436226280"/>
      <w:bookmarkStart w:id="186" w:name="_Toc440443430"/>
      <w:bookmarkStart w:id="187" w:name="_Toc440444078"/>
      <w:bookmarkStart w:id="188" w:name="_Toc440444481"/>
      <w:bookmarkStart w:id="189" w:name="_Toc459569250"/>
      <w:r>
        <w:t>Mechanical Mounts</w:t>
      </w:r>
      <w:bookmarkEnd w:id="185"/>
      <w:bookmarkEnd w:id="186"/>
      <w:bookmarkEnd w:id="187"/>
      <w:bookmarkEnd w:id="188"/>
      <w:bookmarkEnd w:id="189"/>
    </w:p>
    <w:p w:rsidR="009A7B9E" w:rsidRDefault="009A7B9E" w:rsidP="009A7B9E">
      <w:pPr>
        <w:rPr>
          <w:rFonts w:cs="Times New Roman"/>
        </w:rPr>
      </w:pPr>
      <w:bookmarkStart w:id="190" w:name="_Toc390791314"/>
      <w:bookmarkStart w:id="191" w:name="_Toc390791442"/>
      <w:bookmarkStart w:id="192" w:name="_Toc390791888"/>
      <w:bookmarkStart w:id="193" w:name="_Toc390792694"/>
      <w:r>
        <w:t>If mounting the camera, refer to the following dimensions:</w:t>
      </w:r>
      <w:bookmarkEnd w:id="190"/>
      <w:bookmarkEnd w:id="191"/>
      <w:bookmarkEnd w:id="192"/>
      <w:bookmarkEnd w:id="193"/>
      <w:r w:rsidRPr="009A7B9E">
        <w:rPr>
          <w:rFonts w:cs="Times New Roman"/>
        </w:rPr>
        <w:t xml:space="preserve"> </w:t>
      </w:r>
    </w:p>
    <w:tbl>
      <w:tblPr>
        <w:tblStyle w:val="TableGrid"/>
        <w:tblW w:w="0" w:type="auto"/>
        <w:tblLook w:val="04A0" w:firstRow="1" w:lastRow="0" w:firstColumn="1" w:lastColumn="0" w:noHBand="0" w:noVBand="1"/>
      </w:tblPr>
      <w:tblGrid>
        <w:gridCol w:w="3366"/>
        <w:gridCol w:w="3267"/>
        <w:gridCol w:w="2943"/>
      </w:tblGrid>
      <w:tr w:rsidR="00626268" w:rsidTr="000C5EFC">
        <w:tc>
          <w:tcPr>
            <w:tcW w:w="3366" w:type="dxa"/>
            <w:tcBorders>
              <w:bottom w:val="single" w:sz="4" w:space="0" w:color="auto"/>
            </w:tcBorders>
          </w:tcPr>
          <w:p w:rsidR="00626268" w:rsidRDefault="00626268" w:rsidP="009A7B9E">
            <w:pPr>
              <w:rPr>
                <w:rFonts w:cs="Times New Roman"/>
              </w:rPr>
            </w:pPr>
            <w:r>
              <w:rPr>
                <w:rFonts w:cs="Times New Roman"/>
              </w:rPr>
              <w:t>Dimensions (W x H x D)</w:t>
            </w:r>
            <w:r w:rsidR="00151FD0">
              <w:rPr>
                <w:rFonts w:cs="Times New Roman"/>
              </w:rPr>
              <w:br/>
            </w:r>
            <w:r>
              <w:rPr>
                <w:rFonts w:cs="Times New Roman"/>
              </w:rPr>
              <w:t>excluding connectors and lens</w:t>
            </w:r>
          </w:p>
        </w:tc>
        <w:tc>
          <w:tcPr>
            <w:tcW w:w="3267" w:type="dxa"/>
          </w:tcPr>
          <w:p w:rsidR="00626268" w:rsidRDefault="00626268" w:rsidP="009A7B9E">
            <w:pPr>
              <w:rPr>
                <w:rFonts w:cs="Times New Roman"/>
              </w:rPr>
            </w:pPr>
            <w:r>
              <w:rPr>
                <w:rFonts w:cs="Times New Roman"/>
              </w:rPr>
              <w:t>Enclosed</w:t>
            </w:r>
            <w:r w:rsidR="00151FD0">
              <w:rPr>
                <w:rFonts w:cs="Times New Roman"/>
              </w:rPr>
              <w:t>/OEM</w:t>
            </w:r>
          </w:p>
        </w:tc>
        <w:tc>
          <w:tcPr>
            <w:tcW w:w="2943" w:type="dxa"/>
          </w:tcPr>
          <w:p w:rsidR="00626268" w:rsidRDefault="00626268" w:rsidP="009A7B9E">
            <w:pPr>
              <w:rPr>
                <w:rFonts w:cs="Times New Roman"/>
              </w:rPr>
            </w:pPr>
            <w:r>
              <w:rPr>
                <w:rFonts w:cs="Times New Roman"/>
              </w:rPr>
              <w:t>1.25”W x 1.25”H x 1.10”D</w:t>
            </w:r>
          </w:p>
          <w:p w:rsidR="00626268" w:rsidRDefault="00626268" w:rsidP="009A7B9E">
            <w:pPr>
              <w:rPr>
                <w:rFonts w:cs="Times New Roman"/>
              </w:rPr>
            </w:pPr>
            <w:r>
              <w:rPr>
                <w:rFonts w:cs="Times New Roman"/>
              </w:rPr>
              <w:t>31.8W x 31.8H x 28D mm</w:t>
            </w:r>
          </w:p>
        </w:tc>
      </w:tr>
      <w:tr w:rsidR="00626268" w:rsidTr="000C5EFC">
        <w:tc>
          <w:tcPr>
            <w:tcW w:w="3366" w:type="dxa"/>
            <w:tcBorders>
              <w:top w:val="single" w:sz="4" w:space="0" w:color="auto"/>
              <w:bottom w:val="nil"/>
            </w:tcBorders>
          </w:tcPr>
          <w:p w:rsidR="00626268" w:rsidRDefault="00151FD0" w:rsidP="009A7B9E">
            <w:pPr>
              <w:rPr>
                <w:rFonts w:cs="Times New Roman"/>
              </w:rPr>
            </w:pPr>
            <w:r>
              <w:rPr>
                <w:rFonts w:cs="Times New Roman"/>
              </w:rPr>
              <w:t>Weight</w:t>
            </w:r>
          </w:p>
        </w:tc>
        <w:tc>
          <w:tcPr>
            <w:tcW w:w="3267" w:type="dxa"/>
          </w:tcPr>
          <w:p w:rsidR="00626268" w:rsidRDefault="00151FD0" w:rsidP="009A7B9E">
            <w:pPr>
              <w:rPr>
                <w:rFonts w:cs="Times New Roman"/>
              </w:rPr>
            </w:pPr>
            <w:r>
              <w:rPr>
                <w:rFonts w:cs="Times New Roman"/>
              </w:rPr>
              <w:t>Enclosed</w:t>
            </w:r>
          </w:p>
        </w:tc>
        <w:tc>
          <w:tcPr>
            <w:tcW w:w="2943" w:type="dxa"/>
          </w:tcPr>
          <w:p w:rsidR="00626268" w:rsidRDefault="00151FD0" w:rsidP="009A7B9E">
            <w:pPr>
              <w:rPr>
                <w:rFonts w:cs="Times New Roman"/>
              </w:rPr>
            </w:pPr>
            <w:r>
              <w:rPr>
                <w:rFonts w:cs="Times New Roman"/>
              </w:rPr>
              <w:t>≤50 g</w:t>
            </w:r>
          </w:p>
        </w:tc>
      </w:tr>
      <w:tr w:rsidR="00626268" w:rsidTr="000C5EFC">
        <w:tc>
          <w:tcPr>
            <w:tcW w:w="3366" w:type="dxa"/>
            <w:tcBorders>
              <w:top w:val="nil"/>
            </w:tcBorders>
          </w:tcPr>
          <w:p w:rsidR="00626268" w:rsidRDefault="00626268" w:rsidP="009A7B9E">
            <w:pPr>
              <w:rPr>
                <w:rFonts w:cs="Times New Roman"/>
              </w:rPr>
            </w:pPr>
          </w:p>
        </w:tc>
        <w:tc>
          <w:tcPr>
            <w:tcW w:w="3267" w:type="dxa"/>
          </w:tcPr>
          <w:p w:rsidR="00626268" w:rsidRDefault="00151FD0" w:rsidP="009A7B9E">
            <w:pPr>
              <w:rPr>
                <w:rFonts w:cs="Times New Roman"/>
              </w:rPr>
            </w:pPr>
            <w:r>
              <w:rPr>
                <w:rFonts w:cs="Times New Roman"/>
              </w:rPr>
              <w:t>OEM</w:t>
            </w:r>
          </w:p>
        </w:tc>
        <w:tc>
          <w:tcPr>
            <w:tcW w:w="2943" w:type="dxa"/>
          </w:tcPr>
          <w:p w:rsidR="00626268" w:rsidRDefault="00151FD0" w:rsidP="009A7B9E">
            <w:pPr>
              <w:rPr>
                <w:rFonts w:cs="Times New Roman"/>
              </w:rPr>
            </w:pPr>
            <w:r>
              <w:rPr>
                <w:rFonts w:cs="Times New Roman"/>
              </w:rPr>
              <w:t>≤45 g</w:t>
            </w:r>
          </w:p>
        </w:tc>
      </w:tr>
    </w:tbl>
    <w:p w:rsidR="00151FD0" w:rsidRDefault="00151FD0" w:rsidP="009A7B9E">
      <w:pPr>
        <w:rPr>
          <w:rFonts w:cs="Times New Roman"/>
        </w:rPr>
      </w:pPr>
    </w:p>
    <w:p w:rsidR="00185E19" w:rsidRPr="000C5EFC" w:rsidRDefault="00185E19" w:rsidP="000C5EFC">
      <w:pPr>
        <w:ind w:left="720"/>
        <w:rPr>
          <w:rFonts w:cs="Times New Roman"/>
          <w:b/>
        </w:rPr>
      </w:pPr>
      <w:r>
        <w:rPr>
          <w:rFonts w:cs="Times New Roman"/>
          <w:b/>
        </w:rPr>
        <w:t>Mount the camera with the 4-40 tapped mounting holes located on the top, bottom, left, or right side of the camera.</w:t>
      </w:r>
    </w:p>
    <w:p w:rsidR="009A7B9E" w:rsidRPr="00581CAA" w:rsidRDefault="009A7B9E" w:rsidP="009A7B9E">
      <w:pPr>
        <w:rPr>
          <w:rFonts w:cs="Times New Roman"/>
        </w:rPr>
      </w:pPr>
      <w:r w:rsidRPr="00581CAA">
        <w:rPr>
          <w:rFonts w:cs="Times New Roman"/>
        </w:rPr>
        <w:t>A</w:t>
      </w:r>
      <w:r w:rsidR="004A3C73">
        <w:rPr>
          <w:rFonts w:cs="Times New Roman"/>
        </w:rPr>
        <w:t>dditional dimensions are provided in the</w:t>
      </w:r>
      <w:r w:rsidRPr="00581CAA">
        <w:rPr>
          <w:rFonts w:cs="Times New Roman"/>
        </w:rPr>
        <w:t xml:space="preserve"> mechanical drawing</w:t>
      </w:r>
      <w:r w:rsidR="004A3C73">
        <w:rPr>
          <w:rFonts w:cs="Times New Roman"/>
        </w:rPr>
        <w:t>s</w:t>
      </w:r>
      <w:r w:rsidRPr="00581CAA">
        <w:rPr>
          <w:rFonts w:cs="Times New Roman"/>
        </w:rPr>
        <w:t xml:space="preserve"> below</w:t>
      </w:r>
      <w:r w:rsidR="004A3C73">
        <w:rPr>
          <w:rFonts w:cs="Times New Roman"/>
        </w:rPr>
        <w:t xml:space="preserve"> (</w:t>
      </w:r>
      <w:r w:rsidR="002A4131">
        <w:rPr>
          <w:rFonts w:cs="Times New Roman"/>
        </w:rPr>
        <w:fldChar w:fldCharType="begin"/>
      </w:r>
      <w:r w:rsidR="002A4131">
        <w:rPr>
          <w:rFonts w:cs="Times New Roman"/>
        </w:rPr>
        <w:instrText xml:space="preserve"> REF _Ref436639841 \h </w:instrText>
      </w:r>
      <w:r w:rsidR="002A4131">
        <w:rPr>
          <w:rFonts w:cs="Times New Roman"/>
        </w:rPr>
      </w:r>
      <w:r w:rsidR="002A4131">
        <w:rPr>
          <w:rFonts w:cs="Times New Roman"/>
        </w:rPr>
        <w:fldChar w:fldCharType="separate"/>
      </w:r>
      <w:r w:rsidR="000D7633">
        <w:t xml:space="preserve">Figure </w:t>
      </w:r>
      <w:r w:rsidR="000D7633">
        <w:rPr>
          <w:noProof/>
        </w:rPr>
        <w:t>1</w:t>
      </w:r>
      <w:r w:rsidR="002A4131">
        <w:rPr>
          <w:rFonts w:cs="Times New Roman"/>
        </w:rPr>
        <w:fldChar w:fldCharType="end"/>
      </w:r>
      <w:r w:rsidR="002A4131">
        <w:rPr>
          <w:rFonts w:cs="Times New Roman"/>
        </w:rPr>
        <w:t xml:space="preserve"> and </w:t>
      </w:r>
      <w:r w:rsidR="002A4131">
        <w:rPr>
          <w:rFonts w:cs="Times New Roman"/>
        </w:rPr>
        <w:fldChar w:fldCharType="begin"/>
      </w:r>
      <w:r w:rsidR="002A4131">
        <w:rPr>
          <w:rFonts w:cs="Times New Roman"/>
        </w:rPr>
        <w:instrText xml:space="preserve"> REF _Ref436639847 \h </w:instrText>
      </w:r>
      <w:r w:rsidR="002A4131">
        <w:rPr>
          <w:rFonts w:cs="Times New Roman"/>
        </w:rPr>
      </w:r>
      <w:r w:rsidR="002A4131">
        <w:rPr>
          <w:rFonts w:cs="Times New Roman"/>
        </w:rPr>
        <w:fldChar w:fldCharType="separate"/>
      </w:r>
      <w:r w:rsidR="000D7633">
        <w:t xml:space="preserve">Figure </w:t>
      </w:r>
      <w:r w:rsidR="000D7633">
        <w:rPr>
          <w:noProof/>
        </w:rPr>
        <w:t>2</w:t>
      </w:r>
      <w:r w:rsidR="002A4131">
        <w:rPr>
          <w:rFonts w:cs="Times New Roman"/>
        </w:rPr>
        <w:fldChar w:fldCharType="end"/>
      </w:r>
      <w:r w:rsidR="002A4131">
        <w:rPr>
          <w:rFonts w:cs="Times New Roman"/>
        </w:rPr>
        <w:t>)</w:t>
      </w:r>
      <w:r w:rsidRPr="00581CAA">
        <w:rPr>
          <w:rFonts w:cs="Times New Roman"/>
        </w:rPr>
        <w:t>.</w:t>
      </w:r>
    </w:p>
    <w:p w:rsidR="0056239E" w:rsidRDefault="00CC79E8" w:rsidP="0056239E">
      <w:pPr>
        <w:keepNext/>
      </w:pPr>
      <w:r>
        <w:rPr>
          <w:b/>
          <w:noProof/>
        </w:rPr>
        <w:lastRenderedPageBreak/>
        <w:drawing>
          <wp:inline distT="0" distB="0" distL="0" distR="0" wp14:anchorId="4834E850" wp14:editId="30C123B3">
            <wp:extent cx="7455048" cy="5760719"/>
            <wp:effectExtent l="9207" t="0" r="2858" b="285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2C64.tmp"/>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455048" cy="5760719"/>
                    </a:xfrm>
                    <a:prstGeom prst="rect">
                      <a:avLst/>
                    </a:prstGeom>
                  </pic:spPr>
                </pic:pic>
              </a:graphicData>
            </a:graphic>
          </wp:inline>
        </w:drawing>
      </w:r>
    </w:p>
    <w:p w:rsidR="00411AA0" w:rsidRDefault="0056239E" w:rsidP="0056239E">
      <w:pPr>
        <w:pStyle w:val="Caption"/>
      </w:pPr>
      <w:bookmarkStart w:id="194" w:name="_Ref436639841"/>
      <w:r>
        <w:t xml:space="preserve">Figure </w:t>
      </w:r>
      <w:fldSimple w:instr=" SEQ Figure \* ARABIC ">
        <w:r w:rsidR="000D7633">
          <w:rPr>
            <w:noProof/>
          </w:rPr>
          <w:t>1</w:t>
        </w:r>
      </w:fldSimple>
      <w:bookmarkEnd w:id="194"/>
      <w:r>
        <w:t>. M</w:t>
      </w:r>
      <w:r w:rsidRPr="00C51721">
        <w:t>echanical drawing of</w:t>
      </w:r>
      <w:r>
        <w:t xml:space="preserve"> enclosed</w:t>
      </w:r>
      <w:r w:rsidRPr="00C51721">
        <w:t xml:space="preserve"> </w:t>
      </w:r>
      <w:r w:rsidR="00D270CC">
        <w:t>CSX</w:t>
      </w:r>
      <w:r w:rsidRPr="00C51721">
        <w:t>.</w:t>
      </w:r>
    </w:p>
    <w:p w:rsidR="0056239E" w:rsidRDefault="006C2EFC" w:rsidP="000C5EFC">
      <w:pPr>
        <w:keepNext/>
      </w:pPr>
      <w:r>
        <w:rPr>
          <w:b/>
          <w:noProof/>
        </w:rPr>
        <w:lastRenderedPageBreak/>
        <w:drawing>
          <wp:inline distT="0" distB="0" distL="0" distR="0" wp14:anchorId="7C836450" wp14:editId="57AC4C8B">
            <wp:extent cx="7538529" cy="5825226"/>
            <wp:effectExtent l="0" t="635"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536.tmp"/>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538529" cy="5825226"/>
                    </a:xfrm>
                    <a:prstGeom prst="rect">
                      <a:avLst/>
                    </a:prstGeom>
                  </pic:spPr>
                </pic:pic>
              </a:graphicData>
            </a:graphic>
          </wp:inline>
        </w:drawing>
      </w:r>
    </w:p>
    <w:p w:rsidR="00CC79E8" w:rsidRDefault="0056239E" w:rsidP="000C5EFC">
      <w:pPr>
        <w:pStyle w:val="Caption"/>
      </w:pPr>
      <w:bookmarkStart w:id="195" w:name="_Ref436639847"/>
      <w:r>
        <w:t xml:space="preserve">Figure </w:t>
      </w:r>
      <w:fldSimple w:instr=" SEQ Figure \* ARABIC ">
        <w:r w:rsidR="000D7633">
          <w:rPr>
            <w:noProof/>
          </w:rPr>
          <w:t>2</w:t>
        </w:r>
      </w:fldSimple>
      <w:bookmarkEnd w:id="195"/>
      <w:r>
        <w:t>. M</w:t>
      </w:r>
      <w:r w:rsidRPr="004F7B66">
        <w:t xml:space="preserve">echanical drawing of </w:t>
      </w:r>
      <w:r>
        <w:t xml:space="preserve">OEM </w:t>
      </w:r>
      <w:r w:rsidR="00D270CC">
        <w:t>CSX</w:t>
      </w:r>
      <w:r w:rsidR="00025341">
        <w:t>.</w:t>
      </w:r>
    </w:p>
    <w:p w:rsidR="00DF29D0" w:rsidRDefault="00DF29D0" w:rsidP="005D4DFF">
      <w:pPr>
        <w:keepNext/>
      </w:pPr>
      <w:r>
        <w:rPr>
          <w:noProof/>
        </w:rPr>
        <w:lastRenderedPageBreak/>
        <w:drawing>
          <wp:inline distT="0" distB="0" distL="0" distR="0" wp14:anchorId="08015787" wp14:editId="36878027">
            <wp:extent cx="7839537" cy="6035040"/>
            <wp:effectExtent l="666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4-1.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839537" cy="6035040"/>
                    </a:xfrm>
                    <a:prstGeom prst="rect">
                      <a:avLst/>
                    </a:prstGeom>
                  </pic:spPr>
                </pic:pic>
              </a:graphicData>
            </a:graphic>
          </wp:inline>
        </w:drawing>
      </w:r>
    </w:p>
    <w:p w:rsidR="00CC79E8" w:rsidRDefault="00DF29D0" w:rsidP="005D4DFF">
      <w:pPr>
        <w:pStyle w:val="Caption"/>
      </w:pPr>
      <w:r>
        <w:t xml:space="preserve">Figure </w:t>
      </w:r>
      <w:fldSimple w:instr=" SEQ Figure \* ARABIC ">
        <w:r w:rsidR="000D7633">
          <w:rPr>
            <w:noProof/>
          </w:rPr>
          <w:t>3</w:t>
        </w:r>
      </w:fldSimple>
      <w:r>
        <w:t>. M</w:t>
      </w:r>
      <w:r w:rsidRPr="004F7B66">
        <w:t xml:space="preserve">echanical drawing of </w:t>
      </w:r>
      <w:r>
        <w:t>OEM CSX with optional ST4 board-to-board connector.</w:t>
      </w:r>
      <w:bookmarkStart w:id="196" w:name="_Toc390791315"/>
      <w:bookmarkStart w:id="197" w:name="_Toc390791443"/>
      <w:bookmarkStart w:id="198" w:name="_Toc390791889"/>
      <w:bookmarkStart w:id="199" w:name="_Toc390792695"/>
    </w:p>
    <w:p w:rsidR="00CC79E8" w:rsidRDefault="00E64032" w:rsidP="00151FD0">
      <w:pPr>
        <w:pStyle w:val="listlevel3"/>
      </w:pPr>
      <w:bookmarkStart w:id="200" w:name="_Ref436226314"/>
      <w:bookmarkStart w:id="201" w:name="_Toc440443431"/>
      <w:bookmarkStart w:id="202" w:name="_Toc440444079"/>
      <w:bookmarkStart w:id="203" w:name="_Toc440444482"/>
      <w:bookmarkStart w:id="204" w:name="_Toc459569251"/>
      <w:r>
        <w:lastRenderedPageBreak/>
        <w:t>Optical Mount and Other Optical Considerations</w:t>
      </w:r>
      <w:bookmarkEnd w:id="200"/>
      <w:bookmarkEnd w:id="201"/>
      <w:bookmarkEnd w:id="202"/>
      <w:bookmarkEnd w:id="203"/>
      <w:bookmarkEnd w:id="204"/>
    </w:p>
    <w:p w:rsidR="00151FD0" w:rsidRDefault="00151FD0" w:rsidP="000C5EFC">
      <w:r>
        <w:t xml:space="preserve">The lens mount is a 1-inch hole with 32 threads/inch, which adheres to the C-mount standard 1-32 UN 2A. However, the camera back focal distance (flange to FPA) is not C-mount compliant and requires the included C-mount spacer to match the C-mount standard. This hybrid mounting plate design permits adapting the camera to a variety of standard lens mount formats, especially those with short back focal </w:t>
      </w:r>
      <w:r w:rsidRPr="00151FD0">
        <w:t xml:space="preserve">distances. </w:t>
      </w:r>
    </w:p>
    <w:p w:rsidR="00603DCB" w:rsidRPr="00411AA0" w:rsidRDefault="00603DCB" w:rsidP="000C5EFC">
      <w:pPr>
        <w:ind w:left="720"/>
      </w:pPr>
      <w:r>
        <w:rPr>
          <w:b/>
        </w:rPr>
        <w:t>Screw the lens into the lens mount. If using a SUI supplied SOLO lens, no spacer is needed. Other lenses require the C-mount spacer between the lens and the camera lens mount.</w:t>
      </w:r>
    </w:p>
    <w:p w:rsidR="00E64032" w:rsidRDefault="00E64032" w:rsidP="000C5EFC">
      <w:r>
        <w:t xml:space="preserve">The C-mount standard back focal distance is 0.69 inch / 17.5mm. </w:t>
      </w:r>
      <w:r w:rsidR="00ED0821">
        <w:t xml:space="preserve">The </w:t>
      </w:r>
      <w:r>
        <w:t xml:space="preserve">camera </w:t>
      </w:r>
      <w:r w:rsidR="00ED0821">
        <w:t xml:space="preserve">back focal distance is shown in </w:t>
      </w:r>
      <w:r w:rsidR="002A4131">
        <w:fldChar w:fldCharType="begin"/>
      </w:r>
      <w:r w:rsidR="002A4131">
        <w:instrText xml:space="preserve"> REF _Ref436639841 \h </w:instrText>
      </w:r>
      <w:r w:rsidR="002A4131">
        <w:fldChar w:fldCharType="separate"/>
      </w:r>
      <w:r w:rsidR="000D7633">
        <w:t xml:space="preserve">Figure </w:t>
      </w:r>
      <w:r w:rsidR="000D7633">
        <w:rPr>
          <w:noProof/>
        </w:rPr>
        <w:t>1</w:t>
      </w:r>
      <w:r w:rsidR="002A4131">
        <w:fldChar w:fldCharType="end"/>
      </w:r>
      <w:r w:rsidR="002A4131">
        <w:t xml:space="preserve"> and </w:t>
      </w:r>
      <w:r w:rsidR="002A4131">
        <w:fldChar w:fldCharType="begin"/>
      </w:r>
      <w:r w:rsidR="002A4131">
        <w:instrText xml:space="preserve"> REF _Ref436639847 \h </w:instrText>
      </w:r>
      <w:r w:rsidR="002A4131">
        <w:fldChar w:fldCharType="separate"/>
      </w:r>
      <w:r w:rsidR="000D7633">
        <w:t xml:space="preserve">Figure </w:t>
      </w:r>
      <w:r w:rsidR="000D7633">
        <w:rPr>
          <w:noProof/>
        </w:rPr>
        <w:t>2</w:t>
      </w:r>
      <w:r w:rsidR="002A4131">
        <w:fldChar w:fldCharType="end"/>
      </w:r>
      <w:r w:rsidR="002A4131">
        <w:t xml:space="preserve"> </w:t>
      </w:r>
      <w:r w:rsidR="00ED0821">
        <w:t>as dimension E and is dependent on the spectral response</w:t>
      </w:r>
      <w:r>
        <w:t xml:space="preserve"> of the camera. The back focal distance dimension for SWIR-only cameras is listed in the middle column labeled “C”</w:t>
      </w:r>
      <w:del w:id="205" w:author="Dvonch, Curt               UTAS" w:date="2018-08-30T12:35:00Z">
        <w:r w:rsidDel="005878DE">
          <w:delText xml:space="preserve"> and the back focal distance dimension for NIR/VIS cameras is listed in the column labeled “C VIS/NIR”</w:delText>
        </w:r>
      </w:del>
      <w:r>
        <w:t>.</w:t>
      </w:r>
    </w:p>
    <w:p w:rsidR="00E64032" w:rsidRDefault="00E64032" w:rsidP="000C5EFC">
      <w:r>
        <w:t xml:space="preserve">The optical image plane (dimension C on </w:t>
      </w:r>
      <w:r w:rsidR="002A4131">
        <w:fldChar w:fldCharType="begin"/>
      </w:r>
      <w:r w:rsidR="002A4131">
        <w:instrText xml:space="preserve"> REF _Ref436639841 \h </w:instrText>
      </w:r>
      <w:r w:rsidR="002A4131">
        <w:fldChar w:fldCharType="separate"/>
      </w:r>
      <w:r w:rsidR="000D7633">
        <w:t xml:space="preserve">Figure </w:t>
      </w:r>
      <w:r w:rsidR="000D7633">
        <w:rPr>
          <w:noProof/>
        </w:rPr>
        <w:t>1</w:t>
      </w:r>
      <w:r w:rsidR="002A4131">
        <w:fldChar w:fldCharType="end"/>
      </w:r>
      <w:r w:rsidR="002A4131">
        <w:t xml:space="preserve"> and </w:t>
      </w:r>
      <w:r w:rsidR="002A4131">
        <w:fldChar w:fldCharType="begin"/>
      </w:r>
      <w:r w:rsidR="002A4131">
        <w:instrText xml:space="preserve"> REF _Ref436639847 \h </w:instrText>
      </w:r>
      <w:r w:rsidR="002A4131">
        <w:fldChar w:fldCharType="separate"/>
      </w:r>
      <w:r w:rsidR="000D7633">
        <w:t xml:space="preserve">Figure </w:t>
      </w:r>
      <w:r w:rsidR="000D7633">
        <w:rPr>
          <w:noProof/>
        </w:rPr>
        <w:t>2</w:t>
      </w:r>
      <w:r w:rsidR="002A4131">
        <w:fldChar w:fldCharType="end"/>
      </w:r>
      <w:r>
        <w:t>) takes the index of refraction at 1550nm and thickness of the sapphire window and InP layer into account.</w:t>
      </w:r>
    </w:p>
    <w:p w:rsidR="005847FF" w:rsidRDefault="005847FF" w:rsidP="000C5EFC">
      <w:r>
        <w:t xml:space="preserve">The spectral response of the CSX camera is broad and beyond the range for which visible consumer and commercial lenses have been designed. The use of SWIR-optimized lenses is strongly recommended. Contact Sensors Unlimited, Inc. for lens options and recommendations. Commercially available visible (non-SWIR optimized) optics are suitable for some SWIR imaging applications, particularly in bright lighting conditions. </w:t>
      </w:r>
    </w:p>
    <w:p w:rsidR="00D5387C" w:rsidRDefault="005847FF" w:rsidP="000C5EFC">
      <w:r>
        <w:t xml:space="preserve">In cases where a visible lens is used, it should be noted that the lens focus markings will be mis-calibrated due to the wavelength dependence of the refraction properties of the glass. Additionally, the CSX camera does not include controls for auto iris or auto focus. Auto iris lenses that permit manual control of the aperture in “stop-down aperture” or “depth of field” preview mode may be adapted to work with the CSX camera. </w:t>
      </w:r>
    </w:p>
    <w:p w:rsidR="00882510" w:rsidRPr="00581CAA" w:rsidRDefault="005847FF" w:rsidP="00882510">
      <w:pPr>
        <w:rPr>
          <w:rFonts w:cs="Times New Roman"/>
        </w:rPr>
      </w:pPr>
      <w:r>
        <w:t>Some lenses default their default iris position to full open</w:t>
      </w:r>
      <w:r w:rsidR="00D5387C">
        <w:t xml:space="preserve">. </w:t>
      </w:r>
      <w:bookmarkEnd w:id="196"/>
      <w:bookmarkEnd w:id="197"/>
      <w:bookmarkEnd w:id="198"/>
      <w:bookmarkEnd w:id="199"/>
      <w:r w:rsidR="00882510" w:rsidRPr="00581CAA">
        <w:rPr>
          <w:rFonts w:cs="Times New Roman"/>
        </w:rPr>
        <w:t>If the lens does not default to full aperture, locate and disable the mechanical metering lever that controls the aperture via a stop or other mechanical means to hold the lever in a desired f/stop position.</w:t>
      </w:r>
    </w:p>
    <w:p w:rsidR="00812358" w:rsidRPr="00151FD0" w:rsidRDefault="00882510" w:rsidP="000C5EFC">
      <w:r>
        <w:t>If necessary, contact Sensors Unlimited, Inc. for lens options and recommendations.</w:t>
      </w:r>
    </w:p>
    <w:p w:rsidR="00847D70" w:rsidRDefault="00847D70" w:rsidP="00847D70">
      <w:pPr>
        <w:pStyle w:val="listlevel3"/>
      </w:pPr>
      <w:bookmarkStart w:id="206" w:name="_Ref436214318"/>
      <w:bookmarkStart w:id="207" w:name="_Toc440443432"/>
      <w:bookmarkStart w:id="208" w:name="_Toc440444080"/>
      <w:bookmarkStart w:id="209" w:name="_Toc440444483"/>
      <w:bookmarkStart w:id="210" w:name="_Toc459569252"/>
      <w:bookmarkStart w:id="211" w:name="_Toc390791316"/>
      <w:bookmarkStart w:id="212" w:name="_Toc390791444"/>
      <w:bookmarkStart w:id="213" w:name="_Toc390791890"/>
      <w:bookmarkStart w:id="214" w:name="_Toc390792696"/>
      <w:r>
        <w:t>Power</w:t>
      </w:r>
      <w:r w:rsidR="00BF588B">
        <w:t>, Trigger, and Sync</w:t>
      </w:r>
      <w:r>
        <w:t xml:space="preserve"> Interface</w:t>
      </w:r>
      <w:bookmarkEnd w:id="206"/>
      <w:bookmarkEnd w:id="207"/>
      <w:bookmarkEnd w:id="208"/>
      <w:bookmarkEnd w:id="209"/>
      <w:bookmarkEnd w:id="210"/>
    </w:p>
    <w:p w:rsidR="00847D70" w:rsidRDefault="00847D70" w:rsidP="00847D70">
      <w:r w:rsidRPr="00581CAA">
        <w:t xml:space="preserve">The CSX requires </w:t>
      </w:r>
      <w:r>
        <w:t xml:space="preserve">an </w:t>
      </w:r>
      <w:r w:rsidRPr="00581CAA">
        <w:t>adapter cable to mate the power</w:t>
      </w:r>
      <w:r>
        <w:t xml:space="preserve">, </w:t>
      </w:r>
      <w:r w:rsidRPr="00581CAA">
        <w:t>trigger</w:t>
      </w:r>
      <w:r>
        <w:t>, and sync</w:t>
      </w:r>
      <w:r w:rsidRPr="00581CAA">
        <w:t xml:space="preserve"> connectors to the chassis. Attach the supplied </w:t>
      </w:r>
      <w:r>
        <w:t xml:space="preserve">Power, Sync, Trigger </w:t>
      </w:r>
      <w:r w:rsidRPr="00581CAA">
        <w:t xml:space="preserve">cable </w:t>
      </w:r>
      <w:r>
        <w:t xml:space="preserve">(PN 8030-0020) </w:t>
      </w:r>
      <w:r w:rsidRPr="00581CAA">
        <w:t>to the camera chassis POWER/AUX connection</w:t>
      </w:r>
      <w:r>
        <w:t xml:space="preserve"> by following these steps:</w:t>
      </w:r>
      <w:r w:rsidRPr="00581CAA">
        <w:t xml:space="preserve"> </w:t>
      </w:r>
    </w:p>
    <w:p w:rsidR="00847D70" w:rsidRDefault="00847D70" w:rsidP="00847D70">
      <w:pPr>
        <w:pStyle w:val="listlevel4"/>
        <w:numPr>
          <w:ilvl w:val="0"/>
          <w:numId w:val="0"/>
        </w:numPr>
        <w:ind w:left="720"/>
        <w:rPr>
          <w:b/>
        </w:rPr>
      </w:pPr>
      <w:r>
        <w:rPr>
          <w:b/>
        </w:rPr>
        <w:t>WITH ALL COMPONENTS DEENERGIZED: C</w:t>
      </w:r>
      <w:r w:rsidRPr="00CC514E">
        <w:rPr>
          <w:b/>
        </w:rPr>
        <w:t>onnect the provided 14 pin SDR Power, Sync, Trigger cable (PN 8030-0020) to the camera, inserting the connector until it is fully seated and the shell is parallel to the mating panel surface. Snug (do not overtighten) the cable retention screws.</w:t>
      </w:r>
      <w:r>
        <w:rPr>
          <w:b/>
        </w:rPr>
        <w:t xml:space="preserve"> Do not make or break this connection while power is being supplied.</w:t>
      </w:r>
    </w:p>
    <w:p w:rsidR="002A4131" w:rsidRDefault="002A4131" w:rsidP="000C5EFC">
      <w:pPr>
        <w:pStyle w:val="listlevel4"/>
        <w:keepNext/>
        <w:numPr>
          <w:ilvl w:val="0"/>
          <w:numId w:val="0"/>
        </w:numPr>
        <w:jc w:val="center"/>
      </w:pPr>
      <w:r>
        <w:rPr>
          <w:noProof/>
        </w:rPr>
        <w:lastRenderedPageBreak/>
        <w:drawing>
          <wp:inline distT="0" distB="0" distL="0" distR="0" wp14:anchorId="074C3528" wp14:editId="11A002F8">
            <wp:extent cx="1838325" cy="1952625"/>
            <wp:effectExtent l="19050" t="19050" r="28575" b="285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38325" cy="1952625"/>
                    </a:xfrm>
                    <a:prstGeom prst="rect">
                      <a:avLst/>
                    </a:prstGeom>
                    <a:ln w="3175">
                      <a:solidFill>
                        <a:schemeClr val="tx1"/>
                      </a:solidFill>
                    </a:ln>
                  </pic:spPr>
                </pic:pic>
              </a:graphicData>
            </a:graphic>
          </wp:inline>
        </w:drawing>
      </w:r>
    </w:p>
    <w:p w:rsidR="002A4131" w:rsidRDefault="002A4131" w:rsidP="000C5EFC">
      <w:pPr>
        <w:pStyle w:val="Caption"/>
        <w:jc w:val="center"/>
      </w:pPr>
      <w:r>
        <w:t xml:space="preserve">Figure </w:t>
      </w:r>
      <w:fldSimple w:instr=" SEQ Figure \* ARABIC ">
        <w:r w:rsidR="000D7633">
          <w:rPr>
            <w:noProof/>
          </w:rPr>
          <w:t>4</w:t>
        </w:r>
      </w:fldSimple>
      <w:r>
        <w:t>. Hirose Power Connector Diagram</w:t>
      </w:r>
    </w:p>
    <w:p w:rsidR="00847D70" w:rsidRDefault="00847D70" w:rsidP="000C5EFC">
      <w:pPr>
        <w:pStyle w:val="listlevel4"/>
        <w:numPr>
          <w:ilvl w:val="0"/>
          <w:numId w:val="0"/>
        </w:numPr>
      </w:pPr>
      <w:r w:rsidRPr="00581CAA">
        <w:t xml:space="preserve">An AC adapter is provided with a cable that connects to the back panel of the camera via a supplied hybrid adapter cable. The adapter cable mates with </w:t>
      </w:r>
      <w:r w:rsidR="006E2038">
        <w:t>the connector labeled POWER/AUX</w:t>
      </w:r>
      <w:r w:rsidRPr="00581CAA">
        <w:t xml:space="preserve">, and provides a snap-fit connector of the Hirose HR10A-7P-4P(73) series on the fly end, as well as supplies SMA connectors for the Sync and Trigger logic connections. The mating Hirose connector is on the auto-selecting AC adapter which plugs into 100-240 VAC (47 Hz - 63 Hz) mains; international mains adapter blades are available. </w:t>
      </w:r>
    </w:p>
    <w:p w:rsidR="00180E2F" w:rsidRPr="00581CAA" w:rsidRDefault="00180E2F" w:rsidP="00180E2F">
      <w:pPr>
        <w:rPr>
          <w:rFonts w:cs="Times New Roman"/>
          <w:b/>
        </w:rPr>
      </w:pPr>
      <w:r w:rsidRPr="00581CAA">
        <w:rPr>
          <w:rFonts w:cs="Times New Roman"/>
        </w:rPr>
        <w:t>The Hirose connector provides + and - power across the 4 contacts</w:t>
      </w:r>
      <w:r>
        <w:rPr>
          <w:rFonts w:cs="Times New Roman"/>
        </w:rPr>
        <w:t>. P</w:t>
      </w:r>
      <w:r w:rsidRPr="00581CAA">
        <w:rPr>
          <w:rFonts w:cs="Times New Roman"/>
        </w:rPr>
        <w:t xml:space="preserve">ins 1 - 2 are DC + and pins 3-4 are DC -. DC- is isolated from ground by a protection resistor, capacitor, and ferrite slug, yet it is not forbidden to ground the negative supply (review this connection if unusual noise coupling is noticed). If you are wiring to this connector, a handy hint is that commercial connectors will emboss or otherwise label the pin numbers onto the connector to insure there is no confusion as to which side of the indexed connector you are viewing. </w:t>
      </w:r>
      <w:r w:rsidRPr="00581CAA">
        <w:rPr>
          <w:rFonts w:cs="Times New Roman"/>
          <w:b/>
        </w:rPr>
        <w:t xml:space="preserve">NOTE: Insure wiring polarity </w:t>
      </w:r>
      <w:r w:rsidR="00BF588B">
        <w:rPr>
          <w:rFonts w:cs="Times New Roman"/>
          <w:b/>
        </w:rPr>
        <w:t>is correct. Reversed connection</w:t>
      </w:r>
      <w:r w:rsidRPr="00581CAA">
        <w:rPr>
          <w:rFonts w:cs="Times New Roman"/>
          <w:b/>
        </w:rPr>
        <w:t xml:space="preserve"> </w:t>
      </w:r>
      <w:r w:rsidR="00BF588B">
        <w:rPr>
          <w:rFonts w:cs="Times New Roman"/>
          <w:b/>
        </w:rPr>
        <w:t>is</w:t>
      </w:r>
      <w:r w:rsidRPr="00581CAA">
        <w:rPr>
          <w:rFonts w:cs="Times New Roman"/>
          <w:b/>
        </w:rPr>
        <w:t xml:space="preserve"> </w:t>
      </w:r>
      <w:r w:rsidR="00BF588B">
        <w:rPr>
          <w:rFonts w:cs="Times New Roman"/>
          <w:b/>
        </w:rPr>
        <w:t>a</w:t>
      </w:r>
      <w:r w:rsidRPr="00581CAA">
        <w:rPr>
          <w:rFonts w:cs="Times New Roman"/>
          <w:b/>
        </w:rPr>
        <w:t xml:space="preserve"> common </w:t>
      </w:r>
      <w:r w:rsidR="00BF588B">
        <w:rPr>
          <w:rFonts w:cs="Times New Roman"/>
          <w:b/>
        </w:rPr>
        <w:t>cause of damage</w:t>
      </w:r>
      <w:r w:rsidRPr="00581CAA">
        <w:rPr>
          <w:rFonts w:cs="Times New Roman"/>
          <w:b/>
        </w:rPr>
        <w:t>.</w:t>
      </w:r>
    </w:p>
    <w:p w:rsidR="00847D70" w:rsidRDefault="00847D70" w:rsidP="00847D70">
      <w:pPr>
        <w:pStyle w:val="listlevel4"/>
        <w:numPr>
          <w:ilvl w:val="0"/>
          <w:numId w:val="0"/>
        </w:numPr>
        <w:ind w:left="720"/>
        <w:rPr>
          <w:b/>
        </w:rPr>
      </w:pPr>
      <w:r>
        <w:rPr>
          <w:b/>
        </w:rPr>
        <w:t>If the supplied AC adapter is being used, i</w:t>
      </w:r>
      <w:r w:rsidRPr="00CC514E">
        <w:rPr>
          <w:b/>
        </w:rPr>
        <w:t xml:space="preserve">nsert the power connector on the provided AC adapter (PN 8000-0726) into the camera power adapter cable until snap-locked. </w:t>
      </w:r>
      <w:r>
        <w:rPr>
          <w:b/>
        </w:rPr>
        <w:t>Do not make or break this connection while power is being supplied.</w:t>
      </w:r>
    </w:p>
    <w:p w:rsidR="00847D70" w:rsidRDefault="00847D70" w:rsidP="00847D70">
      <w:pPr>
        <w:pStyle w:val="listlevel4"/>
        <w:numPr>
          <w:ilvl w:val="0"/>
          <w:numId w:val="0"/>
        </w:numPr>
      </w:pPr>
      <w:r w:rsidRPr="00581CAA">
        <w:t>If the supplied AC adapter is not being used, test the power source for proper voltage, polarity, and pin connections before connecting the power cable to the camera. Do not exceed the voltage maximum or damage may occur. The power source used must conform to the power specifications with regard to maximum power and ripple, etc. to ensure proper camera performance.</w:t>
      </w:r>
    </w:p>
    <w:p w:rsidR="00847D70" w:rsidRPr="00CC514E" w:rsidRDefault="00847D70" w:rsidP="00847D70">
      <w:pPr>
        <w:pStyle w:val="listlevel4"/>
        <w:numPr>
          <w:ilvl w:val="0"/>
          <w:numId w:val="0"/>
        </w:numPr>
        <w:ind w:left="720"/>
        <w:rPr>
          <w:b/>
        </w:rPr>
      </w:pPr>
      <w:r>
        <w:rPr>
          <w:b/>
        </w:rPr>
        <w:t>Regardless of the source of power (supplied AC adapter, lab power supply, etc.) the best practice is to supply and remove power at the source rather than at the load. Therefore, when using the supplied AC adapter, make the connection at the wall last when powering the camera and first when removing power from the camera. Do not make or break the connection at the camera or on the cable while power is being supplied.</w:t>
      </w:r>
    </w:p>
    <w:p w:rsidR="00847D70" w:rsidRDefault="00847D70" w:rsidP="000C5EFC">
      <w:r w:rsidRPr="00581CAA">
        <w:t xml:space="preserve">If using the trigger input or sync output, connect the appropriate adapter cable to the external device. </w:t>
      </w:r>
      <w:r w:rsidRPr="00581CAA">
        <w:rPr>
          <w:rFonts w:cs="Times New Roman"/>
        </w:rPr>
        <w:t>The Trigger and Sync is compliant to 3.3V CMOS logic in terms of supply voltage, crossover points, and loading. Safety is built in should a compatible trigger be applied while the camera is not powered.</w:t>
      </w:r>
      <w:r>
        <w:rPr>
          <w:rFonts w:cs="Times New Roman"/>
        </w:rPr>
        <w:t xml:space="preserve"> </w:t>
      </w:r>
      <w:r w:rsidRPr="00581CAA">
        <w:rPr>
          <w:rFonts w:cs="Times New Roman"/>
        </w:rPr>
        <w:t xml:space="preserve">The trigger, synch, and video shells are tied to Digital ground through individual inductors. V- is tied to </w:t>
      </w:r>
      <w:r w:rsidRPr="00581CAA">
        <w:rPr>
          <w:rFonts w:cs="Times New Roman"/>
        </w:rPr>
        <w:lastRenderedPageBreak/>
        <w:t>ground through a ferrite inductor as well.</w:t>
      </w:r>
      <w:r w:rsidR="00180E2F">
        <w:rPr>
          <w:rFonts w:cs="Times New Roman"/>
        </w:rPr>
        <w:t xml:space="preserve"> </w:t>
      </w:r>
      <w:r w:rsidRPr="00581CAA">
        <w:t>The signal source must be compliant with the specifications</w:t>
      </w:r>
      <w:r w:rsidR="00553A35">
        <w:t xml:space="preserve"> described in Section </w:t>
      </w:r>
      <w:r w:rsidR="00553A35">
        <w:fldChar w:fldCharType="begin"/>
      </w:r>
      <w:r w:rsidR="00553A35">
        <w:instrText xml:space="preserve"> REF _Ref436641790 \r \h </w:instrText>
      </w:r>
      <w:r w:rsidR="00553A35">
        <w:fldChar w:fldCharType="separate"/>
      </w:r>
      <w:r w:rsidR="000D7633">
        <w:t>5.13</w:t>
      </w:r>
      <w:r w:rsidR="00553A35">
        <w:fldChar w:fldCharType="end"/>
      </w:r>
      <w:r w:rsidR="00553A35">
        <w:t xml:space="preserve"> Trigger Commands</w:t>
      </w:r>
      <w:r w:rsidRPr="00581CAA">
        <w:t>.</w:t>
      </w:r>
    </w:p>
    <w:p w:rsidR="00FD19CD" w:rsidRDefault="009C1F33" w:rsidP="005840A9">
      <w:pPr>
        <w:pStyle w:val="listlevel3"/>
      </w:pPr>
      <w:r>
        <w:t xml:space="preserve"> </w:t>
      </w:r>
      <w:bookmarkStart w:id="215" w:name="_Ref436655629"/>
      <w:bookmarkStart w:id="216" w:name="_Toc440443433"/>
      <w:bookmarkStart w:id="217" w:name="_Toc440444081"/>
      <w:bookmarkStart w:id="218" w:name="_Toc440444484"/>
      <w:bookmarkStart w:id="219" w:name="_Toc459569253"/>
      <w:r w:rsidR="0094648E">
        <w:t>Electrical</w:t>
      </w:r>
      <w:r w:rsidR="00FD19CD">
        <w:t xml:space="preserve"> Interfaces</w:t>
      </w:r>
      <w:bookmarkEnd w:id="215"/>
      <w:bookmarkEnd w:id="216"/>
      <w:bookmarkEnd w:id="217"/>
      <w:bookmarkEnd w:id="218"/>
      <w:bookmarkEnd w:id="219"/>
    </w:p>
    <w:p w:rsidR="0042663A" w:rsidRDefault="00EA071A" w:rsidP="0042663A">
      <w:r>
        <w:t>Two</w:t>
      </w:r>
      <w:r w:rsidR="00FD19CD">
        <w:t xml:space="preserve"> electrical</w:t>
      </w:r>
      <w:r w:rsidR="005527C5">
        <w:t xml:space="preserve"> connector</w:t>
      </w:r>
      <w:r w:rsidR="00FD19CD">
        <w:t xml:space="preserve"> interfaces to the CSX camera are locat</w:t>
      </w:r>
      <w:r w:rsidR="0042663A">
        <w:t>ed on the camera back panel, as well as a status indicating LED. The LED behavior is described in Section</w:t>
      </w:r>
      <w:r w:rsidR="00553A35">
        <w:t xml:space="preserve"> </w:t>
      </w:r>
      <w:r w:rsidR="00553A35">
        <w:fldChar w:fldCharType="begin"/>
      </w:r>
      <w:r w:rsidR="00553A35">
        <w:instrText xml:space="preserve"> REF _Ref436641871 \r \h </w:instrText>
      </w:r>
      <w:r w:rsidR="00553A35">
        <w:fldChar w:fldCharType="separate"/>
      </w:r>
      <w:r w:rsidR="000D7633">
        <w:t>5.15</w:t>
      </w:r>
      <w:r w:rsidR="00553A35">
        <w:fldChar w:fldCharType="end"/>
      </w:r>
      <w:r w:rsidR="00553A35">
        <w:t xml:space="preserve"> Thermal Commands and in </w:t>
      </w:r>
      <w:r w:rsidR="00553A35">
        <w:fldChar w:fldCharType="begin"/>
      </w:r>
      <w:r w:rsidR="00553A35">
        <w:instrText xml:space="preserve"> REF _Ref436641950 \r \h </w:instrText>
      </w:r>
      <w:r w:rsidR="00553A35">
        <w:fldChar w:fldCharType="separate"/>
      </w:r>
      <w:r w:rsidR="000D7633">
        <w:t>5.13</w:t>
      </w:r>
      <w:r w:rsidR="00553A35">
        <w:fldChar w:fldCharType="end"/>
      </w:r>
      <w:r w:rsidR="00553A35">
        <w:t xml:space="preserve"> Trigger Commands.</w:t>
      </w:r>
      <w:r w:rsidR="0042663A">
        <w:t xml:space="preserve"> The larger connector is a 2</w:t>
      </w:r>
      <w:r w:rsidR="00AE396C">
        <w:t>6</w:t>
      </w:r>
      <w:r w:rsidR="0042663A">
        <w:t xml:space="preserve">-pin Shrunk Delta Ribbon (SDR) standard connector which carries the </w:t>
      </w:r>
      <w:r w:rsidR="00760795">
        <w:t>Camera Link</w:t>
      </w:r>
      <w:r w:rsidR="0042663A">
        <w:t xml:space="preserve"> compatible video signal and LVDS serial communication (serial over </w:t>
      </w:r>
      <w:r w:rsidR="00760795">
        <w:t>Camera Link</w:t>
      </w:r>
      <w:r w:rsidR="0042663A">
        <w:t xml:space="preserve">). The smaller 14 pin SDR standard connector carries power, trigger, and sync. </w:t>
      </w:r>
    </w:p>
    <w:p w:rsidR="00185E19" w:rsidRDefault="0042663A" w:rsidP="0042663A">
      <w:r>
        <w:t xml:space="preserve">The digital data interface is through a base </w:t>
      </w:r>
      <w:r w:rsidR="00760795">
        <w:t>Camera Link</w:t>
      </w:r>
      <w:r>
        <w:t xml:space="preserve"> compatible interfaces using low-voltage differential signaling (LVDS). The CSX can be interfaced to most frame grabbers, and have verified operation with National Instruments and Imperx frame grabbers. Power over </w:t>
      </w:r>
      <w:r w:rsidR="00760795">
        <w:t>Camera Link</w:t>
      </w:r>
      <w:r>
        <w:t xml:space="preserve"> (PoCL) is not supported and therefore special PoCL cables are compatible but not required. </w:t>
      </w:r>
    </w:p>
    <w:p w:rsidR="00185E19" w:rsidRPr="000C5EFC" w:rsidRDefault="00185E19" w:rsidP="000C5EFC">
      <w:pPr>
        <w:ind w:left="720"/>
        <w:rPr>
          <w:b/>
        </w:rPr>
      </w:pPr>
      <w:r w:rsidRPr="000C5EFC">
        <w:rPr>
          <w:b/>
        </w:rPr>
        <w:t xml:space="preserve">To connect to the digital interface, connect the separately-supplied SDR Camera Link cable to the camera, inserting the connector </w:t>
      </w:r>
      <w:r w:rsidR="00236D7B">
        <w:rPr>
          <w:b/>
        </w:rPr>
        <w:t xml:space="preserve">until </w:t>
      </w:r>
      <w:r w:rsidRPr="000C5EFC">
        <w:rPr>
          <w:b/>
        </w:rPr>
        <w:t>it is fully seated and the shell is parallel to the mating panel surface. Snug (do not overtighten) the cable retention screws.</w:t>
      </w:r>
    </w:p>
    <w:bookmarkEnd w:id="211"/>
    <w:bookmarkEnd w:id="212"/>
    <w:bookmarkEnd w:id="213"/>
    <w:bookmarkEnd w:id="214"/>
    <w:p w:rsidR="00C76AD4" w:rsidRPr="00581CAA" w:rsidRDefault="00C76AD4" w:rsidP="000C5EFC"/>
    <w:p w:rsidR="005D425A" w:rsidRPr="00581CAA" w:rsidRDefault="005D425A" w:rsidP="005840A9">
      <w:pPr>
        <w:pStyle w:val="listlevel3"/>
      </w:pPr>
      <w:bookmarkStart w:id="220" w:name="_Toc440443434"/>
      <w:bookmarkStart w:id="221" w:name="_Toc440444082"/>
      <w:bookmarkStart w:id="222" w:name="_Toc440444485"/>
      <w:bookmarkStart w:id="223" w:name="_Toc459569254"/>
      <w:bookmarkStart w:id="224" w:name="_Toc390791317"/>
      <w:bookmarkStart w:id="225" w:name="_Toc390791445"/>
      <w:bookmarkStart w:id="226" w:name="_Toc390791891"/>
      <w:bookmarkStart w:id="227" w:name="_Toc390792697"/>
      <w:r w:rsidRPr="00581CAA">
        <w:t xml:space="preserve">Analog </w:t>
      </w:r>
      <w:r w:rsidR="00812358" w:rsidRPr="00581CAA">
        <w:t>Video Output</w:t>
      </w:r>
      <w:r w:rsidRPr="00581CAA">
        <w:t xml:space="preserve"> (</w:t>
      </w:r>
      <w:r w:rsidR="00ED7DE5">
        <w:t>must be</w:t>
      </w:r>
      <w:r w:rsidRPr="00581CAA">
        <w:t xml:space="preserve"> specified upon order)</w:t>
      </w:r>
      <w:bookmarkEnd w:id="220"/>
      <w:bookmarkEnd w:id="221"/>
      <w:bookmarkEnd w:id="222"/>
      <w:bookmarkEnd w:id="223"/>
    </w:p>
    <w:p w:rsidR="00812358" w:rsidRDefault="00812358" w:rsidP="000C5EFC">
      <w:pPr>
        <w:pStyle w:val="listlevel4"/>
        <w:numPr>
          <w:ilvl w:val="0"/>
          <w:numId w:val="0"/>
        </w:numPr>
      </w:pPr>
      <w:r w:rsidRPr="00674F8A">
        <w:t>Video is EIA170 (compatible to RS-170, NTSC).</w:t>
      </w:r>
      <w:bookmarkStart w:id="228" w:name="_Toc390789780"/>
      <w:bookmarkEnd w:id="224"/>
      <w:bookmarkEnd w:id="225"/>
      <w:bookmarkEnd w:id="226"/>
      <w:bookmarkEnd w:id="227"/>
      <w:r w:rsidR="00581CAA" w:rsidRPr="00581CAA">
        <w:t xml:space="preserve"> </w:t>
      </w:r>
      <w:r w:rsidRPr="00581CAA">
        <w:t>If interfacing to an analog monitor</w:t>
      </w:r>
      <w:r w:rsidR="005D425A" w:rsidRPr="00581CAA">
        <w:t>,</w:t>
      </w:r>
      <w:r w:rsidRPr="00581CAA">
        <w:t xml:space="preserve"> </w:t>
      </w:r>
      <w:r w:rsidR="005D425A" w:rsidRPr="00581CAA">
        <w:t>c</w:t>
      </w:r>
      <w:r w:rsidRPr="00581CAA">
        <w:t>onnect the supplied analog cable to the snap-connection Video Out on the camera. Connect the BNC end to an analog monitor. If using a television for video display, use the supplied BNC-RCA adapter and connect to the yellow Video input jack (ignore the red and white audio connections); set TV to ‘Video’ input per TV operating instructions.</w:t>
      </w:r>
      <w:bookmarkEnd w:id="228"/>
    </w:p>
    <w:p w:rsidR="00F3666D" w:rsidRDefault="00137B65" w:rsidP="000C5EFC">
      <w:pPr>
        <w:pStyle w:val="listlevel2"/>
      </w:pPr>
      <w:bookmarkStart w:id="229" w:name="_Toc459649977"/>
      <w:r>
        <w:t>Frame Grabber Options</w:t>
      </w:r>
      <w:r w:rsidR="009C1F33">
        <w:t xml:space="preserve"> and Installation</w:t>
      </w:r>
      <w:bookmarkEnd w:id="229"/>
    </w:p>
    <w:p w:rsidR="00955B95" w:rsidRDefault="00F3666D" w:rsidP="00191F1D">
      <w:pPr>
        <w:rPr>
          <w:rFonts w:cs="Times New Roman"/>
        </w:rPr>
      </w:pPr>
      <w:r>
        <w:t>The digital output allows the user to connect the camera to a computer</w:t>
      </w:r>
      <w:r w:rsidR="00137B65">
        <w:t xml:space="preserve"> frame grabber</w:t>
      </w:r>
      <w:r>
        <w:t xml:space="preserve"> through a Camera Link® cable. This connection provides bi-directional communication</w:t>
      </w:r>
      <w:r w:rsidR="00137B65">
        <w:t>.</w:t>
      </w:r>
      <w:r>
        <w:t xml:space="preserve"> </w:t>
      </w:r>
      <w:r w:rsidR="00137B65">
        <w:t>I</w:t>
      </w:r>
      <w:r>
        <w:t xml:space="preserve">mage data flows from the camera to the computer, and camera control information flows in both directions. A Camera Link® frame </w:t>
      </w:r>
      <w:r w:rsidR="00955B95">
        <w:t>grabber card</w:t>
      </w:r>
      <w:r>
        <w:t xml:space="preserve"> is used to connect the camera link cable to the computer.</w:t>
      </w:r>
      <w:r w:rsidR="004B22F8">
        <w:t xml:space="preserve"> Sensors Unlimited, Inc. fully supports National Instrume</w:t>
      </w:r>
      <w:r w:rsidR="00137B65">
        <w:t>nts frame grabber cards and provides limited support for</w:t>
      </w:r>
      <w:r w:rsidR="004B22F8">
        <w:t xml:space="preserve"> Imperx </w:t>
      </w:r>
      <w:r w:rsidR="00137B65">
        <w:t xml:space="preserve">laptop </w:t>
      </w:r>
      <w:r w:rsidR="004B22F8">
        <w:t>frame grabber cards.</w:t>
      </w:r>
      <w:r w:rsidR="009C1F33" w:rsidRPr="009C1F33">
        <w:t xml:space="preserve"> </w:t>
      </w:r>
    </w:p>
    <w:p w:rsidR="00955B95" w:rsidRDefault="00191F1D" w:rsidP="00191F1D">
      <w:r w:rsidRPr="00581CAA">
        <w:rPr>
          <w:rFonts w:cs="Times New Roman"/>
        </w:rPr>
        <w:t xml:space="preserve">The CSX is </w:t>
      </w:r>
      <w:r>
        <w:rPr>
          <w:rFonts w:cs="Times New Roman"/>
        </w:rPr>
        <w:t>designed</w:t>
      </w:r>
      <w:r w:rsidRPr="00581CAA">
        <w:rPr>
          <w:rFonts w:cs="Times New Roman"/>
        </w:rPr>
        <w:t xml:space="preserve"> to communicate with third part fully-compatible Camera Link frame grabber cards, which may require the user to build a configuration file with the assistance of the frame grabber source documentation and software. </w:t>
      </w:r>
      <w:r>
        <w:t xml:space="preserve">The CSX camera should work with frame grabbers from Matrox, Pleora Technologies, and other manufacturers. Pleora provides Camera Link to GigE and Camera Link to USB3 converters which have been demonstrated to work with the CSX camera. However, SUI provides only limited support for these and other frame grabbers. </w:t>
      </w:r>
    </w:p>
    <w:p w:rsidR="00191F1D" w:rsidRPr="00581CAA" w:rsidRDefault="00955B95" w:rsidP="00191F1D">
      <w:pPr>
        <w:rPr>
          <w:rFonts w:cs="Times New Roman"/>
        </w:rPr>
      </w:pPr>
      <w:r>
        <w:t>There are converters available to convert the Camera Link</w:t>
      </w:r>
      <w:r w:rsidRPr="002C314D">
        <w:t>®</w:t>
      </w:r>
      <w:r>
        <w:t xml:space="preserve"> signal to USB3 or GigE should you require this capability, and SUI may provide these outputs natively on the camera in the future. Contact SUI for more information.</w:t>
      </w:r>
    </w:p>
    <w:p w:rsidR="009C1F33" w:rsidRDefault="009C1F33" w:rsidP="000C5EFC">
      <w:pPr>
        <w:pStyle w:val="listlevel3"/>
      </w:pPr>
      <w:bookmarkStart w:id="230" w:name="_Toc440443435"/>
      <w:bookmarkStart w:id="231" w:name="_Toc440444083"/>
      <w:bookmarkStart w:id="232" w:name="_Toc440444486"/>
      <w:bookmarkStart w:id="233" w:name="_Toc459569255"/>
      <w:r>
        <w:lastRenderedPageBreak/>
        <w:t>National Instruments Frame Grabbers</w:t>
      </w:r>
      <w:bookmarkEnd w:id="230"/>
      <w:bookmarkEnd w:id="231"/>
      <w:bookmarkEnd w:id="232"/>
      <w:bookmarkEnd w:id="233"/>
    </w:p>
    <w:p w:rsidR="00C006DE" w:rsidRDefault="00F3666D" w:rsidP="000C5EFC">
      <w:pPr>
        <w:keepNext/>
      </w:pPr>
      <w:r w:rsidRPr="002D3AC7">
        <w:rPr>
          <w:noProof/>
        </w:rPr>
        <w:t xml:space="preserve"> </w:t>
      </w:r>
      <w:r>
        <w:rPr>
          <w:noProof/>
        </w:rPr>
        <w:drawing>
          <wp:inline distT="0" distB="0" distL="0" distR="0" wp14:anchorId="3E772F0B" wp14:editId="7D5493A8">
            <wp:extent cx="3631660" cy="25603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401_cameralink_l.jpg"/>
                    <pic:cNvPicPr/>
                  </pic:nvPicPr>
                  <pic:blipFill>
                    <a:blip r:embed="rId16">
                      <a:extLst>
                        <a:ext uri="{28A0092B-C50C-407E-A947-70E740481C1C}">
                          <a14:useLocalDpi xmlns:a14="http://schemas.microsoft.com/office/drawing/2010/main" val="0"/>
                        </a:ext>
                      </a:extLst>
                    </a:blip>
                    <a:stretch>
                      <a:fillRect/>
                    </a:stretch>
                  </pic:blipFill>
                  <pic:spPr>
                    <a:xfrm>
                      <a:off x="0" y="0"/>
                      <a:ext cx="3635023" cy="2562691"/>
                    </a:xfrm>
                    <a:prstGeom prst="rect">
                      <a:avLst/>
                    </a:prstGeom>
                  </pic:spPr>
                </pic:pic>
              </a:graphicData>
            </a:graphic>
          </wp:inline>
        </w:drawing>
      </w:r>
    </w:p>
    <w:p w:rsidR="00F3666D" w:rsidRDefault="00C006DE" w:rsidP="000C5EFC">
      <w:pPr>
        <w:pStyle w:val="Caption"/>
      </w:pPr>
      <w:r>
        <w:t xml:space="preserve">Figure </w:t>
      </w:r>
      <w:fldSimple w:instr=" SEQ Figure \* ARABIC ">
        <w:r w:rsidR="000D7633">
          <w:rPr>
            <w:noProof/>
          </w:rPr>
          <w:t>5</w:t>
        </w:r>
      </w:fldSimple>
      <w:r>
        <w:t xml:space="preserve">.  </w:t>
      </w:r>
      <w:r w:rsidRPr="00C36D2F">
        <w:t>National Instruments frame grabber cards for desktop computers</w:t>
      </w:r>
    </w:p>
    <w:p w:rsidR="00F3666D" w:rsidRDefault="00F3666D" w:rsidP="000C5EFC">
      <w:r>
        <w:t xml:space="preserve">National Instruments (NI) produces a range of Camera Link® frame grabbers for desktop computers. Their product line can be found </w:t>
      </w:r>
      <w:r w:rsidR="00CC6E80">
        <w:t>at their website</w:t>
      </w:r>
      <w:r>
        <w:t xml:space="preserve">. Please contact </w:t>
      </w:r>
      <w:r w:rsidR="00CC6E80">
        <w:t>Sensors Unlimited, Inc.</w:t>
      </w:r>
      <w:r w:rsidR="00495594">
        <w:t xml:space="preserve"> for specific recommendations</w:t>
      </w:r>
      <w:r>
        <w:t>.</w:t>
      </w:r>
    </w:p>
    <w:p w:rsidR="00F3666D" w:rsidRDefault="00137B65" w:rsidP="000C5EFC">
      <w:pPr>
        <w:rPr>
          <w:noProof/>
        </w:rPr>
      </w:pPr>
      <w:r>
        <w:t>A</w:t>
      </w:r>
      <w:r w:rsidR="00F3666D">
        <w:t xml:space="preserve"> Camera Lin</w:t>
      </w:r>
      <w:r w:rsidR="00603DCB">
        <w:t xml:space="preserve">k® cable </w:t>
      </w:r>
      <w:r w:rsidR="00495594">
        <w:t>is used to connect</w:t>
      </w:r>
      <w:r w:rsidR="00603DCB">
        <w:t xml:space="preserve"> the Digital</w:t>
      </w:r>
      <w:r w:rsidR="00F3666D">
        <w:t xml:space="preserve"> port on the back of the camera to the frame grabber. There are two common versions of the cable connection: Mini Delta Ribbon (MDR) and the smaller Shrunk Delta Ribbon (SDR). </w:t>
      </w:r>
      <w:r w:rsidR="004B22F8">
        <w:t>The CSX camera is fitted with a SDR connector while the NI frame grabber cards are fitted with MDR connectors</w:t>
      </w:r>
      <w:r w:rsidR="00F3666D">
        <w:t xml:space="preserve">. Customers </w:t>
      </w:r>
      <w:r w:rsidR="004B22F8">
        <w:t xml:space="preserve">using a NI frame grabber </w:t>
      </w:r>
      <w:r w:rsidR="00F3666D">
        <w:t xml:space="preserve">should be sure that </w:t>
      </w:r>
      <w:r w:rsidR="004B22F8">
        <w:t>they are using an MDR-SDR (or SDR-MDR) cable for compatibility</w:t>
      </w:r>
      <w:r w:rsidR="00F3666D">
        <w:t xml:space="preserve"> with their camera and frame</w:t>
      </w:r>
      <w:r w:rsidR="004B22F8">
        <w:t xml:space="preserve"> </w:t>
      </w:r>
      <w:r w:rsidR="00F3666D">
        <w:t xml:space="preserve">grabber. </w:t>
      </w:r>
    </w:p>
    <w:p w:rsidR="009C1F33" w:rsidRDefault="009C1F33" w:rsidP="000C5EFC">
      <w:pPr>
        <w:pStyle w:val="listlevel3"/>
      </w:pPr>
      <w:r>
        <w:t xml:space="preserve"> </w:t>
      </w:r>
      <w:bookmarkStart w:id="234" w:name="_Toc440443436"/>
      <w:bookmarkStart w:id="235" w:name="_Toc440444084"/>
      <w:bookmarkStart w:id="236" w:name="_Toc440444487"/>
      <w:bookmarkStart w:id="237" w:name="_Toc459569256"/>
      <w:r>
        <w:t>Imperx Frame Grabbers</w:t>
      </w:r>
      <w:bookmarkEnd w:id="234"/>
      <w:bookmarkEnd w:id="235"/>
      <w:bookmarkEnd w:id="236"/>
      <w:bookmarkEnd w:id="237"/>
    </w:p>
    <w:p w:rsidR="004B22F8" w:rsidRDefault="00495594" w:rsidP="000C5EFC">
      <w:pPr>
        <w:rPr>
          <w:noProof/>
        </w:rPr>
      </w:pPr>
      <w:r>
        <w:t xml:space="preserve">As late 2015, </w:t>
      </w:r>
      <w:r w:rsidR="00F3666D">
        <w:t>National Instruments does not provide a Camera Link® solution for laptops</w:t>
      </w:r>
      <w:r>
        <w:t>. However</w:t>
      </w:r>
      <w:r w:rsidR="00F3666D">
        <w:t xml:space="preserve">, frame grabbers for laptops can be purchased from other manufacturers. Imperx, for example, produces a FrameLink Express card for laptops equipped with an ExpressCard slot. More information can be found at </w:t>
      </w:r>
      <w:r w:rsidR="004B22F8">
        <w:t>the Imperx website.</w:t>
      </w:r>
      <w:r w:rsidR="00137B65">
        <w:rPr>
          <w:noProof/>
        </w:rPr>
        <w:t xml:space="preserve"> SUI provides limited support for Imperx frame grabber cards.</w:t>
      </w:r>
    </w:p>
    <w:p w:rsidR="004B22F8" w:rsidRDefault="004B22F8" w:rsidP="000C5EFC">
      <w:pPr>
        <w:keepNext/>
      </w:pPr>
      <w:r>
        <w:rPr>
          <w:noProof/>
        </w:rPr>
        <w:drawing>
          <wp:inline distT="0" distB="0" distL="0" distR="0" wp14:anchorId="30B18BFE" wp14:editId="265461C5">
            <wp:extent cx="2452777" cy="144713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CLEX02-e13857462098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471" cy="1444597"/>
                    </a:xfrm>
                    <a:prstGeom prst="rect">
                      <a:avLst/>
                    </a:prstGeom>
                  </pic:spPr>
                </pic:pic>
              </a:graphicData>
            </a:graphic>
          </wp:inline>
        </w:drawing>
      </w:r>
    </w:p>
    <w:p w:rsidR="00F3666D" w:rsidRDefault="004B22F8" w:rsidP="000C5EFC">
      <w:pPr>
        <w:pStyle w:val="Caption"/>
      </w:pPr>
      <w:r>
        <w:t xml:space="preserve">Figure </w:t>
      </w:r>
      <w:fldSimple w:instr=" SEQ Figure \* ARABIC ">
        <w:r w:rsidR="000D7633">
          <w:rPr>
            <w:noProof/>
          </w:rPr>
          <w:t>6</w:t>
        </w:r>
      </w:fldSimple>
      <w:r>
        <w:t xml:space="preserve">. </w:t>
      </w:r>
      <w:r w:rsidRPr="000D60B3">
        <w:t>Imperx FrameLink Express frame grabber for laptops</w:t>
      </w:r>
      <w:r>
        <w:t>.</w:t>
      </w:r>
    </w:p>
    <w:p w:rsidR="00F3666D" w:rsidRPr="00581CAA" w:rsidRDefault="00F3666D" w:rsidP="000C5EFC">
      <w:r>
        <w:t>SUI recommends that new customers check with their frame grabber supplier for compatibility with their desktop or laptop computer</w:t>
      </w:r>
      <w:r w:rsidR="00495594">
        <w:t>.</w:t>
      </w:r>
      <w:r>
        <w:t xml:space="preserve"> </w:t>
      </w:r>
      <w:r w:rsidR="00495594">
        <w:t>E</w:t>
      </w:r>
      <w:r>
        <w:t xml:space="preserve">ach frame grabber is designed to interface with specific </w:t>
      </w:r>
      <w:r w:rsidR="00A85941">
        <w:t xml:space="preserve">hardware ports in </w:t>
      </w:r>
      <w:r w:rsidR="00A85941">
        <w:lastRenderedPageBreak/>
        <w:t>the computer.</w:t>
      </w:r>
      <w:r>
        <w:t xml:space="preserve"> </w:t>
      </w:r>
      <w:r w:rsidR="00137B65">
        <w:t>Failure to check with the frame grabber supplier</w:t>
      </w:r>
      <w:r>
        <w:t xml:space="preserve"> may result in compatibility issues</w:t>
      </w:r>
      <w:r w:rsidR="00137B65">
        <w:t xml:space="preserve"> when installing the frame grabber in the computer</w:t>
      </w:r>
      <w:r>
        <w:t xml:space="preserve">. </w:t>
      </w:r>
    </w:p>
    <w:p w:rsidR="00812358" w:rsidRPr="00581CAA" w:rsidRDefault="00137B65" w:rsidP="005D4DFF">
      <w:pPr>
        <w:pStyle w:val="listlevel3"/>
      </w:pPr>
      <w:bookmarkStart w:id="238" w:name="_Toc427069703"/>
      <w:bookmarkStart w:id="239" w:name="_Toc436208908"/>
      <w:bookmarkStart w:id="240" w:name="_Toc436211175"/>
      <w:bookmarkStart w:id="241" w:name="_Toc436213945"/>
      <w:bookmarkStart w:id="242" w:name="_Toc440444901"/>
      <w:bookmarkStart w:id="243" w:name="_Toc457829534"/>
      <w:bookmarkStart w:id="244" w:name="_Toc458086167"/>
      <w:bookmarkStart w:id="245" w:name="_Toc458086598"/>
      <w:bookmarkStart w:id="246" w:name="_Toc458086863"/>
      <w:bookmarkStart w:id="247" w:name="_Toc458087090"/>
      <w:bookmarkStart w:id="248" w:name="_Toc458087317"/>
      <w:bookmarkStart w:id="249" w:name="_Toc458087544"/>
      <w:bookmarkStart w:id="250" w:name="_Toc427069704"/>
      <w:bookmarkStart w:id="251" w:name="_Toc436208909"/>
      <w:bookmarkStart w:id="252" w:name="_Toc436211176"/>
      <w:bookmarkStart w:id="253" w:name="_Toc436213946"/>
      <w:bookmarkStart w:id="254" w:name="_Toc440444902"/>
      <w:bookmarkStart w:id="255" w:name="_Toc457829535"/>
      <w:bookmarkStart w:id="256" w:name="_Toc458086168"/>
      <w:bookmarkStart w:id="257" w:name="_Toc458086599"/>
      <w:bookmarkStart w:id="258" w:name="_Toc458086864"/>
      <w:bookmarkStart w:id="259" w:name="_Toc458087091"/>
      <w:bookmarkStart w:id="260" w:name="_Toc458087318"/>
      <w:bookmarkStart w:id="261" w:name="_Toc458087545"/>
      <w:bookmarkStart w:id="262" w:name="_Toc427069705"/>
      <w:bookmarkStart w:id="263" w:name="_Toc436208910"/>
      <w:bookmarkStart w:id="264" w:name="_Toc436211177"/>
      <w:bookmarkStart w:id="265" w:name="_Toc436213947"/>
      <w:bookmarkStart w:id="266" w:name="_Toc440444903"/>
      <w:bookmarkStart w:id="267" w:name="_Toc457829536"/>
      <w:bookmarkStart w:id="268" w:name="_Toc458086169"/>
      <w:bookmarkStart w:id="269" w:name="_Toc458086600"/>
      <w:bookmarkStart w:id="270" w:name="_Toc458086865"/>
      <w:bookmarkStart w:id="271" w:name="_Toc458087092"/>
      <w:bookmarkStart w:id="272" w:name="_Toc458087319"/>
      <w:bookmarkStart w:id="273" w:name="_Toc458087546"/>
      <w:bookmarkStart w:id="274" w:name="_Toc427069706"/>
      <w:bookmarkStart w:id="275" w:name="_Toc436208911"/>
      <w:bookmarkStart w:id="276" w:name="_Toc436211178"/>
      <w:bookmarkStart w:id="277" w:name="_Toc436213948"/>
      <w:bookmarkStart w:id="278" w:name="_Toc440444904"/>
      <w:bookmarkStart w:id="279" w:name="_Toc457829537"/>
      <w:bookmarkStart w:id="280" w:name="_Toc458086170"/>
      <w:bookmarkStart w:id="281" w:name="_Toc458086601"/>
      <w:bookmarkStart w:id="282" w:name="_Toc458086866"/>
      <w:bookmarkStart w:id="283" w:name="_Toc458087093"/>
      <w:bookmarkStart w:id="284" w:name="_Toc458087320"/>
      <w:bookmarkStart w:id="285" w:name="_Toc458087547"/>
      <w:bookmarkStart w:id="286" w:name="_Toc427069707"/>
      <w:bookmarkStart w:id="287" w:name="_Toc436208912"/>
      <w:bookmarkStart w:id="288" w:name="_Toc436211179"/>
      <w:bookmarkStart w:id="289" w:name="_Toc436213949"/>
      <w:bookmarkStart w:id="290" w:name="_Toc440444905"/>
      <w:bookmarkStart w:id="291" w:name="_Toc457829538"/>
      <w:bookmarkStart w:id="292" w:name="_Toc458086171"/>
      <w:bookmarkStart w:id="293" w:name="_Toc458086602"/>
      <w:bookmarkStart w:id="294" w:name="_Toc458086867"/>
      <w:bookmarkStart w:id="295" w:name="_Toc458087094"/>
      <w:bookmarkStart w:id="296" w:name="_Toc458087321"/>
      <w:bookmarkStart w:id="297" w:name="_Toc458087548"/>
      <w:bookmarkStart w:id="298" w:name="_Toc427069708"/>
      <w:bookmarkStart w:id="299" w:name="_Toc436208913"/>
      <w:bookmarkStart w:id="300" w:name="_Toc436211180"/>
      <w:bookmarkStart w:id="301" w:name="_Toc436213950"/>
      <w:bookmarkStart w:id="302" w:name="_Toc440444906"/>
      <w:bookmarkStart w:id="303" w:name="_Toc457829539"/>
      <w:bookmarkStart w:id="304" w:name="_Toc458086172"/>
      <w:bookmarkStart w:id="305" w:name="_Toc458086603"/>
      <w:bookmarkStart w:id="306" w:name="_Toc458086868"/>
      <w:bookmarkStart w:id="307" w:name="_Toc458087095"/>
      <w:bookmarkStart w:id="308" w:name="_Toc458087322"/>
      <w:bookmarkStart w:id="309" w:name="_Toc458087549"/>
      <w:bookmarkStart w:id="310" w:name="_Toc427069709"/>
      <w:bookmarkStart w:id="311" w:name="_Toc436208914"/>
      <w:bookmarkStart w:id="312" w:name="_Toc436211181"/>
      <w:bookmarkStart w:id="313" w:name="_Toc436213951"/>
      <w:bookmarkStart w:id="314" w:name="_Toc440444907"/>
      <w:bookmarkStart w:id="315" w:name="_Toc457829540"/>
      <w:bookmarkStart w:id="316" w:name="_Toc458086173"/>
      <w:bookmarkStart w:id="317" w:name="_Toc458086604"/>
      <w:bookmarkStart w:id="318" w:name="_Toc458086869"/>
      <w:bookmarkStart w:id="319" w:name="_Toc458087096"/>
      <w:bookmarkStart w:id="320" w:name="_Toc458087323"/>
      <w:bookmarkStart w:id="321" w:name="_Toc458087550"/>
      <w:bookmarkStart w:id="322" w:name="_Toc427069710"/>
      <w:bookmarkStart w:id="323" w:name="_Toc436208915"/>
      <w:bookmarkStart w:id="324" w:name="_Toc436211182"/>
      <w:bookmarkStart w:id="325" w:name="_Toc436213952"/>
      <w:bookmarkStart w:id="326" w:name="_Toc440444908"/>
      <w:bookmarkStart w:id="327" w:name="_Toc457829541"/>
      <w:bookmarkStart w:id="328" w:name="_Toc458086174"/>
      <w:bookmarkStart w:id="329" w:name="_Toc458086605"/>
      <w:bookmarkStart w:id="330" w:name="_Toc458086870"/>
      <w:bookmarkStart w:id="331" w:name="_Toc458087097"/>
      <w:bookmarkStart w:id="332" w:name="_Toc458087324"/>
      <w:bookmarkStart w:id="333" w:name="_Toc458087551"/>
      <w:bookmarkStart w:id="334" w:name="_Toc45956925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t>Frame Grabber</w:t>
      </w:r>
      <w:r w:rsidR="00812358" w:rsidRPr="00581CAA">
        <w:t xml:space="preserve"> Installation</w:t>
      </w:r>
      <w:bookmarkEnd w:id="334"/>
    </w:p>
    <w:p w:rsidR="00BF588B" w:rsidRDefault="00137B65" w:rsidP="00BF588B">
      <w:r>
        <w:t xml:space="preserve">Video acquisition and camera control </w:t>
      </w:r>
      <w:r w:rsidRPr="00190AE7">
        <w:t>software is dependent on the frame grabber used.</w:t>
      </w:r>
      <w:r>
        <w:t xml:space="preserve"> </w:t>
      </w:r>
      <w:r w:rsidR="00581CAA">
        <w:t xml:space="preserve">New users are </w:t>
      </w:r>
      <w:r w:rsidR="00B92560">
        <w:t xml:space="preserve">advised to connect to the camera with software provided by the frame grabber manufacturer </w:t>
      </w:r>
      <w:r w:rsidR="00B7679D">
        <w:t>prior to</w:t>
      </w:r>
      <w:r w:rsidR="00B92560">
        <w:t xml:space="preserve"> connecting with SUI Image Analysis. For example, if using a National Instruments frame grabber, it is best to test the connection with NI Measurement and Automation eXplorer (NI MAX) software first. Or, if using an Imperx frame grabber, it is best to test the connection with</w:t>
      </w:r>
      <w:r>
        <w:t xml:space="preserve"> Imperx</w:t>
      </w:r>
      <w:r w:rsidR="00B92560">
        <w:t xml:space="preserve"> </w:t>
      </w:r>
      <w:r w:rsidR="00C20364">
        <w:t>FrameLink</w:t>
      </w:r>
      <w:r w:rsidR="00B92560">
        <w:t xml:space="preserve"> Express software.</w:t>
      </w:r>
      <w:r w:rsidR="00BF588B" w:rsidRPr="00BF588B">
        <w:t xml:space="preserve"> </w:t>
      </w:r>
    </w:p>
    <w:p w:rsidR="00EC2B69" w:rsidRDefault="00EC2B69" w:rsidP="00EC2B69">
      <w:r>
        <w:t xml:space="preserve">Once data is successfully grabbed from the camera with NI MAX or Imperx </w:t>
      </w:r>
      <w:r w:rsidR="00C20364">
        <w:t>FrameLink</w:t>
      </w:r>
      <w:r>
        <w:t xml:space="preserve"> Express, users may want to switch to </w:t>
      </w:r>
      <w:r w:rsidRPr="00190AE7">
        <w:t xml:space="preserve">SUI Image Analysis </w:t>
      </w:r>
      <w:r>
        <w:t>(SUI IA) software for image/video acquisition, camera control, and basic image analysis. SUI IA i</w:t>
      </w:r>
      <w:r w:rsidRPr="00190AE7">
        <w:t xml:space="preserve">s </w:t>
      </w:r>
      <w:r>
        <w:t xml:space="preserve">compatible </w:t>
      </w:r>
      <w:r w:rsidRPr="00190AE7">
        <w:t>with</w:t>
      </w:r>
      <w:r>
        <w:t xml:space="preserve"> both</w:t>
      </w:r>
      <w:r w:rsidRPr="00190AE7">
        <w:t xml:space="preserve"> National Instruments brand </w:t>
      </w:r>
      <w:r w:rsidR="00760795">
        <w:t>Camera Link</w:t>
      </w:r>
      <w:r w:rsidRPr="00190AE7">
        <w:t xml:space="preserve"> frame grabber boards and Imperx frame grabber cards. It is not compatible with other frame grabbers. SUI IA may be operated in offline mode, with no connection to the camera for post-processing.</w:t>
      </w:r>
      <w:r w:rsidR="003973F1">
        <w:t xml:space="preserve"> See Section </w:t>
      </w:r>
      <w:r w:rsidR="003973F1">
        <w:fldChar w:fldCharType="begin"/>
      </w:r>
      <w:r w:rsidR="003973F1">
        <w:instrText xml:space="preserve"> REF _Ref436223515 \r \h </w:instrText>
      </w:r>
      <w:r w:rsidR="003973F1">
        <w:fldChar w:fldCharType="separate"/>
      </w:r>
      <w:r w:rsidR="000D7633">
        <w:t>2.3</w:t>
      </w:r>
      <w:r w:rsidR="003973F1">
        <w:fldChar w:fldCharType="end"/>
      </w:r>
      <w:r w:rsidR="003973F1">
        <w:t xml:space="preserve"> for more information on SUI Image Analysis software.</w:t>
      </w:r>
    </w:p>
    <w:p w:rsidR="00882510" w:rsidRDefault="00B7679D" w:rsidP="000C5EFC">
      <w:pPr>
        <w:pStyle w:val="listlevel3"/>
      </w:pPr>
      <w:bookmarkStart w:id="335" w:name="_Toc440443437"/>
      <w:bookmarkStart w:id="336" w:name="_Toc440444085"/>
      <w:bookmarkStart w:id="337" w:name="_Toc440444488"/>
      <w:bookmarkStart w:id="338" w:name="_Toc459569258"/>
      <w:r>
        <w:t>National Instruments Frame Grabber Setup</w:t>
      </w:r>
      <w:bookmarkEnd w:id="335"/>
      <w:bookmarkEnd w:id="336"/>
      <w:bookmarkEnd w:id="337"/>
      <w:bookmarkEnd w:id="338"/>
    </w:p>
    <w:p w:rsidR="00C930A7" w:rsidRDefault="00BA22D5" w:rsidP="000C5EFC">
      <w:pPr>
        <w:rPr>
          <w:b/>
        </w:rPr>
      </w:pPr>
      <w:r w:rsidRPr="00581CAA">
        <w:t>If a National Instruments frame grabber is being used, National Instruments IMAQ must be installed. NI-IMAQ Vision is National Instruments library of powerful functions for image processing that is distributed with their imaging frame grabber cards. This software library easily integrates with National Instruments LabVIEW Software, an extensive instrument-programming environment. License to the software is given with ownership of the frame grabber board.</w:t>
      </w:r>
      <w:r w:rsidR="00C930A7">
        <w:t xml:space="preserve"> </w:t>
      </w:r>
      <w:r w:rsidR="00C930A7">
        <w:rPr>
          <w:b/>
        </w:rPr>
        <w:t>NI-IMAQ Version 4.7.3, which is included in NI Vision Acquisition Software published August 2013, is the most recent version compatible with SUI Image Analysis 6.x and earlier versions. If necessary, either roll back NI-IMAQ to the August 2013 version, or contact us for</w:t>
      </w:r>
      <w:r w:rsidR="00BF588B">
        <w:rPr>
          <w:b/>
        </w:rPr>
        <w:t xml:space="preserve"> updated</w:t>
      </w:r>
      <w:r w:rsidR="00C930A7">
        <w:rPr>
          <w:b/>
        </w:rPr>
        <w:t xml:space="preserve"> versions of SUI Image Analysis.</w:t>
      </w:r>
    </w:p>
    <w:p w:rsidR="00BA22D5" w:rsidRPr="000C5EFC" w:rsidRDefault="00C930A7" w:rsidP="000C5EFC">
      <w:pPr>
        <w:ind w:left="720"/>
        <w:rPr>
          <w:b/>
        </w:rPr>
      </w:pPr>
      <w:r>
        <w:rPr>
          <w:b/>
        </w:rPr>
        <w:t xml:space="preserve">Install NI-IMAQ and other National Instruments software and hardware according to National Instruments’ instructions. </w:t>
      </w:r>
    </w:p>
    <w:p w:rsidR="00BA22D5" w:rsidRDefault="00BA22D5" w:rsidP="00190AE7">
      <w:r>
        <w:t>T</w:t>
      </w:r>
      <w:r w:rsidRPr="00581CAA">
        <w:t xml:space="preserve">he camera configuration file (an .ICD file) is provided on the Sensors Unlimited minidisc shipped with the camera. This configuration file properly configures the frame grabber for the CSX’s Camera Link interface timing and allows the selection of camera Operational Modes. Use </w:t>
      </w:r>
      <w:r w:rsidR="006F002E">
        <w:t>NI Measurement and Automation Explorer (NI</w:t>
      </w:r>
      <w:r w:rsidR="00C930A7">
        <w:t xml:space="preserve"> MAX)</w:t>
      </w:r>
      <w:r w:rsidRPr="00581CAA">
        <w:t xml:space="preserve"> to load the .icd file to the default directory.</w:t>
      </w:r>
    </w:p>
    <w:p w:rsidR="00EC2B69" w:rsidRDefault="00EC2B69" w:rsidP="00EC2B69">
      <w:pPr>
        <w:pStyle w:val="listlevel3"/>
      </w:pPr>
      <w:bookmarkStart w:id="339" w:name="_Toc440443438"/>
      <w:bookmarkStart w:id="340" w:name="_Toc440444086"/>
      <w:bookmarkStart w:id="341" w:name="_Toc440444489"/>
      <w:bookmarkStart w:id="342" w:name="_Toc440443439"/>
      <w:bookmarkStart w:id="343" w:name="_Toc440444087"/>
      <w:bookmarkStart w:id="344" w:name="_Toc440444490"/>
      <w:bookmarkStart w:id="345" w:name="_Toc440443440"/>
      <w:bookmarkStart w:id="346" w:name="_Toc440444088"/>
      <w:bookmarkStart w:id="347" w:name="_Toc440444491"/>
      <w:bookmarkStart w:id="348" w:name="_Toc440443441"/>
      <w:bookmarkStart w:id="349" w:name="_Toc440444089"/>
      <w:bookmarkStart w:id="350" w:name="_Toc440444492"/>
      <w:bookmarkStart w:id="351" w:name="_Toc459569259"/>
      <w:bookmarkEnd w:id="339"/>
      <w:bookmarkEnd w:id="340"/>
      <w:bookmarkEnd w:id="341"/>
      <w:bookmarkEnd w:id="342"/>
      <w:bookmarkEnd w:id="343"/>
      <w:bookmarkEnd w:id="344"/>
      <w:bookmarkEnd w:id="345"/>
      <w:bookmarkEnd w:id="346"/>
      <w:bookmarkEnd w:id="347"/>
      <w:r>
        <w:t>Imperx FrameLink Express Frame Grabber Setup</w:t>
      </w:r>
      <w:bookmarkEnd w:id="348"/>
      <w:bookmarkEnd w:id="349"/>
      <w:bookmarkEnd w:id="350"/>
      <w:bookmarkEnd w:id="351"/>
    </w:p>
    <w:p w:rsidR="00EC2B69" w:rsidRDefault="00EC2B69" w:rsidP="00EC2B69">
      <w:r>
        <w:t>A laptop computer equipped with an ExpressCard interface is required to support Imperx FrameLink Express Frame Grabbers. Install the FrameLink Express Application according to the manufacturer’s instructions. SUI recommends FrameLink Express Application Version 1.4.0, which can be obtained from Imperx on request. Once the software is installed, follow these steps to ensure proper recognition of the frame grabber card:</w:t>
      </w:r>
    </w:p>
    <w:p w:rsidR="00EC2B69" w:rsidRDefault="00EC2B69" w:rsidP="00EC2B69">
      <w:pPr>
        <w:pStyle w:val="ListParagraph"/>
        <w:numPr>
          <w:ilvl w:val="0"/>
          <w:numId w:val="29"/>
        </w:numPr>
      </w:pPr>
      <w:r>
        <w:t>Shut down the laptop computer.</w:t>
      </w:r>
    </w:p>
    <w:p w:rsidR="00EC2B69" w:rsidRDefault="00EC2B69" w:rsidP="00EC2B69">
      <w:pPr>
        <w:pStyle w:val="ListParagraph"/>
        <w:numPr>
          <w:ilvl w:val="0"/>
          <w:numId w:val="29"/>
        </w:numPr>
      </w:pPr>
      <w:r>
        <w:t>Insert the FrameLink Express Frame Grabber into the ExpressCard interface.</w:t>
      </w:r>
    </w:p>
    <w:p w:rsidR="00EC2B69" w:rsidRDefault="00EC2B69" w:rsidP="00EC2B69">
      <w:pPr>
        <w:pStyle w:val="ListParagraph"/>
        <w:numPr>
          <w:ilvl w:val="0"/>
          <w:numId w:val="29"/>
        </w:numPr>
      </w:pPr>
      <w:r>
        <w:lastRenderedPageBreak/>
        <w:t xml:space="preserve">With the camera powered down, connect the SDR-SDR Camera Link cable to the camera and to the frame grabber card. Take care to avoid putting undue stress on the frame grabber card. They cannot support the weight of a </w:t>
      </w:r>
      <w:r w:rsidR="00760795">
        <w:t>Camera Link</w:t>
      </w:r>
      <w:r>
        <w:t xml:space="preserve"> cable and are susceptible to damage.</w:t>
      </w:r>
    </w:p>
    <w:p w:rsidR="00EC2B69" w:rsidRDefault="00EC2B69" w:rsidP="00EC2B69">
      <w:pPr>
        <w:pStyle w:val="ListParagraph"/>
        <w:numPr>
          <w:ilvl w:val="0"/>
          <w:numId w:val="29"/>
        </w:numPr>
      </w:pPr>
      <w:r>
        <w:t>Power up the computer.</w:t>
      </w:r>
    </w:p>
    <w:p w:rsidR="00EC2B69" w:rsidRDefault="00EC2B69" w:rsidP="00EC2B69">
      <w:pPr>
        <w:pStyle w:val="ListParagraph"/>
        <w:numPr>
          <w:ilvl w:val="0"/>
          <w:numId w:val="29"/>
        </w:numPr>
      </w:pPr>
      <w:r>
        <w:t xml:space="preserve">Power up the camera as described in Section </w:t>
      </w:r>
      <w:r w:rsidR="00EA6215">
        <w:fldChar w:fldCharType="begin"/>
      </w:r>
      <w:r w:rsidR="00EA6215">
        <w:instrText xml:space="preserve"> REF _Ref436642419 \r \h </w:instrText>
      </w:r>
      <w:r w:rsidR="00EA6215">
        <w:fldChar w:fldCharType="separate"/>
      </w:r>
      <w:r w:rsidR="000D7633">
        <w:t>2.4</w:t>
      </w:r>
      <w:r w:rsidR="00EA6215">
        <w:fldChar w:fldCharType="end"/>
      </w:r>
      <w:r w:rsidR="00903636">
        <w:t xml:space="preserve"> Powering the Camera for the First Time</w:t>
      </w:r>
      <w:r>
        <w:t>.</w:t>
      </w:r>
    </w:p>
    <w:p w:rsidR="00EC2B69" w:rsidRDefault="00EC2B69" w:rsidP="00EC2B69">
      <w:pPr>
        <w:pStyle w:val="ListParagraph"/>
        <w:numPr>
          <w:ilvl w:val="0"/>
          <w:numId w:val="29"/>
        </w:numPr>
      </w:pPr>
      <w:r>
        <w:t xml:space="preserve">Open FrameLink Express application. If the </w:t>
      </w:r>
      <w:r w:rsidR="00760795">
        <w:t>Camera Link</w:t>
      </w:r>
      <w:r>
        <w:t xml:space="preserve"> card is not recognized, repeat steps 1 through 4. </w:t>
      </w:r>
    </w:p>
    <w:p w:rsidR="00EC2B69" w:rsidRDefault="00EC2B69" w:rsidP="00EC2B69">
      <w:pPr>
        <w:pStyle w:val="ListParagraph"/>
        <w:numPr>
          <w:ilvl w:val="0"/>
          <w:numId w:val="29"/>
        </w:numPr>
      </w:pPr>
      <w:r>
        <w:t>Use the View pulldown menu to open the Camera Parameters and Terminal dialogs. Use the “Learn” function to set the camera resolution, and change camera bit depth to 12. Click “Apply” and “Grab”. You should see a live image on the main window.</w:t>
      </w:r>
    </w:p>
    <w:p w:rsidR="00EC2B69" w:rsidRDefault="00EC2B69" w:rsidP="00EC2B69">
      <w:pPr>
        <w:pStyle w:val="ListParagraph"/>
        <w:numPr>
          <w:ilvl w:val="0"/>
          <w:numId w:val="29"/>
        </w:numPr>
      </w:pPr>
      <w:r>
        <w:t>Switch to the Terminal window and change the Baud rate to 57600</w:t>
      </w:r>
      <w:r w:rsidR="00E36215">
        <w:t xml:space="preserve"> (this is the factory default)</w:t>
      </w:r>
      <w:r>
        <w:t>. You should now be able to send serial commands and receive responses.</w:t>
      </w:r>
    </w:p>
    <w:p w:rsidR="00812358" w:rsidRPr="00581CAA" w:rsidRDefault="00812358" w:rsidP="00844765">
      <w:pPr>
        <w:pStyle w:val="listlevel2"/>
      </w:pPr>
      <w:bookmarkStart w:id="352" w:name="_Toc440444910"/>
      <w:bookmarkStart w:id="353" w:name="_Toc457829543"/>
      <w:bookmarkStart w:id="354" w:name="_Toc458086176"/>
      <w:bookmarkStart w:id="355" w:name="_Toc458086607"/>
      <w:bookmarkStart w:id="356" w:name="_Toc458086872"/>
      <w:bookmarkStart w:id="357" w:name="_Toc458087099"/>
      <w:bookmarkStart w:id="358" w:name="_Toc458087326"/>
      <w:bookmarkStart w:id="359" w:name="_Toc458087553"/>
      <w:bookmarkStart w:id="360" w:name="_Toc440444911"/>
      <w:bookmarkStart w:id="361" w:name="_Toc457829544"/>
      <w:bookmarkStart w:id="362" w:name="_Toc458086177"/>
      <w:bookmarkStart w:id="363" w:name="_Toc458086608"/>
      <w:bookmarkStart w:id="364" w:name="_Toc458086873"/>
      <w:bookmarkStart w:id="365" w:name="_Toc458087100"/>
      <w:bookmarkStart w:id="366" w:name="_Toc458087327"/>
      <w:bookmarkStart w:id="367" w:name="_Toc458087554"/>
      <w:bookmarkStart w:id="368" w:name="_Toc440444912"/>
      <w:bookmarkStart w:id="369" w:name="_Toc457829545"/>
      <w:bookmarkStart w:id="370" w:name="_Toc458086178"/>
      <w:bookmarkStart w:id="371" w:name="_Toc458086609"/>
      <w:bookmarkStart w:id="372" w:name="_Toc458086874"/>
      <w:bookmarkStart w:id="373" w:name="_Toc458087101"/>
      <w:bookmarkStart w:id="374" w:name="_Toc458087328"/>
      <w:bookmarkStart w:id="375" w:name="_Toc458087555"/>
      <w:bookmarkStart w:id="376" w:name="_Toc440444913"/>
      <w:bookmarkStart w:id="377" w:name="_Toc457829546"/>
      <w:bookmarkStart w:id="378" w:name="_Toc458086179"/>
      <w:bookmarkStart w:id="379" w:name="_Toc458086610"/>
      <w:bookmarkStart w:id="380" w:name="_Toc458086875"/>
      <w:bookmarkStart w:id="381" w:name="_Toc458087102"/>
      <w:bookmarkStart w:id="382" w:name="_Toc458087329"/>
      <w:bookmarkStart w:id="383" w:name="_Toc458087556"/>
      <w:bookmarkStart w:id="384" w:name="_Toc440444914"/>
      <w:bookmarkStart w:id="385" w:name="_Toc457829547"/>
      <w:bookmarkStart w:id="386" w:name="_Toc458086180"/>
      <w:bookmarkStart w:id="387" w:name="_Toc458086611"/>
      <w:bookmarkStart w:id="388" w:name="_Toc458086876"/>
      <w:bookmarkStart w:id="389" w:name="_Toc458087103"/>
      <w:bookmarkStart w:id="390" w:name="_Toc458087330"/>
      <w:bookmarkStart w:id="391" w:name="_Toc458087557"/>
      <w:bookmarkStart w:id="392" w:name="_Toc440444916"/>
      <w:bookmarkStart w:id="393" w:name="_Toc457829549"/>
      <w:bookmarkStart w:id="394" w:name="_Toc458086182"/>
      <w:bookmarkStart w:id="395" w:name="_Toc458086613"/>
      <w:bookmarkStart w:id="396" w:name="_Toc458086878"/>
      <w:bookmarkStart w:id="397" w:name="_Toc458087105"/>
      <w:bookmarkStart w:id="398" w:name="_Toc458087332"/>
      <w:bookmarkStart w:id="399" w:name="_Toc458087559"/>
      <w:bookmarkStart w:id="400" w:name="_Toc440444917"/>
      <w:bookmarkStart w:id="401" w:name="_Toc457829550"/>
      <w:bookmarkStart w:id="402" w:name="_Toc458086183"/>
      <w:bookmarkStart w:id="403" w:name="_Toc458086614"/>
      <w:bookmarkStart w:id="404" w:name="_Toc458086879"/>
      <w:bookmarkStart w:id="405" w:name="_Toc458087106"/>
      <w:bookmarkStart w:id="406" w:name="_Toc458087333"/>
      <w:bookmarkStart w:id="407" w:name="_Toc458087560"/>
      <w:bookmarkStart w:id="408" w:name="_Toc440444918"/>
      <w:bookmarkStart w:id="409" w:name="_Toc457829551"/>
      <w:bookmarkStart w:id="410" w:name="_Toc458086184"/>
      <w:bookmarkStart w:id="411" w:name="_Toc458086615"/>
      <w:bookmarkStart w:id="412" w:name="_Toc458086880"/>
      <w:bookmarkStart w:id="413" w:name="_Toc458087107"/>
      <w:bookmarkStart w:id="414" w:name="_Toc458087334"/>
      <w:bookmarkStart w:id="415" w:name="_Toc458087561"/>
      <w:bookmarkStart w:id="416" w:name="_Ref436223515"/>
      <w:bookmarkStart w:id="417" w:name="_Toc459649978"/>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581CAA">
        <w:t>SUI Image Analysis Freeware</w:t>
      </w:r>
      <w:bookmarkEnd w:id="416"/>
      <w:bookmarkEnd w:id="417"/>
    </w:p>
    <w:p w:rsidR="00C76AD4" w:rsidRPr="00581CAA" w:rsidRDefault="00812358" w:rsidP="000C5EFC">
      <w:bookmarkStart w:id="418" w:name="_Toc390791322"/>
      <w:bookmarkStart w:id="419" w:name="_Toc390791450"/>
      <w:bookmarkStart w:id="420" w:name="_Toc390791896"/>
      <w:bookmarkStart w:id="421" w:name="_Toc390792702"/>
      <w:r w:rsidRPr="00581CAA">
        <w:t>Included on the minidisc is the installable freeware sample program SUI</w:t>
      </w:r>
      <w:r w:rsidR="008F1234">
        <w:t xml:space="preserve"> </w:t>
      </w:r>
      <w:r w:rsidRPr="00581CAA">
        <w:t>Image Analysis.</w:t>
      </w:r>
      <w:bookmarkEnd w:id="418"/>
      <w:bookmarkEnd w:id="419"/>
      <w:bookmarkEnd w:id="420"/>
      <w:bookmarkEnd w:id="421"/>
      <w:r w:rsidR="00EC2B69">
        <w:t xml:space="preserve"> Connecting to the camera with either NI MAX or </w:t>
      </w:r>
      <w:r w:rsidR="00C20364">
        <w:t>FrameLink</w:t>
      </w:r>
      <w:r w:rsidR="00EC2B69">
        <w:t xml:space="preserve"> Express Application prior to </w:t>
      </w:r>
      <w:r w:rsidR="008F1234">
        <w:t xml:space="preserve">using SUI Image Analysis is highly </w:t>
      </w:r>
      <w:r w:rsidR="00137B65">
        <w:t>recommended</w:t>
      </w:r>
      <w:r w:rsidR="008F1234">
        <w:t>.</w:t>
      </w:r>
    </w:p>
    <w:p w:rsidR="00C76AD4" w:rsidRPr="00581CAA" w:rsidRDefault="00812358" w:rsidP="000C5EFC">
      <w:pPr>
        <w:rPr>
          <w:rFonts w:cs="Times New Roman"/>
        </w:rPr>
      </w:pPr>
      <w:r w:rsidRPr="00581CAA">
        <w:rPr>
          <w:rFonts w:cs="Times New Roman"/>
        </w:rPr>
        <w:t>This freeware is a sample program that works with National Instruments frame grabbers</w:t>
      </w:r>
      <w:r w:rsidR="00EC2B69">
        <w:rPr>
          <w:rFonts w:cs="Times New Roman"/>
        </w:rPr>
        <w:t>.</w:t>
      </w:r>
      <w:r w:rsidRPr="00581CAA">
        <w:rPr>
          <w:rFonts w:cs="Times New Roman"/>
        </w:rPr>
        <w:t xml:space="preserve"> It is a runtime using the NI base installation and connects only to specific NI </w:t>
      </w:r>
      <w:r w:rsidR="00EC2B69">
        <w:rPr>
          <w:rFonts w:cs="Times New Roman"/>
        </w:rPr>
        <w:t xml:space="preserve">and Imperx </w:t>
      </w:r>
      <w:r w:rsidRPr="00581CAA">
        <w:rPr>
          <w:rFonts w:cs="Times New Roman"/>
        </w:rPr>
        <w:t>frame grabbers.</w:t>
      </w:r>
      <w:r w:rsidR="008F1234">
        <w:rPr>
          <w:rFonts w:cs="Times New Roman"/>
        </w:rPr>
        <w:t xml:space="preserve"> Follow these steps to install SUI Image Analysis:</w:t>
      </w:r>
    </w:p>
    <w:p w:rsidR="00812358" w:rsidRPr="00581CAA" w:rsidRDefault="00812358" w:rsidP="000C5EFC">
      <w:pPr>
        <w:pStyle w:val="listlevel3"/>
        <w:numPr>
          <w:ilvl w:val="0"/>
          <w:numId w:val="0"/>
        </w:numPr>
        <w:ind w:left="1728" w:hanging="1008"/>
      </w:pPr>
      <w:bookmarkStart w:id="422" w:name="_Toc390789786"/>
      <w:bookmarkStart w:id="423" w:name="_Toc440443442"/>
      <w:bookmarkStart w:id="424" w:name="_Toc440444090"/>
      <w:bookmarkStart w:id="425" w:name="_Toc440444493"/>
      <w:bookmarkStart w:id="426" w:name="_Toc459569260"/>
      <w:r w:rsidRPr="00581CAA">
        <w:t>Install the National Instruments software and hardware prior to installing SUI-IA.</w:t>
      </w:r>
      <w:bookmarkEnd w:id="422"/>
      <w:bookmarkEnd w:id="423"/>
      <w:bookmarkEnd w:id="424"/>
      <w:bookmarkEnd w:id="425"/>
      <w:bookmarkEnd w:id="426"/>
    </w:p>
    <w:p w:rsidR="00812358" w:rsidRPr="000C5EFC" w:rsidRDefault="00812358" w:rsidP="000C5EFC">
      <w:pPr>
        <w:pStyle w:val="listlevel4"/>
        <w:numPr>
          <w:ilvl w:val="0"/>
          <w:numId w:val="0"/>
        </w:numPr>
        <w:ind w:firstLine="720"/>
        <w:rPr>
          <w:b/>
        </w:rPr>
      </w:pPr>
      <w:bookmarkStart w:id="427" w:name="_Toc390789787"/>
      <w:r w:rsidRPr="000C5EFC">
        <w:rPr>
          <w:b/>
        </w:rPr>
        <w:t xml:space="preserve">Install SUI-IA </w:t>
      </w:r>
      <w:r w:rsidR="00BC2001" w:rsidRPr="000C5EFC">
        <w:rPr>
          <w:b/>
        </w:rPr>
        <w:t>from the</w:t>
      </w:r>
      <w:r w:rsidRPr="000C5EFC">
        <w:rPr>
          <w:b/>
        </w:rPr>
        <w:t xml:space="preserve"> minidisc, as found in a subdirectory.</w:t>
      </w:r>
      <w:bookmarkEnd w:id="427"/>
    </w:p>
    <w:p w:rsidR="00C76AD4" w:rsidRDefault="00812358" w:rsidP="000C5EFC">
      <w:r w:rsidRPr="00581CAA">
        <w:t>If using a different brand frame grabber, SUI-IA can be used in an Off-line mode only, relying on the frame grabber’s supplied software for data acquisition and storage, and importing the data if desired.</w:t>
      </w:r>
    </w:p>
    <w:p w:rsidR="00FB17BC" w:rsidRPr="00581CAA" w:rsidRDefault="00FB17BC" w:rsidP="000C5EFC">
      <w:r>
        <w:t xml:space="preserve">In addition to SUI Image Analysis, </w:t>
      </w:r>
      <w:r w:rsidR="00760795">
        <w:t>Camera Link</w:t>
      </w:r>
      <w:r>
        <w:t xml:space="preserve"> Terminal, a dedicated terminal for serial communications, is provided on the minidisc. This software provides advanced serial communication functionality, such as the ability to send script files and to send command sequences repeatedly (loop test). This software can be used alongside SUI Image Analysis, NI MAX, or FrameLink Express Application.</w:t>
      </w:r>
    </w:p>
    <w:p w:rsidR="00B2400B" w:rsidRDefault="00B2400B" w:rsidP="000C5EFC">
      <w:pPr>
        <w:pStyle w:val="listlevel2"/>
      </w:pPr>
      <w:bookmarkStart w:id="428" w:name="_Ref436642419"/>
      <w:bookmarkStart w:id="429" w:name="_Toc459649979"/>
      <w:bookmarkStart w:id="430" w:name="_Toc390789788"/>
      <w:r>
        <w:t>Powering the Camera for the First Time</w:t>
      </w:r>
      <w:bookmarkEnd w:id="428"/>
      <w:bookmarkEnd w:id="429"/>
    </w:p>
    <w:p w:rsidR="00B2400B" w:rsidRDefault="00B2400B" w:rsidP="000C5EFC">
      <w:r>
        <w:t xml:space="preserve">The </w:t>
      </w:r>
      <w:r w:rsidRPr="000E6D5A">
        <w:t xml:space="preserve">CSX camera factory default </w:t>
      </w:r>
      <w:r>
        <w:t xml:space="preserve">configuration </w:t>
      </w:r>
      <w:r w:rsidRPr="000E6D5A">
        <w:t>has the camera power</w:t>
      </w:r>
      <w:r>
        <w:t xml:space="preserve"> </w:t>
      </w:r>
      <w:r w:rsidRPr="000E6D5A">
        <w:t>on to free</w:t>
      </w:r>
      <w:r>
        <w:t xml:space="preserve"> </w:t>
      </w:r>
      <w:r w:rsidRPr="000E6D5A">
        <w:t>run</w:t>
      </w:r>
      <w:r>
        <w:t>ning (not triggered)</w:t>
      </w:r>
      <w:r w:rsidRPr="000E6D5A">
        <w:t xml:space="preserve"> operation with Auto Gain Control (AGC), corrections, enhancements, and other </w:t>
      </w:r>
      <w:r>
        <w:t>functions</w:t>
      </w:r>
      <w:r w:rsidRPr="000E6D5A">
        <w:t xml:space="preserve"> </w:t>
      </w:r>
      <w:r>
        <w:t>e</w:t>
      </w:r>
      <w:r w:rsidRPr="000E6D5A">
        <w:t xml:space="preserve">nabled. </w:t>
      </w:r>
      <w:r>
        <w:t xml:space="preserve">The exact configuration is located in Appendix B, which is </w:t>
      </w:r>
      <w:r w:rsidRPr="00581CAA">
        <w:rPr>
          <w:rFonts w:cs="Times New Roman"/>
        </w:rPr>
        <w:t xml:space="preserve">included as a separate document and includes default factory settings and </w:t>
      </w:r>
      <w:r>
        <w:rPr>
          <w:rFonts w:cs="Times New Roman"/>
        </w:rPr>
        <w:t>c</w:t>
      </w:r>
      <w:r w:rsidRPr="00581CAA">
        <w:rPr>
          <w:rFonts w:cs="Times New Roman"/>
        </w:rPr>
        <w:t xml:space="preserve">alibration information. It is </w:t>
      </w:r>
      <w:r>
        <w:rPr>
          <w:rFonts w:cs="Times New Roman"/>
        </w:rPr>
        <w:t xml:space="preserve">highly recommended that the user become </w:t>
      </w:r>
      <w:r w:rsidRPr="00581CAA">
        <w:rPr>
          <w:rFonts w:cs="Times New Roman"/>
        </w:rPr>
        <w:t>familiar with this document.</w:t>
      </w:r>
      <w:r>
        <w:rPr>
          <w:rFonts w:cs="Times New Roman"/>
        </w:rPr>
        <w:t xml:space="preserve"> </w:t>
      </w:r>
    </w:p>
    <w:p w:rsidR="00B2400B" w:rsidRDefault="00FB17BC" w:rsidP="000C5EFC">
      <w:r>
        <w:rPr>
          <w:rFonts w:cs="Times New Roman"/>
        </w:rPr>
        <w:t xml:space="preserve">It is recommended that the user </w:t>
      </w:r>
      <w:r w:rsidR="00A301F8">
        <w:rPr>
          <w:rFonts w:cs="Times New Roman"/>
        </w:rPr>
        <w:t xml:space="preserve">become familiar with toggling AGC and enhancements on/off, manually setting OPRs, and cross-referencing with the OPR tables on Appendix B. </w:t>
      </w:r>
      <w:r w:rsidR="00EA6215">
        <w:rPr>
          <w:rFonts w:cs="Times New Roman"/>
        </w:rPr>
        <w:t xml:space="preserve">The </w:t>
      </w:r>
      <w:r w:rsidR="00B2400B" w:rsidRPr="000E6D5A">
        <w:t>power-up operating mode can be user-customized and saved so the camera boots to desired operating conditions</w:t>
      </w:r>
      <w:r w:rsidR="00A301F8">
        <w:t xml:space="preserve">, as described in Section </w:t>
      </w:r>
      <w:r w:rsidR="00EA6215">
        <w:fldChar w:fldCharType="begin"/>
      </w:r>
      <w:r w:rsidR="00EA6215">
        <w:instrText xml:space="preserve"> REF _Ref436642560 \r \h </w:instrText>
      </w:r>
      <w:r w:rsidR="00EA6215">
        <w:fldChar w:fldCharType="separate"/>
      </w:r>
      <w:r w:rsidR="000D7633">
        <w:t>5.5</w:t>
      </w:r>
      <w:r w:rsidR="00EA6215">
        <w:fldChar w:fldCharType="end"/>
      </w:r>
      <w:r w:rsidR="00EA6215">
        <w:t xml:space="preserve"> Configuration Commands</w:t>
      </w:r>
      <w:r w:rsidR="00B2400B">
        <w:t>.</w:t>
      </w:r>
    </w:p>
    <w:p w:rsidR="00B2400B" w:rsidRDefault="00A301F8" w:rsidP="000C5EFC">
      <w:r>
        <w:lastRenderedPageBreak/>
        <w:t xml:space="preserve">The user can send serial commands directly through a terminal, or can use the GUIs provided in NI MAX and SUI Image Analysis. If using NI MAX or SUI IA, be aware that </w:t>
      </w:r>
      <w:r w:rsidR="00BE2374">
        <w:t>the contents of the .ICD file, including camera configuration settings, will be sent to the camera each time “Snap” or “Grab” buttons are clicked. This occurs in the background and is not obvious. This functionality can be disabled by unclicking the “Serial Commands Enabled” checkbox in NI MAX and saving the .ICD file.</w:t>
      </w:r>
    </w:p>
    <w:p w:rsidR="004225CB" w:rsidRDefault="004225CB" w:rsidP="000C5EFC">
      <w:r>
        <w:t xml:space="preserve">The most basic user commands are shown in </w:t>
      </w:r>
      <w:r w:rsidR="00610508">
        <w:fldChar w:fldCharType="begin"/>
      </w:r>
      <w:r w:rsidR="00610508">
        <w:instrText xml:space="preserve"> REF _Ref436642696 \h </w:instrText>
      </w:r>
      <w:r w:rsidR="00610508">
        <w:fldChar w:fldCharType="separate"/>
      </w:r>
      <w:r w:rsidR="000D7633">
        <w:t xml:space="preserve">Table </w:t>
      </w:r>
      <w:r w:rsidR="000D7633">
        <w:rPr>
          <w:noProof/>
        </w:rPr>
        <w:t>2</w:t>
      </w:r>
      <w:r w:rsidR="000D7633">
        <w:t>. Basic User Commands</w:t>
      </w:r>
      <w:r w:rsidR="00610508">
        <w:fldChar w:fldCharType="end"/>
      </w:r>
      <w:r>
        <w:t>:</w:t>
      </w:r>
    </w:p>
    <w:p w:rsidR="00610508" w:rsidRDefault="00610508" w:rsidP="000C5EFC">
      <w:pPr>
        <w:pStyle w:val="Caption"/>
        <w:keepNext/>
      </w:pPr>
      <w:bookmarkStart w:id="431" w:name="_Ref436642696"/>
      <w:r>
        <w:t xml:space="preserve">Table </w:t>
      </w:r>
      <w:fldSimple w:instr=" SEQ Table \* ARABIC ">
        <w:r w:rsidR="000D7633">
          <w:rPr>
            <w:noProof/>
          </w:rPr>
          <w:t>2</w:t>
        </w:r>
      </w:fldSimple>
      <w:r>
        <w:t>. Basic User Commands</w:t>
      </w:r>
      <w:bookmarkEnd w:id="431"/>
    </w:p>
    <w:tbl>
      <w:tblPr>
        <w:tblStyle w:val="TableGrid"/>
        <w:tblW w:w="0" w:type="auto"/>
        <w:tblLook w:val="04A0" w:firstRow="1" w:lastRow="0" w:firstColumn="1" w:lastColumn="0" w:noHBand="0" w:noVBand="1"/>
      </w:tblPr>
      <w:tblGrid>
        <w:gridCol w:w="2628"/>
        <w:gridCol w:w="4193"/>
        <w:gridCol w:w="2755"/>
      </w:tblGrid>
      <w:tr w:rsidR="00881BE2" w:rsidTr="000C5EFC">
        <w:tc>
          <w:tcPr>
            <w:tcW w:w="2628" w:type="dxa"/>
          </w:tcPr>
          <w:p w:rsidR="00881BE2" w:rsidRDefault="00881BE2">
            <w:r>
              <w:t>Command</w:t>
            </w:r>
          </w:p>
        </w:tc>
        <w:tc>
          <w:tcPr>
            <w:tcW w:w="4193" w:type="dxa"/>
          </w:tcPr>
          <w:p w:rsidR="00881BE2" w:rsidRDefault="00881BE2">
            <w:r>
              <w:t>Description</w:t>
            </w:r>
          </w:p>
        </w:tc>
        <w:tc>
          <w:tcPr>
            <w:tcW w:w="2755" w:type="dxa"/>
          </w:tcPr>
          <w:p w:rsidR="00881BE2" w:rsidRDefault="00881BE2">
            <w:r>
              <w:t>Full Description</w:t>
            </w:r>
          </w:p>
        </w:tc>
      </w:tr>
      <w:tr w:rsidR="00881BE2" w:rsidTr="000C5EFC">
        <w:tc>
          <w:tcPr>
            <w:tcW w:w="2628" w:type="dxa"/>
          </w:tcPr>
          <w:p w:rsidR="00881BE2" w:rsidRDefault="00881BE2">
            <w:r>
              <w:t>AGC:ENABLE [ON/OFF]</w:t>
            </w:r>
          </w:p>
        </w:tc>
        <w:tc>
          <w:tcPr>
            <w:tcW w:w="4193" w:type="dxa"/>
          </w:tcPr>
          <w:p w:rsidR="00881BE2" w:rsidRDefault="00881BE2" w:rsidP="00B5003D">
            <w:r>
              <w:t>Toggles automatic gain control. AGC allows the camera to automatically select the most appropriate OPR for a given scene. The OPR is an operational configuration that contains integration time, nominal FPA gain, .</w:t>
            </w:r>
          </w:p>
        </w:tc>
        <w:tc>
          <w:tcPr>
            <w:tcW w:w="2755" w:type="dxa"/>
          </w:tcPr>
          <w:p w:rsidR="00881BE2" w:rsidRDefault="00610508" w:rsidP="00610508">
            <w:r>
              <w:t xml:space="preserve">Section </w:t>
            </w:r>
            <w:r>
              <w:fldChar w:fldCharType="begin"/>
            </w:r>
            <w:r>
              <w:instrText xml:space="preserve"> REF _Ref436642732 \r \h </w:instrText>
            </w:r>
            <w:r>
              <w:fldChar w:fldCharType="separate"/>
            </w:r>
            <w:r w:rsidR="000D7633">
              <w:t>5.9.1</w:t>
            </w:r>
            <w:r>
              <w:fldChar w:fldCharType="end"/>
            </w:r>
          </w:p>
        </w:tc>
      </w:tr>
      <w:tr w:rsidR="00881BE2" w:rsidTr="000C5EFC">
        <w:tc>
          <w:tcPr>
            <w:tcW w:w="2628" w:type="dxa"/>
          </w:tcPr>
          <w:p w:rsidR="00881BE2" w:rsidRDefault="00881BE2">
            <w:r>
              <w:t>AGC:ENABLE?</w:t>
            </w:r>
          </w:p>
        </w:tc>
        <w:tc>
          <w:tcPr>
            <w:tcW w:w="4193" w:type="dxa"/>
          </w:tcPr>
          <w:p w:rsidR="00881BE2" w:rsidRDefault="00881BE2">
            <w:r>
              <w:t>Returns the state of the AGC.</w:t>
            </w:r>
          </w:p>
        </w:tc>
        <w:tc>
          <w:tcPr>
            <w:tcW w:w="2755" w:type="dxa"/>
          </w:tcPr>
          <w:p w:rsidR="00881BE2" w:rsidRDefault="00610508">
            <w:r>
              <w:t xml:space="preserve">Section </w:t>
            </w:r>
            <w:r>
              <w:fldChar w:fldCharType="begin"/>
            </w:r>
            <w:r>
              <w:instrText xml:space="preserve"> REF _Ref436642742 \r \h </w:instrText>
            </w:r>
            <w:r>
              <w:fldChar w:fldCharType="separate"/>
            </w:r>
            <w:r w:rsidR="000D7633">
              <w:t>5.9.2</w:t>
            </w:r>
            <w:r>
              <w:fldChar w:fldCharType="end"/>
            </w:r>
          </w:p>
        </w:tc>
      </w:tr>
      <w:tr w:rsidR="00881BE2" w:rsidTr="000C5EFC">
        <w:tc>
          <w:tcPr>
            <w:tcW w:w="2628" w:type="dxa"/>
          </w:tcPr>
          <w:p w:rsidR="00881BE2" w:rsidRDefault="00881BE2">
            <w:r>
              <w:t>OPR x</w:t>
            </w:r>
          </w:p>
        </w:tc>
        <w:tc>
          <w:tcPr>
            <w:tcW w:w="4193" w:type="dxa"/>
          </w:tcPr>
          <w:p w:rsidR="00881BE2" w:rsidRDefault="00881BE2" w:rsidP="0094275E">
            <w:r>
              <w:t xml:space="preserve">Loads an operational configuration. This includes integration time, frame time, and nominal FPA gain. See the separate Appendix B document for descriptions of individual OPRs. </w:t>
            </w:r>
          </w:p>
          <w:p w:rsidR="00881BE2" w:rsidRDefault="00881BE2" w:rsidP="0094275E"/>
          <w:p w:rsidR="00881BE2" w:rsidRPr="000C5EFC" w:rsidRDefault="00881BE2">
            <w:pPr>
              <w:rPr>
                <w:b/>
              </w:rPr>
            </w:pPr>
            <w:r w:rsidRPr="000C5EFC">
              <w:rPr>
                <w:b/>
              </w:rPr>
              <w:t>If AGC is on, the OPR x command will immediately be over-ridden by the AGC. Turn AGC:ENABLE OFF prior to using OPR x.</w:t>
            </w:r>
          </w:p>
        </w:tc>
        <w:tc>
          <w:tcPr>
            <w:tcW w:w="2755" w:type="dxa"/>
          </w:tcPr>
          <w:p w:rsidR="00881BE2" w:rsidRDefault="00610508" w:rsidP="0094275E">
            <w:r>
              <w:t xml:space="preserve">Section </w:t>
            </w:r>
            <w:r>
              <w:fldChar w:fldCharType="begin"/>
            </w:r>
            <w:r>
              <w:instrText xml:space="preserve"> REF _Ref436642754 \r \h </w:instrText>
            </w:r>
            <w:r>
              <w:fldChar w:fldCharType="separate"/>
            </w:r>
            <w:r w:rsidR="000D7633">
              <w:t>5.5.3</w:t>
            </w:r>
            <w:r>
              <w:fldChar w:fldCharType="end"/>
            </w:r>
          </w:p>
        </w:tc>
      </w:tr>
      <w:tr w:rsidR="00881BE2" w:rsidTr="000C5EFC">
        <w:tc>
          <w:tcPr>
            <w:tcW w:w="2628" w:type="dxa"/>
          </w:tcPr>
          <w:p w:rsidR="00881BE2" w:rsidRDefault="00881BE2" w:rsidP="0094275E">
            <w:r>
              <w:t>OPR?</w:t>
            </w:r>
          </w:p>
        </w:tc>
        <w:tc>
          <w:tcPr>
            <w:tcW w:w="4193" w:type="dxa"/>
          </w:tcPr>
          <w:p w:rsidR="00881BE2" w:rsidRDefault="00881BE2" w:rsidP="0094275E">
            <w:r>
              <w:t>Returns the current OPR.</w:t>
            </w:r>
          </w:p>
        </w:tc>
        <w:tc>
          <w:tcPr>
            <w:tcW w:w="2755" w:type="dxa"/>
          </w:tcPr>
          <w:p w:rsidR="00881BE2" w:rsidRDefault="00610508" w:rsidP="0094275E">
            <w:r>
              <w:t xml:space="preserve">Section </w:t>
            </w:r>
            <w:r>
              <w:fldChar w:fldCharType="begin"/>
            </w:r>
            <w:r>
              <w:instrText xml:space="preserve"> REF _Ref436642760 \r \h </w:instrText>
            </w:r>
            <w:r>
              <w:fldChar w:fldCharType="separate"/>
            </w:r>
            <w:r w:rsidR="000D7633">
              <w:t>5.5.4</w:t>
            </w:r>
            <w:r>
              <w:fldChar w:fldCharType="end"/>
            </w:r>
          </w:p>
        </w:tc>
      </w:tr>
      <w:tr w:rsidR="00881BE2" w:rsidTr="000C5EFC">
        <w:tc>
          <w:tcPr>
            <w:tcW w:w="2628" w:type="dxa"/>
          </w:tcPr>
          <w:p w:rsidR="00881BE2" w:rsidRDefault="00881BE2">
            <w:r>
              <w:t>ENH:ENABLE [ON/OFF]</w:t>
            </w:r>
          </w:p>
        </w:tc>
        <w:tc>
          <w:tcPr>
            <w:tcW w:w="4193" w:type="dxa"/>
          </w:tcPr>
          <w:p w:rsidR="00881BE2" w:rsidRDefault="00881BE2" w:rsidP="0094275E">
            <w:r>
              <w:t xml:space="preserve">Toggles the in-camera image enhancements. </w:t>
            </w:r>
            <w:r w:rsidR="002F6C23">
              <w:t>These should be turned off for radiometric, machine-vision, and similar applications.</w:t>
            </w:r>
          </w:p>
        </w:tc>
        <w:tc>
          <w:tcPr>
            <w:tcW w:w="2755" w:type="dxa"/>
          </w:tcPr>
          <w:p w:rsidR="00881BE2" w:rsidRDefault="00610508" w:rsidP="0094275E">
            <w:r>
              <w:t xml:space="preserve">Section </w:t>
            </w:r>
            <w:r>
              <w:fldChar w:fldCharType="begin"/>
            </w:r>
            <w:r>
              <w:instrText xml:space="preserve"> REF _Ref436642772 \r \h </w:instrText>
            </w:r>
            <w:r>
              <w:fldChar w:fldCharType="separate"/>
            </w:r>
            <w:r w:rsidR="000D7633">
              <w:t>5.10.1</w:t>
            </w:r>
            <w:r>
              <w:fldChar w:fldCharType="end"/>
            </w:r>
          </w:p>
        </w:tc>
      </w:tr>
      <w:tr w:rsidR="002F6C23" w:rsidTr="00881BE2">
        <w:tc>
          <w:tcPr>
            <w:tcW w:w="2628" w:type="dxa"/>
          </w:tcPr>
          <w:p w:rsidR="002F6C23" w:rsidRDefault="002F6C23">
            <w:r>
              <w:t>ENH:ENABLE?</w:t>
            </w:r>
          </w:p>
        </w:tc>
        <w:tc>
          <w:tcPr>
            <w:tcW w:w="4193" w:type="dxa"/>
          </w:tcPr>
          <w:p w:rsidR="002F6C23" w:rsidRDefault="002F6C23" w:rsidP="0094275E">
            <w:r>
              <w:t>Returns the state of in-camera enhancements.</w:t>
            </w:r>
          </w:p>
        </w:tc>
        <w:tc>
          <w:tcPr>
            <w:tcW w:w="2755" w:type="dxa"/>
          </w:tcPr>
          <w:p w:rsidR="002F6C23" w:rsidRDefault="00610508" w:rsidP="0094275E">
            <w:r>
              <w:t xml:space="preserve">Section </w:t>
            </w:r>
            <w:r>
              <w:fldChar w:fldCharType="begin"/>
            </w:r>
            <w:r>
              <w:instrText xml:space="preserve"> REF _Ref436642774 \r \h </w:instrText>
            </w:r>
            <w:r>
              <w:fldChar w:fldCharType="separate"/>
            </w:r>
            <w:r w:rsidR="000D7633">
              <w:t>5.10.2</w:t>
            </w:r>
            <w:r>
              <w:fldChar w:fldCharType="end"/>
            </w:r>
          </w:p>
        </w:tc>
      </w:tr>
    </w:tbl>
    <w:p w:rsidR="004225CB" w:rsidRDefault="004225CB" w:rsidP="000C5EFC"/>
    <w:p w:rsidR="00812358" w:rsidRPr="00581CAA" w:rsidRDefault="00812358" w:rsidP="000C5EFC">
      <w:pPr>
        <w:pStyle w:val="Listlevel1"/>
      </w:pPr>
      <w:bookmarkStart w:id="432" w:name="_Toc436208919"/>
      <w:bookmarkStart w:id="433" w:name="_Toc436211186"/>
      <w:bookmarkStart w:id="434" w:name="_Toc436213956"/>
      <w:bookmarkStart w:id="435" w:name="_Toc440444921"/>
      <w:bookmarkStart w:id="436" w:name="_Toc457829554"/>
      <w:bookmarkStart w:id="437" w:name="_Toc458086187"/>
      <w:bookmarkStart w:id="438" w:name="_Toc458086618"/>
      <w:bookmarkStart w:id="439" w:name="_Toc458086883"/>
      <w:bookmarkStart w:id="440" w:name="_Toc458087110"/>
      <w:bookmarkStart w:id="441" w:name="_Toc458087337"/>
      <w:bookmarkStart w:id="442" w:name="_Toc458087564"/>
      <w:bookmarkStart w:id="443" w:name="_Toc436208920"/>
      <w:bookmarkStart w:id="444" w:name="_Toc436211187"/>
      <w:bookmarkStart w:id="445" w:name="_Toc436213957"/>
      <w:bookmarkStart w:id="446" w:name="_Toc440444922"/>
      <w:bookmarkStart w:id="447" w:name="_Toc457829555"/>
      <w:bookmarkStart w:id="448" w:name="_Toc458086188"/>
      <w:bookmarkStart w:id="449" w:name="_Toc458086619"/>
      <w:bookmarkStart w:id="450" w:name="_Toc458086884"/>
      <w:bookmarkStart w:id="451" w:name="_Toc458087111"/>
      <w:bookmarkStart w:id="452" w:name="_Toc458087338"/>
      <w:bookmarkStart w:id="453" w:name="_Toc458087565"/>
      <w:bookmarkStart w:id="454" w:name="_Toc436208921"/>
      <w:bookmarkStart w:id="455" w:name="_Toc436211188"/>
      <w:bookmarkStart w:id="456" w:name="_Toc436213958"/>
      <w:bookmarkStart w:id="457" w:name="_Toc440444923"/>
      <w:bookmarkStart w:id="458" w:name="_Toc457829556"/>
      <w:bookmarkStart w:id="459" w:name="_Toc458086189"/>
      <w:bookmarkStart w:id="460" w:name="_Toc458086620"/>
      <w:bookmarkStart w:id="461" w:name="_Toc458086885"/>
      <w:bookmarkStart w:id="462" w:name="_Toc458087112"/>
      <w:bookmarkStart w:id="463" w:name="_Toc458087339"/>
      <w:bookmarkStart w:id="464" w:name="_Toc458087566"/>
      <w:bookmarkStart w:id="465" w:name="_Toc436208922"/>
      <w:bookmarkStart w:id="466" w:name="_Toc436211189"/>
      <w:bookmarkStart w:id="467" w:name="_Toc436213959"/>
      <w:bookmarkStart w:id="468" w:name="_Toc440444924"/>
      <w:bookmarkStart w:id="469" w:name="_Toc457829557"/>
      <w:bookmarkStart w:id="470" w:name="_Toc458086190"/>
      <w:bookmarkStart w:id="471" w:name="_Toc458086621"/>
      <w:bookmarkStart w:id="472" w:name="_Toc458086886"/>
      <w:bookmarkStart w:id="473" w:name="_Toc458087113"/>
      <w:bookmarkStart w:id="474" w:name="_Toc458087340"/>
      <w:bookmarkStart w:id="475" w:name="_Toc458087567"/>
      <w:bookmarkStart w:id="476" w:name="_Toc440444925"/>
      <w:bookmarkStart w:id="477" w:name="_Toc457829558"/>
      <w:bookmarkStart w:id="478" w:name="_Toc458086191"/>
      <w:bookmarkStart w:id="479" w:name="_Toc458086622"/>
      <w:bookmarkStart w:id="480" w:name="_Toc458086887"/>
      <w:bookmarkStart w:id="481" w:name="_Toc458087114"/>
      <w:bookmarkStart w:id="482" w:name="_Toc458087341"/>
      <w:bookmarkStart w:id="483" w:name="_Toc458087568"/>
      <w:bookmarkStart w:id="484" w:name="_Toc436208924"/>
      <w:bookmarkStart w:id="485" w:name="_Toc436211191"/>
      <w:bookmarkStart w:id="486" w:name="_Toc436213961"/>
      <w:bookmarkStart w:id="487" w:name="_Toc440444926"/>
      <w:bookmarkStart w:id="488" w:name="_Toc457829559"/>
      <w:bookmarkStart w:id="489" w:name="_Toc458086192"/>
      <w:bookmarkStart w:id="490" w:name="_Toc458086623"/>
      <w:bookmarkStart w:id="491" w:name="_Toc458086888"/>
      <w:bookmarkStart w:id="492" w:name="_Toc458087115"/>
      <w:bookmarkStart w:id="493" w:name="_Toc458087342"/>
      <w:bookmarkStart w:id="494" w:name="_Toc458087569"/>
      <w:bookmarkStart w:id="495" w:name="_Toc436208925"/>
      <w:bookmarkStart w:id="496" w:name="_Toc436211192"/>
      <w:bookmarkStart w:id="497" w:name="_Toc436213962"/>
      <w:bookmarkStart w:id="498" w:name="_Toc440444927"/>
      <w:bookmarkStart w:id="499" w:name="_Toc457829560"/>
      <w:bookmarkStart w:id="500" w:name="_Toc458086193"/>
      <w:bookmarkStart w:id="501" w:name="_Toc458086624"/>
      <w:bookmarkStart w:id="502" w:name="_Toc458086889"/>
      <w:bookmarkStart w:id="503" w:name="_Toc458087116"/>
      <w:bookmarkStart w:id="504" w:name="_Toc458087343"/>
      <w:bookmarkStart w:id="505" w:name="_Toc458087570"/>
      <w:bookmarkStart w:id="506" w:name="_Toc436208926"/>
      <w:bookmarkStart w:id="507" w:name="_Toc436211193"/>
      <w:bookmarkStart w:id="508" w:name="_Toc436213963"/>
      <w:bookmarkStart w:id="509" w:name="_Toc440444928"/>
      <w:bookmarkStart w:id="510" w:name="_Toc457829561"/>
      <w:bookmarkStart w:id="511" w:name="_Toc458086194"/>
      <w:bookmarkStart w:id="512" w:name="_Toc458086625"/>
      <w:bookmarkStart w:id="513" w:name="_Toc458086890"/>
      <w:bookmarkStart w:id="514" w:name="_Toc458087117"/>
      <w:bookmarkStart w:id="515" w:name="_Toc458087344"/>
      <w:bookmarkStart w:id="516" w:name="_Toc458087571"/>
      <w:bookmarkStart w:id="517" w:name="_Toc436208927"/>
      <w:bookmarkStart w:id="518" w:name="_Toc436211194"/>
      <w:bookmarkStart w:id="519" w:name="_Toc436213964"/>
      <w:bookmarkStart w:id="520" w:name="_Toc440444929"/>
      <w:bookmarkStart w:id="521" w:name="_Toc457829562"/>
      <w:bookmarkStart w:id="522" w:name="_Toc458086195"/>
      <w:bookmarkStart w:id="523" w:name="_Toc458086626"/>
      <w:bookmarkStart w:id="524" w:name="_Toc458086891"/>
      <w:bookmarkStart w:id="525" w:name="_Toc458087118"/>
      <w:bookmarkStart w:id="526" w:name="_Toc458087345"/>
      <w:bookmarkStart w:id="527" w:name="_Toc458087572"/>
      <w:bookmarkStart w:id="528" w:name="_Toc436208928"/>
      <w:bookmarkStart w:id="529" w:name="_Toc436211195"/>
      <w:bookmarkStart w:id="530" w:name="_Toc436213965"/>
      <w:bookmarkStart w:id="531" w:name="_Toc440444930"/>
      <w:bookmarkStart w:id="532" w:name="_Toc457829563"/>
      <w:bookmarkStart w:id="533" w:name="_Toc458086196"/>
      <w:bookmarkStart w:id="534" w:name="_Toc458086627"/>
      <w:bookmarkStart w:id="535" w:name="_Toc458086892"/>
      <w:bookmarkStart w:id="536" w:name="_Toc458087119"/>
      <w:bookmarkStart w:id="537" w:name="_Toc458087346"/>
      <w:bookmarkStart w:id="538" w:name="_Toc458087573"/>
      <w:bookmarkStart w:id="539" w:name="_Toc436208929"/>
      <w:bookmarkStart w:id="540" w:name="_Toc436211196"/>
      <w:bookmarkStart w:id="541" w:name="_Toc436213966"/>
      <w:bookmarkStart w:id="542" w:name="_Toc440444931"/>
      <w:bookmarkStart w:id="543" w:name="_Toc457829564"/>
      <w:bookmarkStart w:id="544" w:name="_Toc458086197"/>
      <w:bookmarkStart w:id="545" w:name="_Toc458086628"/>
      <w:bookmarkStart w:id="546" w:name="_Toc458086893"/>
      <w:bookmarkStart w:id="547" w:name="_Toc458087120"/>
      <w:bookmarkStart w:id="548" w:name="_Toc458087347"/>
      <w:bookmarkStart w:id="549" w:name="_Toc458087574"/>
      <w:bookmarkStart w:id="550" w:name="_Toc436208930"/>
      <w:bookmarkStart w:id="551" w:name="_Toc436211197"/>
      <w:bookmarkStart w:id="552" w:name="_Toc436213967"/>
      <w:bookmarkStart w:id="553" w:name="_Toc440444932"/>
      <w:bookmarkStart w:id="554" w:name="_Toc457829565"/>
      <w:bookmarkStart w:id="555" w:name="_Toc458086198"/>
      <w:bookmarkStart w:id="556" w:name="_Toc458086629"/>
      <w:bookmarkStart w:id="557" w:name="_Toc458086894"/>
      <w:bookmarkStart w:id="558" w:name="_Toc458087121"/>
      <w:bookmarkStart w:id="559" w:name="_Toc458087348"/>
      <w:bookmarkStart w:id="560" w:name="_Toc458087575"/>
      <w:bookmarkStart w:id="561" w:name="_Toc436208931"/>
      <w:bookmarkStart w:id="562" w:name="_Toc436211198"/>
      <w:bookmarkStart w:id="563" w:name="_Toc436213968"/>
      <w:bookmarkStart w:id="564" w:name="_Toc440444933"/>
      <w:bookmarkStart w:id="565" w:name="_Toc457829566"/>
      <w:bookmarkStart w:id="566" w:name="_Toc458086199"/>
      <w:bookmarkStart w:id="567" w:name="_Toc458086630"/>
      <w:bookmarkStart w:id="568" w:name="_Toc458086895"/>
      <w:bookmarkStart w:id="569" w:name="_Toc458087122"/>
      <w:bookmarkStart w:id="570" w:name="_Toc458087349"/>
      <w:bookmarkStart w:id="571" w:name="_Toc458087576"/>
      <w:bookmarkStart w:id="572" w:name="_Toc436208932"/>
      <w:bookmarkStart w:id="573" w:name="_Toc436211199"/>
      <w:bookmarkStart w:id="574" w:name="_Toc436213969"/>
      <w:bookmarkStart w:id="575" w:name="_Toc440444934"/>
      <w:bookmarkStart w:id="576" w:name="_Toc457829567"/>
      <w:bookmarkStart w:id="577" w:name="_Toc458086200"/>
      <w:bookmarkStart w:id="578" w:name="_Toc458086631"/>
      <w:bookmarkStart w:id="579" w:name="_Toc458086896"/>
      <w:bookmarkStart w:id="580" w:name="_Toc458087123"/>
      <w:bookmarkStart w:id="581" w:name="_Toc458087350"/>
      <w:bookmarkStart w:id="582" w:name="_Toc458087577"/>
      <w:bookmarkStart w:id="583" w:name="_Toc436208933"/>
      <w:bookmarkStart w:id="584" w:name="_Toc436211200"/>
      <w:bookmarkStart w:id="585" w:name="_Toc436213970"/>
      <w:bookmarkStart w:id="586" w:name="_Toc440444935"/>
      <w:bookmarkStart w:id="587" w:name="_Toc457829568"/>
      <w:bookmarkStart w:id="588" w:name="_Toc458086201"/>
      <w:bookmarkStart w:id="589" w:name="_Toc458086632"/>
      <w:bookmarkStart w:id="590" w:name="_Toc458086897"/>
      <w:bookmarkStart w:id="591" w:name="_Toc458087124"/>
      <w:bookmarkStart w:id="592" w:name="_Toc458087351"/>
      <w:bookmarkStart w:id="593" w:name="_Toc458087578"/>
      <w:bookmarkStart w:id="594" w:name="_Toc436208934"/>
      <w:bookmarkStart w:id="595" w:name="_Toc436211201"/>
      <w:bookmarkStart w:id="596" w:name="_Toc436213971"/>
      <w:bookmarkStart w:id="597" w:name="_Toc440444936"/>
      <w:bookmarkStart w:id="598" w:name="_Toc457829569"/>
      <w:bookmarkStart w:id="599" w:name="_Toc458086202"/>
      <w:bookmarkStart w:id="600" w:name="_Toc458086633"/>
      <w:bookmarkStart w:id="601" w:name="_Toc458086898"/>
      <w:bookmarkStart w:id="602" w:name="_Toc458087125"/>
      <w:bookmarkStart w:id="603" w:name="_Toc458087352"/>
      <w:bookmarkStart w:id="604" w:name="_Toc458087579"/>
      <w:bookmarkStart w:id="605" w:name="_Toc436208935"/>
      <w:bookmarkStart w:id="606" w:name="_Toc436211202"/>
      <w:bookmarkStart w:id="607" w:name="_Toc436213972"/>
      <w:bookmarkStart w:id="608" w:name="_Toc440444937"/>
      <w:bookmarkStart w:id="609" w:name="_Toc457829570"/>
      <w:bookmarkStart w:id="610" w:name="_Toc458086203"/>
      <w:bookmarkStart w:id="611" w:name="_Toc458086634"/>
      <w:bookmarkStart w:id="612" w:name="_Toc458086899"/>
      <w:bookmarkStart w:id="613" w:name="_Toc458087126"/>
      <w:bookmarkStart w:id="614" w:name="_Toc458087353"/>
      <w:bookmarkStart w:id="615" w:name="_Toc458087580"/>
      <w:bookmarkStart w:id="616" w:name="_Toc436208936"/>
      <w:bookmarkStart w:id="617" w:name="_Toc436211203"/>
      <w:bookmarkStart w:id="618" w:name="_Toc436213973"/>
      <w:bookmarkStart w:id="619" w:name="_Toc440444938"/>
      <w:bookmarkStart w:id="620" w:name="_Toc457829571"/>
      <w:bookmarkStart w:id="621" w:name="_Toc458086204"/>
      <w:bookmarkStart w:id="622" w:name="_Toc458086635"/>
      <w:bookmarkStart w:id="623" w:name="_Toc458086900"/>
      <w:bookmarkStart w:id="624" w:name="_Toc458087127"/>
      <w:bookmarkStart w:id="625" w:name="_Toc458087354"/>
      <w:bookmarkStart w:id="626" w:name="_Toc458087581"/>
      <w:bookmarkStart w:id="627" w:name="_Toc436208937"/>
      <w:bookmarkStart w:id="628" w:name="_Toc436211204"/>
      <w:bookmarkStart w:id="629" w:name="_Toc436213974"/>
      <w:bookmarkStart w:id="630" w:name="_Toc440444939"/>
      <w:bookmarkStart w:id="631" w:name="_Toc457829572"/>
      <w:bookmarkStart w:id="632" w:name="_Toc458086205"/>
      <w:bookmarkStart w:id="633" w:name="_Toc458086636"/>
      <w:bookmarkStart w:id="634" w:name="_Toc458086901"/>
      <w:bookmarkStart w:id="635" w:name="_Toc458087128"/>
      <w:bookmarkStart w:id="636" w:name="_Toc458087355"/>
      <w:bookmarkStart w:id="637" w:name="_Toc458087582"/>
      <w:bookmarkStart w:id="638" w:name="_Toc436208938"/>
      <w:bookmarkStart w:id="639" w:name="_Toc436211205"/>
      <w:bookmarkStart w:id="640" w:name="_Toc436213975"/>
      <w:bookmarkStart w:id="641" w:name="_Toc440444940"/>
      <w:bookmarkStart w:id="642" w:name="_Toc457829573"/>
      <w:bookmarkStart w:id="643" w:name="_Toc458086206"/>
      <w:bookmarkStart w:id="644" w:name="_Toc458086637"/>
      <w:bookmarkStart w:id="645" w:name="_Toc458086902"/>
      <w:bookmarkStart w:id="646" w:name="_Toc458087129"/>
      <w:bookmarkStart w:id="647" w:name="_Toc458087356"/>
      <w:bookmarkStart w:id="648" w:name="_Toc458087583"/>
      <w:bookmarkStart w:id="649" w:name="_Toc436208939"/>
      <w:bookmarkStart w:id="650" w:name="_Toc436211206"/>
      <w:bookmarkStart w:id="651" w:name="_Toc436213976"/>
      <w:bookmarkStart w:id="652" w:name="_Toc440444941"/>
      <w:bookmarkStart w:id="653" w:name="_Toc457829574"/>
      <w:bookmarkStart w:id="654" w:name="_Toc458086207"/>
      <w:bookmarkStart w:id="655" w:name="_Toc458086638"/>
      <w:bookmarkStart w:id="656" w:name="_Toc458086903"/>
      <w:bookmarkStart w:id="657" w:name="_Toc458087130"/>
      <w:bookmarkStart w:id="658" w:name="_Toc458087357"/>
      <w:bookmarkStart w:id="659" w:name="_Toc458087584"/>
      <w:bookmarkStart w:id="660" w:name="_Toc436208940"/>
      <w:bookmarkStart w:id="661" w:name="_Toc436211207"/>
      <w:bookmarkStart w:id="662" w:name="_Toc436213977"/>
      <w:bookmarkStart w:id="663" w:name="_Toc440444942"/>
      <w:bookmarkStart w:id="664" w:name="_Toc457829575"/>
      <w:bookmarkStart w:id="665" w:name="_Toc458086208"/>
      <w:bookmarkStart w:id="666" w:name="_Toc458086639"/>
      <w:bookmarkStart w:id="667" w:name="_Toc458086904"/>
      <w:bookmarkStart w:id="668" w:name="_Toc458087131"/>
      <w:bookmarkStart w:id="669" w:name="_Toc458087358"/>
      <w:bookmarkStart w:id="670" w:name="_Toc458087585"/>
      <w:bookmarkStart w:id="671" w:name="_Toc436208941"/>
      <w:bookmarkStart w:id="672" w:name="_Toc436211208"/>
      <w:bookmarkStart w:id="673" w:name="_Toc436213978"/>
      <w:bookmarkStart w:id="674" w:name="_Toc440444943"/>
      <w:bookmarkStart w:id="675" w:name="_Toc457829576"/>
      <w:bookmarkStart w:id="676" w:name="_Toc458086209"/>
      <w:bookmarkStart w:id="677" w:name="_Toc458086640"/>
      <w:bookmarkStart w:id="678" w:name="_Toc458086905"/>
      <w:bookmarkStart w:id="679" w:name="_Toc458087132"/>
      <w:bookmarkStart w:id="680" w:name="_Toc458087359"/>
      <w:bookmarkStart w:id="681" w:name="_Toc458087586"/>
      <w:bookmarkStart w:id="682" w:name="_Toc436208942"/>
      <w:bookmarkStart w:id="683" w:name="_Toc436211209"/>
      <w:bookmarkStart w:id="684" w:name="_Toc436213979"/>
      <w:bookmarkStart w:id="685" w:name="_Toc440444944"/>
      <w:bookmarkStart w:id="686" w:name="_Toc457829577"/>
      <w:bookmarkStart w:id="687" w:name="_Toc458086210"/>
      <w:bookmarkStart w:id="688" w:name="_Toc458086641"/>
      <w:bookmarkStart w:id="689" w:name="_Toc458086906"/>
      <w:bookmarkStart w:id="690" w:name="_Toc458087133"/>
      <w:bookmarkStart w:id="691" w:name="_Toc458087360"/>
      <w:bookmarkStart w:id="692" w:name="_Toc458087587"/>
      <w:bookmarkStart w:id="693" w:name="_Toc436208943"/>
      <w:bookmarkStart w:id="694" w:name="_Toc436211210"/>
      <w:bookmarkStart w:id="695" w:name="_Toc436213980"/>
      <w:bookmarkStart w:id="696" w:name="_Toc440444945"/>
      <w:bookmarkStart w:id="697" w:name="_Toc457829578"/>
      <w:bookmarkStart w:id="698" w:name="_Toc458086211"/>
      <w:bookmarkStart w:id="699" w:name="_Toc458086642"/>
      <w:bookmarkStart w:id="700" w:name="_Toc458086907"/>
      <w:bookmarkStart w:id="701" w:name="_Toc458087134"/>
      <w:bookmarkStart w:id="702" w:name="_Toc458087361"/>
      <w:bookmarkStart w:id="703" w:name="_Toc458087588"/>
      <w:bookmarkStart w:id="704" w:name="_Toc436208944"/>
      <w:bookmarkStart w:id="705" w:name="_Toc436211211"/>
      <w:bookmarkStart w:id="706" w:name="_Toc436213981"/>
      <w:bookmarkStart w:id="707" w:name="_Toc440444946"/>
      <w:bookmarkStart w:id="708" w:name="_Toc457829579"/>
      <w:bookmarkStart w:id="709" w:name="_Toc458086212"/>
      <w:bookmarkStart w:id="710" w:name="_Toc458086643"/>
      <w:bookmarkStart w:id="711" w:name="_Toc458086908"/>
      <w:bookmarkStart w:id="712" w:name="_Toc458087135"/>
      <w:bookmarkStart w:id="713" w:name="_Toc458087362"/>
      <w:bookmarkStart w:id="714" w:name="_Toc458087589"/>
      <w:bookmarkStart w:id="715" w:name="_Toc436208945"/>
      <w:bookmarkStart w:id="716" w:name="_Toc436211212"/>
      <w:bookmarkStart w:id="717" w:name="_Toc436213982"/>
      <w:bookmarkStart w:id="718" w:name="_Toc440444947"/>
      <w:bookmarkStart w:id="719" w:name="_Toc457829580"/>
      <w:bookmarkStart w:id="720" w:name="_Toc458086213"/>
      <w:bookmarkStart w:id="721" w:name="_Toc458086644"/>
      <w:bookmarkStart w:id="722" w:name="_Toc458086909"/>
      <w:bookmarkStart w:id="723" w:name="_Toc458087136"/>
      <w:bookmarkStart w:id="724" w:name="_Toc458087363"/>
      <w:bookmarkStart w:id="725" w:name="_Toc458087590"/>
      <w:bookmarkStart w:id="726" w:name="_Toc436208946"/>
      <w:bookmarkStart w:id="727" w:name="_Toc436211213"/>
      <w:bookmarkStart w:id="728" w:name="_Toc436213983"/>
      <w:bookmarkStart w:id="729" w:name="_Toc440444948"/>
      <w:bookmarkStart w:id="730" w:name="_Toc457829581"/>
      <w:bookmarkStart w:id="731" w:name="_Toc458086214"/>
      <w:bookmarkStart w:id="732" w:name="_Toc458086645"/>
      <w:bookmarkStart w:id="733" w:name="_Toc458086910"/>
      <w:bookmarkStart w:id="734" w:name="_Toc458087137"/>
      <w:bookmarkStart w:id="735" w:name="_Toc458087364"/>
      <w:bookmarkStart w:id="736" w:name="_Toc458087591"/>
      <w:bookmarkStart w:id="737" w:name="_Toc436208947"/>
      <w:bookmarkStart w:id="738" w:name="_Toc436211214"/>
      <w:bookmarkStart w:id="739" w:name="_Toc436213984"/>
      <w:bookmarkStart w:id="740" w:name="_Toc440444949"/>
      <w:bookmarkStart w:id="741" w:name="_Toc457829582"/>
      <w:bookmarkStart w:id="742" w:name="_Toc458086215"/>
      <w:bookmarkStart w:id="743" w:name="_Toc458086646"/>
      <w:bookmarkStart w:id="744" w:name="_Toc458086911"/>
      <w:bookmarkStart w:id="745" w:name="_Toc458087138"/>
      <w:bookmarkStart w:id="746" w:name="_Toc458087365"/>
      <w:bookmarkStart w:id="747" w:name="_Toc458087592"/>
      <w:bookmarkStart w:id="748" w:name="_Toc390791326"/>
      <w:bookmarkStart w:id="749" w:name="_Toc390791454"/>
      <w:bookmarkStart w:id="750" w:name="_Toc390791900"/>
      <w:bookmarkStart w:id="751" w:name="_Toc390792706"/>
      <w:bookmarkStart w:id="752" w:name="_Toc459649980"/>
      <w:bookmarkEnd w:id="430"/>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rsidRPr="00581CAA">
        <w:lastRenderedPageBreak/>
        <w:t>Camera Link Data Interface</w:t>
      </w:r>
      <w:bookmarkEnd w:id="748"/>
      <w:bookmarkEnd w:id="749"/>
      <w:bookmarkEnd w:id="750"/>
      <w:bookmarkEnd w:id="751"/>
      <w:bookmarkEnd w:id="752"/>
    </w:p>
    <w:p w:rsidR="00812358" w:rsidRPr="00581CAA" w:rsidRDefault="00812358" w:rsidP="00812358">
      <w:pPr>
        <w:rPr>
          <w:rFonts w:cs="Times New Roman"/>
        </w:rPr>
      </w:pPr>
      <w:r w:rsidRPr="00581CAA">
        <w:rPr>
          <w:rFonts w:cs="Times New Roman"/>
        </w:rPr>
        <w:t>The digital data interface to the camera is through a base Camera Link compatible interface using low-voltage differential signaling (LVDS). Sensors Unlimited cameras can be interfaced to most frame grabbers, and they have verified operation with National Instruments cards.</w:t>
      </w:r>
    </w:p>
    <w:p w:rsidR="00812358" w:rsidRDefault="00812358" w:rsidP="00812358">
      <w:pPr>
        <w:rPr>
          <w:rFonts w:cs="Times New Roman"/>
        </w:rPr>
      </w:pPr>
      <w:r w:rsidRPr="00581CAA">
        <w:rPr>
          <w:rFonts w:cs="Times New Roman"/>
        </w:rPr>
        <w:t>PoCL ‘Power over Camera Link’ is not employed</w:t>
      </w:r>
      <w:r w:rsidR="009B3232">
        <w:rPr>
          <w:rFonts w:cs="Times New Roman"/>
        </w:rPr>
        <w:t xml:space="preserve"> and</w:t>
      </w:r>
      <w:r w:rsidRPr="00581CAA">
        <w:rPr>
          <w:rFonts w:cs="Times New Roman"/>
        </w:rPr>
        <w:t xml:space="preserve"> special </w:t>
      </w:r>
      <w:r w:rsidR="009B3232">
        <w:rPr>
          <w:rFonts w:cs="Times New Roman"/>
        </w:rPr>
        <w:t xml:space="preserve">PoCL </w:t>
      </w:r>
      <w:r w:rsidRPr="00581CAA">
        <w:rPr>
          <w:rFonts w:cs="Times New Roman"/>
        </w:rPr>
        <w:t>cables are not required</w:t>
      </w:r>
      <w:r w:rsidR="009B3232">
        <w:rPr>
          <w:rFonts w:cs="Times New Roman"/>
        </w:rPr>
        <w:t>. However,</w:t>
      </w:r>
      <w:r w:rsidRPr="00581CAA">
        <w:rPr>
          <w:rFonts w:cs="Times New Roman"/>
        </w:rPr>
        <w:t xml:space="preserve"> PoCL cables are compatible. </w:t>
      </w:r>
    </w:p>
    <w:p w:rsidR="00163522" w:rsidRDefault="00163522" w:rsidP="00163522">
      <w:pPr>
        <w:pStyle w:val="Caption"/>
        <w:keepNext/>
      </w:pPr>
      <w:r>
        <w:t xml:space="preserve">Table </w:t>
      </w:r>
      <w:fldSimple w:instr=" SEQ Table \* ARABIC ">
        <w:r w:rsidR="000D7633">
          <w:rPr>
            <w:noProof/>
          </w:rPr>
          <w:t>3</w:t>
        </w:r>
      </w:fldSimple>
      <w:r>
        <w:t xml:space="preserve">. Digital output 26-pin connector (3M 12226-1150-00FR) signal assignment. (standard </w:t>
      </w:r>
      <w:r w:rsidR="00760795">
        <w:t>Camera Link</w:t>
      </w:r>
      <w:r>
        <w:t xml:space="preserve"> protocol)</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4333"/>
        <w:gridCol w:w="674"/>
        <w:gridCol w:w="3894"/>
      </w:tblGrid>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Inner shield (camera GND)</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20</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SerTC-</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14</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Inner shield (camera GND)</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8</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SerTFG-</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X0-</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21</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SerTFG+</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15</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X0+</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9</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CC1-</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3</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X1-</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22</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CC1+</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16</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X1+</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10</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4</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X2-</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23</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17</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X2+</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11</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5</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Xclk-</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24</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18</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Xclk+</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12</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6</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X3-</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25</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No connect</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19</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X3+</w:t>
            </w:r>
          </w:p>
        </w:tc>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13</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Inner shield (camera GND)</w:t>
            </w:r>
          </w:p>
        </w:tc>
      </w:tr>
      <w:tr w:rsidR="002B497A" w:rsidRPr="00581CAA" w:rsidTr="005D4DFF">
        <w:trPr>
          <w:trHeight w:val="300"/>
        </w:trPr>
        <w:tc>
          <w:tcPr>
            <w:tcW w:w="352" w:type="pct"/>
            <w:shd w:val="clear" w:color="auto" w:fill="auto"/>
            <w:noWrap/>
            <w:hideMark/>
          </w:tcPr>
          <w:p w:rsidR="002B497A" w:rsidRPr="00D2290E" w:rsidRDefault="002B497A" w:rsidP="00105898">
            <w:pPr>
              <w:spacing w:after="0" w:line="240" w:lineRule="auto"/>
              <w:rPr>
                <w:rFonts w:eastAsiaTheme="minorEastAsia" w:cs="Times New Roman"/>
                <w:sz w:val="24"/>
                <w:szCs w:val="24"/>
              </w:rPr>
            </w:pPr>
            <w:r w:rsidRPr="005D4DFF">
              <w:rPr>
                <w:rFonts w:cs="Times New Roman"/>
                <w:sz w:val="24"/>
                <w:szCs w:val="24"/>
              </w:rPr>
              <w:t>7</w:t>
            </w:r>
          </w:p>
        </w:tc>
        <w:tc>
          <w:tcPr>
            <w:tcW w:w="2262"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SerTC+</w:t>
            </w:r>
          </w:p>
        </w:tc>
        <w:tc>
          <w:tcPr>
            <w:tcW w:w="352" w:type="pct"/>
            <w:shd w:val="clear" w:color="auto" w:fill="auto"/>
            <w:noWrap/>
            <w:hideMark/>
          </w:tcPr>
          <w:p w:rsidR="002B497A" w:rsidRPr="005D4DFF" w:rsidRDefault="002B497A" w:rsidP="005D4DFF">
            <w:pPr>
              <w:spacing w:after="0" w:line="240" w:lineRule="auto"/>
              <w:rPr>
                <w:rFonts w:eastAsia="Times New Roman" w:cs="Times New Roman"/>
                <w:color w:val="000000"/>
                <w:sz w:val="24"/>
                <w:szCs w:val="24"/>
              </w:rPr>
            </w:pPr>
            <w:r w:rsidRPr="005D4DFF">
              <w:rPr>
                <w:rFonts w:cs="Times New Roman"/>
                <w:sz w:val="24"/>
                <w:szCs w:val="24"/>
              </w:rPr>
              <w:t>26</w:t>
            </w:r>
          </w:p>
        </w:tc>
        <w:tc>
          <w:tcPr>
            <w:tcW w:w="2033" w:type="pct"/>
            <w:shd w:val="clear" w:color="auto" w:fill="auto"/>
            <w:noWrap/>
            <w:hideMark/>
          </w:tcPr>
          <w:p w:rsidR="002B497A" w:rsidRPr="005D4DFF" w:rsidRDefault="002B497A" w:rsidP="00105898">
            <w:pPr>
              <w:spacing w:after="0" w:line="240" w:lineRule="auto"/>
              <w:rPr>
                <w:rFonts w:eastAsia="Times New Roman" w:cs="Times New Roman"/>
                <w:color w:val="000000"/>
                <w:sz w:val="24"/>
                <w:szCs w:val="24"/>
              </w:rPr>
            </w:pPr>
            <w:r w:rsidRPr="005D4DFF">
              <w:rPr>
                <w:rFonts w:cs="Times New Roman"/>
                <w:sz w:val="24"/>
                <w:szCs w:val="24"/>
              </w:rPr>
              <w:t>Inner shield (camera GND)</w:t>
            </w:r>
          </w:p>
        </w:tc>
      </w:tr>
    </w:tbl>
    <w:p w:rsidR="005B1C49" w:rsidRDefault="005B1C49" w:rsidP="00522634">
      <w:pPr>
        <w:jc w:val="center"/>
        <w:rPr>
          <w:rFonts w:cs="Times New Roman"/>
        </w:rPr>
      </w:pPr>
    </w:p>
    <w:p w:rsidR="005B1C49" w:rsidRDefault="005B1C49">
      <w:pPr>
        <w:spacing w:after="200"/>
        <w:rPr>
          <w:rFonts w:cs="Times New Roman"/>
        </w:rPr>
      </w:pPr>
      <w:r>
        <w:rPr>
          <w:rFonts w:cs="Times New Roman"/>
        </w:rPr>
        <w:br w:type="page"/>
      </w:r>
    </w:p>
    <w:p w:rsidR="005B1C49" w:rsidRDefault="005B1C49" w:rsidP="005B1C49">
      <w:pPr>
        <w:pStyle w:val="Caption"/>
        <w:keepNext/>
      </w:pPr>
      <w:r>
        <w:lastRenderedPageBreak/>
        <w:t xml:space="preserve">Table </w:t>
      </w:r>
      <w:fldSimple w:instr=" SEQ Table \* ARABIC ">
        <w:r w:rsidR="000D7633">
          <w:rPr>
            <w:noProof/>
          </w:rPr>
          <w:t>4</w:t>
        </w:r>
      </w:fldSimple>
      <w:r>
        <w:t xml:space="preserve">. Digital output ST4 board-to-board connector variant (ST4-30-1-1.50-L-D) signal assignment. </w:t>
      </w:r>
    </w:p>
    <w:tbl>
      <w:tblPr>
        <w:tblStyle w:val="TableGrid"/>
        <w:tblW w:w="10458" w:type="dxa"/>
        <w:tblLook w:val="04A0" w:firstRow="1" w:lastRow="0" w:firstColumn="1" w:lastColumn="0" w:noHBand="0" w:noVBand="1"/>
      </w:tblPr>
      <w:tblGrid>
        <w:gridCol w:w="738"/>
        <w:gridCol w:w="4770"/>
        <w:gridCol w:w="720"/>
        <w:gridCol w:w="4230"/>
      </w:tblGrid>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XCLK_N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X0_N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XCLK_P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X0_P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X2_N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X1_N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10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X2_P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X1_P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12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14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X3_N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CC1_N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16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X3_P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CC1_P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18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SER_TC_N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19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SER_TFG_N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SER_TC_P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21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SER_TFG_P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23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GND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25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28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Trig_In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27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Sync_Out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30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Trig_In_RTN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29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Sync_Out_RTN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32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34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36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38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39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41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43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45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48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47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50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49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Reserved, Do not use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52</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51</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NC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54</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PWR_RTN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53</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PWR_IN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56</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PWR_RTN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55</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PWR_IN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58</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PWR_RTN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57</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PWR_IN </w:t>
            </w:r>
          </w:p>
        </w:tc>
      </w:tr>
      <w:tr w:rsidR="005B1C49" w:rsidRPr="003C7129" w:rsidTr="00D81B0C">
        <w:tc>
          <w:tcPr>
            <w:tcW w:w="738" w:type="dxa"/>
          </w:tcPr>
          <w:p w:rsidR="005B1C49" w:rsidRPr="0007383E" w:rsidRDefault="005B1C49" w:rsidP="00D81B0C">
            <w:pPr>
              <w:jc w:val="center"/>
              <w:rPr>
                <w:rFonts w:cs="Times New Roman"/>
                <w:sz w:val="24"/>
                <w:szCs w:val="24"/>
              </w:rPr>
            </w:pPr>
            <w:r w:rsidRPr="0007383E">
              <w:rPr>
                <w:rFonts w:cs="Times New Roman"/>
                <w:sz w:val="24"/>
                <w:szCs w:val="24"/>
              </w:rPr>
              <w:t>60</w:t>
            </w:r>
          </w:p>
        </w:tc>
        <w:tc>
          <w:tcPr>
            <w:tcW w:w="477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PWR_RTN </w:t>
            </w:r>
          </w:p>
        </w:tc>
        <w:tc>
          <w:tcPr>
            <w:tcW w:w="720" w:type="dxa"/>
          </w:tcPr>
          <w:p w:rsidR="005B1C49" w:rsidRPr="0007383E" w:rsidRDefault="005B1C49" w:rsidP="00D81B0C">
            <w:pPr>
              <w:jc w:val="center"/>
              <w:rPr>
                <w:rFonts w:cs="Times New Roman"/>
                <w:sz w:val="24"/>
                <w:szCs w:val="24"/>
              </w:rPr>
            </w:pPr>
            <w:r w:rsidRPr="0007383E">
              <w:rPr>
                <w:rFonts w:cs="Times New Roman"/>
                <w:sz w:val="24"/>
                <w:szCs w:val="24"/>
              </w:rPr>
              <w:t>59</w:t>
            </w:r>
          </w:p>
        </w:tc>
        <w:tc>
          <w:tcPr>
            <w:tcW w:w="4230" w:type="dxa"/>
            <w:vAlign w:val="center"/>
          </w:tcPr>
          <w:p w:rsidR="005B1C49" w:rsidRPr="0007383E" w:rsidRDefault="005B1C49" w:rsidP="00D81B0C">
            <w:pPr>
              <w:jc w:val="center"/>
              <w:rPr>
                <w:rFonts w:cs="Times New Roman"/>
                <w:sz w:val="24"/>
                <w:szCs w:val="24"/>
              </w:rPr>
            </w:pPr>
            <w:r w:rsidRPr="0007383E">
              <w:rPr>
                <w:rFonts w:cs="Times New Roman"/>
                <w:color w:val="000000"/>
                <w:sz w:val="24"/>
                <w:szCs w:val="24"/>
              </w:rPr>
              <w:t xml:space="preserve">PWR_IN </w:t>
            </w:r>
          </w:p>
        </w:tc>
      </w:tr>
    </w:tbl>
    <w:p w:rsidR="00522634" w:rsidRPr="00581CAA" w:rsidRDefault="00522634" w:rsidP="00522634">
      <w:pPr>
        <w:jc w:val="center"/>
        <w:rPr>
          <w:rFonts w:cs="Times New Roman"/>
        </w:rPr>
      </w:pPr>
    </w:p>
    <w:p w:rsidR="00163522" w:rsidRDefault="00163522" w:rsidP="00163522">
      <w:pPr>
        <w:pStyle w:val="Caption"/>
        <w:keepNext/>
      </w:pPr>
      <w:r>
        <w:lastRenderedPageBreak/>
        <w:t xml:space="preserve">Table </w:t>
      </w:r>
      <w:fldSimple w:instr=" SEQ Table \* ARABIC ">
        <w:r w:rsidR="000D7633">
          <w:rPr>
            <w:noProof/>
          </w:rPr>
          <w:t>5</w:t>
        </w:r>
      </w:fldSimple>
      <w:r>
        <w:t>. AUX/IO 14-pin connector (3M 12214-1150-00FR) signal assignment</w:t>
      </w:r>
      <w:r w:rsidRPr="0055113B">
        <w:t>.</w:t>
      </w:r>
    </w:p>
    <w:tbl>
      <w:tblPr>
        <w:tblW w:w="104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4770"/>
        <w:gridCol w:w="720"/>
        <w:gridCol w:w="4230"/>
      </w:tblGrid>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1</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8</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SYNC-RTN</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2</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9</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SYNC-OUT</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3</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10</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TRIG-IN-RTN</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4</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11</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TRIG-IN</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5</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12</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RS232-RTN</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6</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13</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RS232-TX</w:t>
            </w:r>
          </w:p>
        </w:tc>
      </w:tr>
      <w:tr w:rsidR="00522634" w:rsidRPr="00581CAA" w:rsidTr="005D4DFF">
        <w:trPr>
          <w:cantSplit/>
          <w:trHeight w:val="300"/>
        </w:trPr>
        <w:tc>
          <w:tcPr>
            <w:tcW w:w="735" w:type="dxa"/>
            <w:shd w:val="clear" w:color="auto" w:fill="auto"/>
            <w:noWrap/>
            <w:hideMark/>
          </w:tcPr>
          <w:p w:rsidR="00522634" w:rsidRPr="00956C1B" w:rsidRDefault="00522634" w:rsidP="00105898">
            <w:pPr>
              <w:spacing w:after="0" w:line="240" w:lineRule="auto"/>
              <w:rPr>
                <w:rFonts w:eastAsiaTheme="minorEastAsia" w:cs="Times New Roman"/>
                <w:strike/>
                <w:sz w:val="24"/>
                <w:szCs w:val="24"/>
              </w:rPr>
            </w:pPr>
            <w:r w:rsidRPr="0095440A">
              <w:t>7</w:t>
            </w:r>
          </w:p>
        </w:tc>
        <w:tc>
          <w:tcPr>
            <w:tcW w:w="477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V+</w:t>
            </w:r>
          </w:p>
        </w:tc>
        <w:tc>
          <w:tcPr>
            <w:tcW w:w="72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14</w:t>
            </w:r>
          </w:p>
        </w:tc>
        <w:tc>
          <w:tcPr>
            <w:tcW w:w="4230" w:type="dxa"/>
            <w:shd w:val="clear" w:color="auto" w:fill="auto"/>
            <w:noWrap/>
            <w:hideMark/>
          </w:tcPr>
          <w:p w:rsidR="00522634" w:rsidRPr="00956C1B" w:rsidRDefault="00522634" w:rsidP="00105898">
            <w:pPr>
              <w:spacing w:after="0" w:line="240" w:lineRule="auto"/>
              <w:rPr>
                <w:rFonts w:eastAsia="Times New Roman" w:cs="Times New Roman"/>
                <w:strike/>
                <w:color w:val="000000"/>
              </w:rPr>
            </w:pPr>
            <w:r w:rsidRPr="0095440A">
              <w:t>RS232-RX</w:t>
            </w:r>
          </w:p>
        </w:tc>
      </w:tr>
    </w:tbl>
    <w:p w:rsidR="00512062" w:rsidRDefault="00512062" w:rsidP="000C5EFC">
      <w:pPr>
        <w:keepNext/>
        <w:rPr>
          <w:rFonts w:cs="Times New Roman"/>
          <w:noProof/>
        </w:rPr>
      </w:pPr>
    </w:p>
    <w:p w:rsidR="00512062" w:rsidRDefault="00512062" w:rsidP="000C5EFC">
      <w:pPr>
        <w:keepNext/>
        <w:rPr>
          <w:rFonts w:cs="Times New Roman"/>
          <w:noProof/>
        </w:rPr>
      </w:pPr>
    </w:p>
    <w:p w:rsidR="006E3B65" w:rsidRDefault="006E3B65" w:rsidP="000C5EFC">
      <w:pPr>
        <w:keepNext/>
      </w:pPr>
      <w:r>
        <w:rPr>
          <w:rFonts w:cs="Times New Roman"/>
          <w:noProof/>
        </w:rPr>
        <w:drawing>
          <wp:inline distT="0" distB="0" distL="0" distR="0" wp14:anchorId="1BBA6C2F" wp14:editId="59D4F860">
            <wp:extent cx="6083014"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OT3 and PCOT6 timing digram.jpg"/>
                    <pic:cNvPicPr/>
                  </pic:nvPicPr>
                  <pic:blipFill rotWithShape="1">
                    <a:blip r:embed="rId18">
                      <a:extLst>
                        <a:ext uri="{28A0092B-C50C-407E-A947-70E740481C1C}">
                          <a14:useLocalDpi xmlns:a14="http://schemas.microsoft.com/office/drawing/2010/main" val="0"/>
                        </a:ext>
                      </a:extLst>
                    </a:blip>
                    <a:srcRect r="30995" b="4386"/>
                    <a:stretch/>
                  </pic:blipFill>
                  <pic:spPr bwMode="auto">
                    <a:xfrm>
                      <a:off x="0" y="0"/>
                      <a:ext cx="6083014" cy="5029200"/>
                    </a:xfrm>
                    <a:prstGeom prst="rect">
                      <a:avLst/>
                    </a:prstGeom>
                    <a:ln>
                      <a:noFill/>
                    </a:ln>
                    <a:extLst>
                      <a:ext uri="{53640926-AAD7-44D8-BBD7-CCE9431645EC}">
                        <a14:shadowObscured xmlns:a14="http://schemas.microsoft.com/office/drawing/2010/main"/>
                      </a:ext>
                    </a:extLst>
                  </pic:spPr>
                </pic:pic>
              </a:graphicData>
            </a:graphic>
          </wp:inline>
        </w:drawing>
      </w:r>
    </w:p>
    <w:p w:rsidR="00C76AD4" w:rsidRPr="00581CAA" w:rsidRDefault="006E3B65" w:rsidP="000C5EFC">
      <w:pPr>
        <w:pStyle w:val="Caption"/>
        <w:jc w:val="center"/>
        <w:rPr>
          <w:rFonts w:cs="Times New Roman"/>
        </w:rPr>
      </w:pPr>
      <w:r>
        <w:t xml:space="preserve">Figure </w:t>
      </w:r>
      <w:fldSimple w:instr=" SEQ Figure \* ARABIC ">
        <w:r w:rsidR="000D7633">
          <w:rPr>
            <w:noProof/>
          </w:rPr>
          <w:t>7</w:t>
        </w:r>
      </w:fldSimple>
      <w:r>
        <w:t>. CSX Camera Link Timing Diagram.</w:t>
      </w:r>
    </w:p>
    <w:p w:rsidR="00812358" w:rsidRPr="00581CAA" w:rsidRDefault="00812358" w:rsidP="00160CA4">
      <w:pPr>
        <w:pStyle w:val="Listlevel1"/>
      </w:pPr>
      <w:bookmarkStart w:id="753" w:name="_Toc436208949"/>
      <w:bookmarkStart w:id="754" w:name="_Toc436208950"/>
      <w:bookmarkStart w:id="755" w:name="_Toc436208951"/>
      <w:bookmarkStart w:id="756" w:name="_Toc436208952"/>
      <w:bookmarkStart w:id="757" w:name="_Toc436208984"/>
      <w:bookmarkStart w:id="758" w:name="_Toc459649981"/>
      <w:bookmarkEnd w:id="753"/>
      <w:bookmarkEnd w:id="754"/>
      <w:bookmarkEnd w:id="755"/>
      <w:bookmarkEnd w:id="756"/>
      <w:bookmarkEnd w:id="757"/>
      <w:r w:rsidRPr="00581CAA">
        <w:lastRenderedPageBreak/>
        <w:t>Principles of Operation</w:t>
      </w:r>
      <w:bookmarkEnd w:id="758"/>
    </w:p>
    <w:p w:rsidR="00812358" w:rsidRPr="00581CAA" w:rsidRDefault="00812358" w:rsidP="00160CA4">
      <w:pPr>
        <w:pStyle w:val="listlevel2"/>
      </w:pPr>
      <w:bookmarkStart w:id="759" w:name="_Toc459649982"/>
      <w:r w:rsidRPr="00581CAA">
        <w:t>Focal Plane Array Operation</w:t>
      </w:r>
      <w:bookmarkEnd w:id="759"/>
    </w:p>
    <w:p w:rsidR="00610508" w:rsidRDefault="00812358" w:rsidP="000C5EFC">
      <w:pPr>
        <w:keepNext/>
        <w:rPr>
          <w:noProof/>
        </w:rPr>
      </w:pPr>
      <w:r w:rsidRPr="00581CAA">
        <w:rPr>
          <w:rFonts w:cs="Times New Roman"/>
        </w:rPr>
        <w:t xml:space="preserve">The SUI CSX camera family uses the </w:t>
      </w:r>
      <w:r w:rsidR="00953D67">
        <w:rPr>
          <w:rFonts w:cs="Times New Roman"/>
        </w:rPr>
        <w:t>SU</w:t>
      </w:r>
      <w:r w:rsidR="00FD3EE0">
        <w:rPr>
          <w:rFonts w:cs="Times New Roman"/>
        </w:rPr>
        <w:t>320</w:t>
      </w:r>
      <w:r w:rsidRPr="00581CAA">
        <w:rPr>
          <w:rFonts w:cs="Times New Roman"/>
        </w:rPr>
        <w:t>AB</w:t>
      </w:r>
      <w:r w:rsidR="00953D67">
        <w:rPr>
          <w:rFonts w:cs="Times New Roman"/>
        </w:rPr>
        <w:t>4</w:t>
      </w:r>
      <w:r w:rsidRPr="00581CAA">
        <w:rPr>
          <w:rFonts w:cs="Times New Roman"/>
        </w:rPr>
        <w:t xml:space="preserve">-1.7T1 Indium Gallium Arsenide (InGaAs) focal plane array (FPAs). These FPAs have </w:t>
      </w:r>
      <w:r w:rsidR="00953D67">
        <w:rPr>
          <w:rFonts w:cs="Times New Roman"/>
        </w:rPr>
        <w:t>320 x 256</w:t>
      </w:r>
      <w:r w:rsidR="00FD3EE0">
        <w:rPr>
          <w:rFonts w:cs="Times New Roman"/>
        </w:rPr>
        <w:t xml:space="preserve"> </w:t>
      </w:r>
      <w:r w:rsidRPr="00581CAA">
        <w:rPr>
          <w:rFonts w:cs="Times New Roman"/>
        </w:rPr>
        <w:t xml:space="preserve">pixels on a 12.5 µm pitch. The FPAs consist of an InGaAs photodiode array hybridized to a CMOS readout using indium bump bonds. The photodiode array is a backside illuminated device (where light first passes through the substrate before interacting with the sensing media) with typical quantum efficiency (QE) and </w:t>
      </w:r>
      <w:r w:rsidR="00C20364">
        <w:rPr>
          <w:rFonts w:cs="Times New Roman"/>
        </w:rPr>
        <w:t>r</w:t>
      </w:r>
      <w:r w:rsidRPr="00581CAA">
        <w:rPr>
          <w:rFonts w:cs="Times New Roman"/>
        </w:rPr>
        <w:t xml:space="preserve">esponsivity shown, respectively: the graphs differ by the power dependency on the wavelength of the photon. </w:t>
      </w:r>
      <w:del w:id="760" w:author="Dvonch, Curt               UTAS" w:date="2018-08-30T12:43:00Z">
        <w:r w:rsidRPr="00581CAA" w:rsidDel="00304EB4">
          <w:rPr>
            <w:rFonts w:cs="Times New Roman"/>
          </w:rPr>
          <w:delText>For Visible-InGaAs and NIR/SWIR, the substrate is thinned to allow shorter wavelength light to reach the light sensitive region of the photodiode</w:delText>
        </w:r>
        <w:r w:rsidR="00953D67" w:rsidDel="00304EB4">
          <w:rPr>
            <w:rFonts w:cs="Times New Roman"/>
          </w:rPr>
          <w:delText>.</w:delText>
        </w:r>
        <w:r w:rsidRPr="00581CAA" w:rsidDel="00304EB4">
          <w:rPr>
            <w:rFonts w:cs="Times New Roman"/>
          </w:rPr>
          <w:delText xml:space="preserve"> </w:delText>
        </w:r>
        <w:r w:rsidR="00953D67" w:rsidDel="00304EB4">
          <w:rPr>
            <w:rFonts w:cs="Times New Roman"/>
          </w:rPr>
          <w:delText>T</w:delText>
        </w:r>
        <w:r w:rsidRPr="00581CAA" w:rsidDel="00304EB4">
          <w:rPr>
            <w:rFonts w:cs="Times New Roman"/>
          </w:rPr>
          <w:delText>he blocking InP substrate media is removed with respect to diode operation in a separate semiconductor fabrication process</w:delText>
        </w:r>
        <w:r w:rsidR="00953D67" w:rsidDel="00304EB4">
          <w:rPr>
            <w:rFonts w:cs="Times New Roman"/>
          </w:rPr>
          <w:delText xml:space="preserve">. </w:delText>
        </w:r>
      </w:del>
      <w:r w:rsidR="00953D67">
        <w:rPr>
          <w:rFonts w:cs="Times New Roman"/>
        </w:rPr>
        <w:t>Ph</w:t>
      </w:r>
      <w:r w:rsidRPr="00581CAA">
        <w:rPr>
          <w:rFonts w:cs="Times New Roman"/>
        </w:rPr>
        <w:t>oton detection is performed directly by the InGaAs layer in photovoltaic operation. A converting phosphor or similar layer is not used.</w:t>
      </w:r>
      <w:r w:rsidR="00610508" w:rsidRPr="00610508">
        <w:rPr>
          <w:noProof/>
        </w:rPr>
        <w:t xml:space="preserve"> </w:t>
      </w:r>
    </w:p>
    <w:p w:rsidR="00610508" w:rsidRDefault="00163522" w:rsidP="000C5EFC">
      <w:pPr>
        <w:keepNext/>
        <w:jc w:val="center"/>
      </w:pPr>
      <w:r>
        <w:rPr>
          <w:noProof/>
        </w:rPr>
        <w:drawing>
          <wp:inline distT="0" distB="0" distL="0" distR="0" wp14:anchorId="4197413C" wp14:editId="62AE7FA6">
            <wp:extent cx="2381250" cy="1729677"/>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81250" cy="1729677"/>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inline>
        </w:drawing>
      </w:r>
    </w:p>
    <w:p w:rsidR="00812358" w:rsidRPr="00581CAA" w:rsidRDefault="00610508" w:rsidP="000C5EFC">
      <w:pPr>
        <w:pStyle w:val="Caption"/>
        <w:jc w:val="center"/>
        <w:rPr>
          <w:rFonts w:cs="Times New Roman"/>
        </w:rPr>
      </w:pPr>
      <w:r>
        <w:t xml:space="preserve">Figure </w:t>
      </w:r>
      <w:fldSimple w:instr=" SEQ Figure \* ARABIC ">
        <w:r w:rsidR="000D7633">
          <w:rPr>
            <w:noProof/>
          </w:rPr>
          <w:t>8</w:t>
        </w:r>
      </w:fldSimple>
      <w:r>
        <w:t xml:space="preserve">. </w:t>
      </w:r>
      <w:r w:rsidRPr="004B5EFD">
        <w:t>Typical Quantum Efficiency of SUI backside illuminated FPAs.</w:t>
      </w:r>
    </w:p>
    <w:p w:rsidR="00812358" w:rsidRPr="00581CAA" w:rsidRDefault="00812358" w:rsidP="00812358">
      <w:pPr>
        <w:rPr>
          <w:rFonts w:cs="Times New Roman"/>
        </w:rPr>
      </w:pPr>
      <w:r w:rsidRPr="00581CAA">
        <w:rPr>
          <w:rFonts w:cs="Times New Roman"/>
        </w:rPr>
        <w:t xml:space="preserve">The CMOS readouts are “active pixel” devices in which the photocurrent is buffered, amplified and stored in each pixel. A simplified pixel schematic is shown in </w:t>
      </w:r>
      <w:r w:rsidR="00610508">
        <w:rPr>
          <w:rFonts w:cs="Times New Roman"/>
        </w:rPr>
        <w:fldChar w:fldCharType="begin"/>
      </w:r>
      <w:r w:rsidR="00610508">
        <w:rPr>
          <w:rFonts w:cs="Times New Roman"/>
        </w:rPr>
        <w:instrText xml:space="preserve"> REF _Ref436643309 \h </w:instrText>
      </w:r>
      <w:r w:rsidR="00610508">
        <w:rPr>
          <w:rFonts w:cs="Times New Roman"/>
        </w:rPr>
      </w:r>
      <w:r w:rsidR="00610508">
        <w:rPr>
          <w:rFonts w:cs="Times New Roman"/>
        </w:rPr>
        <w:fldChar w:fldCharType="separate"/>
      </w:r>
      <w:r w:rsidR="000D7633">
        <w:t xml:space="preserve">Figure </w:t>
      </w:r>
      <w:r w:rsidR="000D7633">
        <w:rPr>
          <w:noProof/>
        </w:rPr>
        <w:t>9</w:t>
      </w:r>
      <w:r w:rsidR="00610508">
        <w:rPr>
          <w:rFonts w:cs="Times New Roman"/>
        </w:rPr>
        <w:fldChar w:fldCharType="end"/>
      </w:r>
      <w:r w:rsidRPr="00581CAA">
        <w:rPr>
          <w:rFonts w:cs="Times New Roman"/>
        </w:rPr>
        <w:t>. Each pixel contains a buffered gate modulated (B-GMOD) input circuit for converting current to voltage with continuously adjustable gain. In this circuit, the photodiode bias voltage is set through internally generated DSUB and VREF bias voltages. The photodiode current flows through M0 with a proportional amount of current mirrored in M1. The ratio of the currents through M1 and M0 is controlled though the externally set VBIAS and VGAIN voltages. The camera internally provides all bias voltages necessary for operation of the focal plane array.</w:t>
      </w:r>
      <w:r w:rsidR="00610508" w:rsidRPr="00610508">
        <w:rPr>
          <w:noProof/>
        </w:rPr>
        <w:t xml:space="preserve"> </w:t>
      </w:r>
    </w:p>
    <w:p w:rsidR="00610508" w:rsidRDefault="00610508" w:rsidP="000C5EFC">
      <w:pPr>
        <w:keepNext/>
      </w:pPr>
      <w:r>
        <w:rPr>
          <w:rFonts w:cs="Times New Roman"/>
          <w:noProof/>
        </w:rPr>
        <w:lastRenderedPageBreak/>
        <w:drawing>
          <wp:inline distT="0" distB="0" distL="0" distR="0" wp14:anchorId="5B63EFE0" wp14:editId="23F645C9">
            <wp:extent cx="4953000" cy="282892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828925"/>
                    </a:xfrm>
                    <a:prstGeom prst="rect">
                      <a:avLst/>
                    </a:prstGeom>
                    <a:noFill/>
                  </pic:spPr>
                </pic:pic>
              </a:graphicData>
            </a:graphic>
          </wp:inline>
        </w:drawing>
      </w:r>
    </w:p>
    <w:p w:rsidR="00C76AD4" w:rsidRPr="00581CAA" w:rsidRDefault="00610508" w:rsidP="005D4DFF">
      <w:pPr>
        <w:pStyle w:val="Caption"/>
        <w:jc w:val="center"/>
        <w:rPr>
          <w:rFonts w:cs="Times New Roman"/>
        </w:rPr>
      </w:pPr>
      <w:bookmarkStart w:id="761" w:name="_Ref436643309"/>
      <w:bookmarkStart w:id="762" w:name="_Ref436643303"/>
      <w:r>
        <w:t xml:space="preserve">Figure </w:t>
      </w:r>
      <w:fldSimple w:instr=" SEQ Figure \* ARABIC ">
        <w:r w:rsidR="000D7633">
          <w:rPr>
            <w:noProof/>
          </w:rPr>
          <w:t>9</w:t>
        </w:r>
      </w:fldSimple>
      <w:bookmarkEnd w:id="761"/>
      <w:r>
        <w:t xml:space="preserve">. Simplified </w:t>
      </w:r>
      <w:r w:rsidR="006E2038">
        <w:t xml:space="preserve">GMOD </w:t>
      </w:r>
      <w:r>
        <w:t>pixel schematic</w:t>
      </w:r>
      <w:bookmarkEnd w:id="762"/>
    </w:p>
    <w:p w:rsidR="00812358" w:rsidRPr="00581CAA" w:rsidRDefault="00812358" w:rsidP="00812358">
      <w:pPr>
        <w:rPr>
          <w:rFonts w:cs="Times New Roman"/>
        </w:rPr>
      </w:pPr>
      <w:r w:rsidRPr="00581CAA">
        <w:rPr>
          <w:rFonts w:cs="Times New Roman"/>
        </w:rPr>
        <w:t>The camera frame sequence consists of an exposure followed by digitization and readout. During exposure, the integration reset switch is open and the integration capacitor shown is discharged from its reset voltage by the mirrored photodiode current, converting the signal current to a voltage. At the end of the integration time, the sample switch is momentarily closed to sample the integration period’s final signal voltage. After the signal is sampled, the integration reset switch is closed and held until the start of the next integration period. The exposure may or may not overlap the readout of the last frame depending on the exposure period and the frame rate. Since all pixel’s integration reset, sample, and sample reset switches receive the same clock timing, the FPA operates with “snapshot” exposure: all pixels are exposed simultaneously, starting and finishing at the same time.</w:t>
      </w:r>
    </w:p>
    <w:p w:rsidR="00C76AD4" w:rsidRPr="00581CAA" w:rsidRDefault="00812358" w:rsidP="00812358">
      <w:pPr>
        <w:rPr>
          <w:rFonts w:cs="Times New Roman"/>
        </w:rPr>
      </w:pPr>
      <w:r w:rsidRPr="00581CAA">
        <w:rPr>
          <w:rFonts w:cs="Times New Roman"/>
        </w:rPr>
        <w:t>In order to generate the serial digital video signal that is output from the FPA, each row is sequentially selected, and the analog pixel signals are passed to circuitry at the edge of the array. An on-ROIC ADC converts the pixel signals to 12-bit digital values, which are then serialized and output on a high speed digital bus.</w:t>
      </w:r>
    </w:p>
    <w:p w:rsidR="00812358" w:rsidRPr="00581CAA" w:rsidRDefault="00812358" w:rsidP="00160CA4">
      <w:pPr>
        <w:pStyle w:val="listlevel2"/>
      </w:pPr>
      <w:bookmarkStart w:id="763" w:name="_Toc436208988"/>
      <w:bookmarkStart w:id="764" w:name="_Toc436211218"/>
      <w:bookmarkStart w:id="765" w:name="_Toc436213988"/>
      <w:bookmarkStart w:id="766" w:name="_Toc440444953"/>
      <w:bookmarkStart w:id="767" w:name="_Toc457829586"/>
      <w:bookmarkStart w:id="768" w:name="_Toc458086219"/>
      <w:bookmarkStart w:id="769" w:name="_Toc458086650"/>
      <w:bookmarkStart w:id="770" w:name="_Toc458086915"/>
      <w:bookmarkStart w:id="771" w:name="_Toc458087142"/>
      <w:bookmarkStart w:id="772" w:name="_Toc458087369"/>
      <w:bookmarkStart w:id="773" w:name="_Toc458087596"/>
      <w:bookmarkStart w:id="774" w:name="_Ref436655720"/>
      <w:bookmarkStart w:id="775" w:name="_Toc459649983"/>
      <w:bookmarkEnd w:id="763"/>
      <w:bookmarkEnd w:id="764"/>
      <w:bookmarkEnd w:id="765"/>
      <w:bookmarkEnd w:id="766"/>
      <w:bookmarkEnd w:id="767"/>
      <w:bookmarkEnd w:id="768"/>
      <w:bookmarkEnd w:id="769"/>
      <w:bookmarkEnd w:id="770"/>
      <w:bookmarkEnd w:id="771"/>
      <w:bookmarkEnd w:id="772"/>
      <w:bookmarkEnd w:id="773"/>
      <w:r w:rsidRPr="00581CAA">
        <w:t>Camera System Operation</w:t>
      </w:r>
      <w:bookmarkEnd w:id="774"/>
      <w:bookmarkEnd w:id="775"/>
    </w:p>
    <w:p w:rsidR="00C76AD4" w:rsidRPr="00581CAA" w:rsidRDefault="00812358" w:rsidP="00812358">
      <w:pPr>
        <w:rPr>
          <w:rFonts w:cs="Times New Roman"/>
        </w:rPr>
      </w:pPr>
      <w:r w:rsidRPr="00581CAA">
        <w:rPr>
          <w:rFonts w:cs="Times New Roman"/>
        </w:rPr>
        <w:t>The CSX camera provides all support functions to the SU</w:t>
      </w:r>
      <w:r w:rsidR="00953D67">
        <w:rPr>
          <w:rFonts w:cs="Times New Roman"/>
        </w:rPr>
        <w:t>320</w:t>
      </w:r>
      <w:r w:rsidRPr="00581CAA">
        <w:rPr>
          <w:rFonts w:cs="Times New Roman"/>
        </w:rPr>
        <w:t>AB</w:t>
      </w:r>
      <w:r w:rsidR="00953D67">
        <w:rPr>
          <w:rFonts w:cs="Times New Roman"/>
        </w:rPr>
        <w:t>4</w:t>
      </w:r>
      <w:r w:rsidRPr="00581CAA">
        <w:rPr>
          <w:rFonts w:cs="Times New Roman"/>
        </w:rPr>
        <w:t xml:space="preserve"> focal plane array necessary to provide the user access to its full performance capabilities. The camera is a complete data acquisition system supporting the analog, digital, and power conditioning subsystems needed to operate the focal plane array with minimal external support</w:t>
      </w:r>
      <w:r w:rsidR="008510C1" w:rsidRPr="00581CAA">
        <w:rPr>
          <w:rFonts w:cs="Times New Roman"/>
        </w:rPr>
        <w:t>, with digital taps available to grab the signal at various stages</w:t>
      </w:r>
      <w:r w:rsidRPr="00581CAA">
        <w:rPr>
          <w:rFonts w:cs="Times New Roman"/>
        </w:rPr>
        <w:t>. A basic signal flow diagram for the CSX camera system is shown</w:t>
      </w:r>
      <w:r w:rsidR="008510C1" w:rsidRPr="00581CAA">
        <w:rPr>
          <w:rFonts w:cs="Times New Roman"/>
        </w:rPr>
        <w:t>.</w:t>
      </w:r>
    </w:p>
    <w:p w:rsidR="008E52AD" w:rsidRPr="00581CAA" w:rsidRDefault="00163522" w:rsidP="008E52AD">
      <w:pPr>
        <w:pStyle w:val="Caption"/>
        <w:keepNext/>
        <w:jc w:val="center"/>
        <w:rPr>
          <w:rFonts w:cs="Times New Roman"/>
        </w:rPr>
      </w:pPr>
      <w:r w:rsidRPr="00190AE7">
        <w:rPr>
          <w:rFonts w:cs="Times New Roman"/>
        </w:rPr>
        <w:object w:dxaOrig="15943" w:dyaOrig="12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40.05pt" o:ole="">
            <v:imagedata r:id="rId21" o:title="" cropleft="3998f"/>
          </v:shape>
          <o:OLEObject Type="Embed" ProgID="Visio.Drawing.11" ShapeID="_x0000_i1025" DrawAspect="Content" ObjectID="_1598091459" r:id="rId22"/>
        </w:object>
      </w:r>
    </w:p>
    <w:p w:rsidR="008E52AD" w:rsidRPr="00581CAA" w:rsidRDefault="008E52AD" w:rsidP="008E52AD">
      <w:pPr>
        <w:pStyle w:val="Caption"/>
        <w:jc w:val="center"/>
        <w:rPr>
          <w:rFonts w:cs="Times New Roman"/>
        </w:rPr>
      </w:pPr>
      <w:r w:rsidRPr="00581CAA">
        <w:rPr>
          <w:rFonts w:cs="Times New Roman"/>
        </w:rPr>
        <w:t xml:space="preserve">Figure </w:t>
      </w:r>
      <w:r w:rsidRPr="00674F8A">
        <w:rPr>
          <w:rFonts w:cs="Times New Roman"/>
        </w:rPr>
        <w:fldChar w:fldCharType="begin"/>
      </w:r>
      <w:r w:rsidRPr="00581CAA">
        <w:rPr>
          <w:rFonts w:cs="Times New Roman"/>
        </w:rPr>
        <w:instrText xml:space="preserve"> SEQ Figure \* ARABIC </w:instrText>
      </w:r>
      <w:r w:rsidRPr="00674F8A">
        <w:rPr>
          <w:rFonts w:cs="Times New Roman"/>
        </w:rPr>
        <w:fldChar w:fldCharType="separate"/>
      </w:r>
      <w:r w:rsidR="000D7633">
        <w:rPr>
          <w:rFonts w:cs="Times New Roman"/>
          <w:noProof/>
        </w:rPr>
        <w:t>10</w:t>
      </w:r>
      <w:r w:rsidRPr="00674F8A">
        <w:rPr>
          <w:rFonts w:cs="Times New Roman"/>
        </w:rPr>
        <w:fldChar w:fldCharType="end"/>
      </w:r>
      <w:r w:rsidRPr="00581CAA">
        <w:rPr>
          <w:rFonts w:cs="Times New Roman"/>
        </w:rPr>
        <w:t xml:space="preserve"> Camera system signal flow diagram</w:t>
      </w:r>
    </w:p>
    <w:p w:rsidR="00C76AD4" w:rsidRPr="00581CAA" w:rsidRDefault="00C76AD4" w:rsidP="009561ED">
      <w:pPr>
        <w:pStyle w:val="Caption"/>
        <w:jc w:val="center"/>
        <w:rPr>
          <w:rFonts w:cs="Times New Roman"/>
        </w:rPr>
      </w:pPr>
    </w:p>
    <w:p w:rsidR="00812358" w:rsidRPr="00581CAA" w:rsidRDefault="009561ED" w:rsidP="00812358">
      <w:pPr>
        <w:rPr>
          <w:rFonts w:cs="Times New Roman"/>
        </w:rPr>
      </w:pPr>
      <w:r w:rsidRPr="00581CAA">
        <w:rPr>
          <w:rFonts w:cs="Times New Roman"/>
        </w:rPr>
        <w:t xml:space="preserve">See </w:t>
      </w:r>
      <w:r w:rsidR="008510C1" w:rsidRPr="00581CAA">
        <w:rPr>
          <w:rFonts w:cs="Times New Roman"/>
        </w:rPr>
        <w:t xml:space="preserve">the command </w:t>
      </w:r>
      <w:r w:rsidRPr="00581CAA">
        <w:rPr>
          <w:rFonts w:cs="Times New Roman"/>
        </w:rPr>
        <w:t>sections</w:t>
      </w:r>
      <w:r w:rsidR="00812358" w:rsidRPr="00581CAA">
        <w:rPr>
          <w:rFonts w:cs="Times New Roman"/>
        </w:rPr>
        <w:t xml:space="preserve"> for more detailed information on the operation of the various camera functions supported by the CSX camera.</w:t>
      </w:r>
    </w:p>
    <w:p w:rsidR="00812358" w:rsidRPr="00581CAA" w:rsidRDefault="00812358" w:rsidP="00160CA4">
      <w:pPr>
        <w:pStyle w:val="Listlevel1"/>
      </w:pPr>
      <w:bookmarkStart w:id="776" w:name="_Toc459649984"/>
      <w:r w:rsidRPr="00581CAA">
        <w:lastRenderedPageBreak/>
        <w:t>Camera Functions and Control Software Interface</w:t>
      </w:r>
      <w:bookmarkEnd w:id="776"/>
    </w:p>
    <w:p w:rsidR="00812358" w:rsidRPr="00581CAA" w:rsidRDefault="00812358" w:rsidP="00812358">
      <w:pPr>
        <w:rPr>
          <w:rFonts w:cs="Times New Roman"/>
        </w:rPr>
      </w:pPr>
      <w:r w:rsidRPr="00581CAA">
        <w:rPr>
          <w:rFonts w:cs="Times New Roman"/>
        </w:rPr>
        <w:t>The</w:t>
      </w:r>
      <w:r w:rsidR="00971894">
        <w:rPr>
          <w:rFonts w:cs="Times New Roman"/>
        </w:rPr>
        <w:t xml:space="preserve"> </w:t>
      </w:r>
      <w:r w:rsidRPr="00581CAA">
        <w:rPr>
          <w:rFonts w:cs="Times New Roman"/>
        </w:rPr>
        <w:t>CSX camera has a variety of features and modes that can be selected or queried through the control interface including auto</w:t>
      </w:r>
      <w:r w:rsidR="00971894">
        <w:rPr>
          <w:rFonts w:cs="Times New Roman"/>
        </w:rPr>
        <w:t xml:space="preserve">matic </w:t>
      </w:r>
      <w:r w:rsidRPr="00581CAA">
        <w:rPr>
          <w:rFonts w:cs="Times New Roman"/>
        </w:rPr>
        <w:t>gain</w:t>
      </w:r>
      <w:r w:rsidR="00971894">
        <w:rPr>
          <w:rFonts w:cs="Times New Roman"/>
        </w:rPr>
        <w:t xml:space="preserve"> control (AGC)</w:t>
      </w:r>
      <w:r w:rsidRPr="00581CAA">
        <w:rPr>
          <w:rFonts w:cs="Times New Roman"/>
        </w:rPr>
        <w:t xml:space="preserve">, exposure time, frame rate, </w:t>
      </w:r>
      <w:r w:rsidR="008C5CDA">
        <w:rPr>
          <w:rFonts w:cs="Times New Roman"/>
        </w:rPr>
        <w:t xml:space="preserve">non-uniformity </w:t>
      </w:r>
      <w:r w:rsidRPr="00581CAA">
        <w:rPr>
          <w:rFonts w:cs="Times New Roman"/>
        </w:rPr>
        <w:t>corrections</w:t>
      </w:r>
      <w:r w:rsidR="008C5CDA">
        <w:rPr>
          <w:rFonts w:cs="Times New Roman"/>
        </w:rPr>
        <w:t>, bad pixel corrections</w:t>
      </w:r>
      <w:r w:rsidRPr="00581CAA">
        <w:rPr>
          <w:rFonts w:cs="Times New Roman"/>
        </w:rPr>
        <w:t>,</w:t>
      </w:r>
      <w:r w:rsidR="00C20364">
        <w:rPr>
          <w:rFonts w:cs="Times New Roman"/>
        </w:rPr>
        <w:t xml:space="preserve"> and</w:t>
      </w:r>
      <w:r w:rsidRPr="00581CAA">
        <w:rPr>
          <w:rFonts w:cs="Times New Roman"/>
        </w:rPr>
        <w:t xml:space="preserve"> trigger modes. The CSX camera communicates via LVDS serial communication provisions compliant to the Camera Link standard. All camera modes are controlled using a set of ASCII commands sent by the Host to the camera utilizing the serial line inherent in the </w:t>
      </w:r>
      <w:r w:rsidR="00760795">
        <w:rPr>
          <w:rFonts w:cs="Times New Roman"/>
        </w:rPr>
        <w:t>Camera Link</w:t>
      </w:r>
      <w:r w:rsidRPr="00581CAA">
        <w:rPr>
          <w:rFonts w:cs="Times New Roman"/>
        </w:rPr>
        <w:t xml:space="preserve"> standard.</w:t>
      </w:r>
    </w:p>
    <w:p w:rsidR="00C76AD4" w:rsidRPr="00581CAA" w:rsidRDefault="00812358" w:rsidP="00812358">
      <w:pPr>
        <w:rPr>
          <w:rFonts w:cs="Times New Roman"/>
        </w:rPr>
      </w:pPr>
      <w:r w:rsidRPr="00581CAA">
        <w:rPr>
          <w:rFonts w:cs="Times New Roman"/>
        </w:rPr>
        <w:t>Appendix B is included as a separate document and includes default factory settings and calibration information</w:t>
      </w:r>
      <w:r w:rsidR="008C5CDA">
        <w:rPr>
          <w:rFonts w:cs="Times New Roman"/>
        </w:rPr>
        <w:t>, including a table that correlates operational settings (OPRs) to integration time and nominal FPA gain. Appendix B is specific to each camera model</w:t>
      </w:r>
      <w:r w:rsidRPr="00581CAA">
        <w:rPr>
          <w:rFonts w:cs="Times New Roman"/>
        </w:rPr>
        <w:t xml:space="preserve">. It is </w:t>
      </w:r>
      <w:r w:rsidR="00B2400B">
        <w:rPr>
          <w:rFonts w:cs="Times New Roman"/>
        </w:rPr>
        <w:t>highly recommended that the end user</w:t>
      </w:r>
      <w:r w:rsidRPr="00581CAA">
        <w:rPr>
          <w:rFonts w:cs="Times New Roman"/>
        </w:rPr>
        <w:t xml:space="preserve"> be</w:t>
      </w:r>
      <w:r w:rsidR="008C5CDA">
        <w:rPr>
          <w:rFonts w:cs="Times New Roman"/>
        </w:rPr>
        <w:t>come</w:t>
      </w:r>
      <w:r w:rsidRPr="00581CAA">
        <w:rPr>
          <w:rFonts w:cs="Times New Roman"/>
        </w:rPr>
        <w:t xml:space="preserve"> extremely familiar with this document.</w:t>
      </w:r>
    </w:p>
    <w:p w:rsidR="00812358" w:rsidRPr="00581CAA" w:rsidRDefault="00812358" w:rsidP="00795C1B">
      <w:pPr>
        <w:pStyle w:val="listlevel2"/>
      </w:pPr>
      <w:bookmarkStart w:id="777" w:name="_Toc459649985"/>
      <w:r w:rsidRPr="00581CAA">
        <w:t>Communication Protocol</w:t>
      </w:r>
      <w:bookmarkEnd w:id="777"/>
      <w:r w:rsidRPr="00581CAA">
        <w:t xml:space="preserve"> </w:t>
      </w:r>
      <w:r w:rsidRPr="00581CAA">
        <w:tab/>
      </w:r>
    </w:p>
    <w:p w:rsidR="00812358" w:rsidRDefault="00812358" w:rsidP="00812358">
      <w:pPr>
        <w:rPr>
          <w:rFonts w:cs="Times New Roman"/>
        </w:rPr>
      </w:pPr>
      <w:r w:rsidRPr="00581CAA">
        <w:rPr>
          <w:rFonts w:cs="Times New Roman"/>
        </w:rPr>
        <w:t>The</w:t>
      </w:r>
      <w:r w:rsidR="004225CB">
        <w:rPr>
          <w:rFonts w:cs="Times New Roman"/>
        </w:rPr>
        <w:t xml:space="preserve"> </w:t>
      </w:r>
      <w:r w:rsidRPr="00581CAA">
        <w:rPr>
          <w:rFonts w:cs="Times New Roman"/>
        </w:rPr>
        <w:t>CSX camera communicates via the serial communication provisions of the Camera Link standard. This asynchronous serial communication is performed using 8 data bits, 1 stop bit, no parity, no flow control, and a configurable baud rate. (See Appendix B for the default serial communication baud rate for your particular camera.)</w:t>
      </w:r>
    </w:p>
    <w:p w:rsidR="00756292" w:rsidRDefault="00756292" w:rsidP="000C5EFC">
      <w:pPr>
        <w:pStyle w:val="Caption"/>
        <w:keepNext/>
      </w:pPr>
      <w:bookmarkStart w:id="778" w:name="_Ref436646035"/>
      <w:r>
        <w:t xml:space="preserve">Table </w:t>
      </w:r>
      <w:fldSimple w:instr=" SEQ Table \* ARABIC ">
        <w:r w:rsidR="000D7633">
          <w:rPr>
            <w:noProof/>
          </w:rPr>
          <w:t>6</w:t>
        </w:r>
      </w:fldSimple>
      <w:bookmarkEnd w:id="778"/>
      <w:r>
        <w:t>. Serial Communication Parameters</w:t>
      </w:r>
    </w:p>
    <w:tbl>
      <w:tblPr>
        <w:tblStyle w:val="TableGrid"/>
        <w:tblW w:w="0" w:type="auto"/>
        <w:tblLook w:val="04A0" w:firstRow="1" w:lastRow="0" w:firstColumn="1" w:lastColumn="0" w:noHBand="0" w:noVBand="1"/>
      </w:tblPr>
      <w:tblGrid>
        <w:gridCol w:w="1786"/>
        <w:gridCol w:w="3858"/>
      </w:tblGrid>
      <w:tr w:rsidR="00756292" w:rsidTr="000C5EFC">
        <w:tc>
          <w:tcPr>
            <w:tcW w:w="1786" w:type="dxa"/>
          </w:tcPr>
          <w:p w:rsidR="00756292" w:rsidRDefault="00756292" w:rsidP="00812358">
            <w:pPr>
              <w:rPr>
                <w:rFonts w:cs="Times New Roman"/>
              </w:rPr>
            </w:pPr>
            <w:r>
              <w:rPr>
                <w:rFonts w:cs="Times New Roman"/>
              </w:rPr>
              <w:t>Serial Parameter</w:t>
            </w:r>
          </w:p>
        </w:tc>
        <w:tc>
          <w:tcPr>
            <w:tcW w:w="3858" w:type="dxa"/>
          </w:tcPr>
          <w:p w:rsidR="00756292" w:rsidRDefault="00756292" w:rsidP="00812358">
            <w:pPr>
              <w:rPr>
                <w:rFonts w:cs="Times New Roman"/>
              </w:rPr>
            </w:pPr>
            <w:r>
              <w:rPr>
                <w:rFonts w:cs="Times New Roman"/>
              </w:rPr>
              <w:t>Default Value</w:t>
            </w:r>
          </w:p>
        </w:tc>
      </w:tr>
      <w:tr w:rsidR="00756292" w:rsidTr="000C5EFC">
        <w:tc>
          <w:tcPr>
            <w:tcW w:w="1786" w:type="dxa"/>
          </w:tcPr>
          <w:p w:rsidR="00756292" w:rsidRDefault="00756292" w:rsidP="00812358">
            <w:pPr>
              <w:rPr>
                <w:rFonts w:cs="Times New Roman"/>
              </w:rPr>
            </w:pPr>
            <w:r>
              <w:rPr>
                <w:rFonts w:cs="Times New Roman"/>
              </w:rPr>
              <w:t>Data Bits</w:t>
            </w:r>
          </w:p>
        </w:tc>
        <w:tc>
          <w:tcPr>
            <w:tcW w:w="3858" w:type="dxa"/>
          </w:tcPr>
          <w:p w:rsidR="00756292" w:rsidRDefault="00756292" w:rsidP="00812358">
            <w:pPr>
              <w:rPr>
                <w:rFonts w:cs="Times New Roman"/>
              </w:rPr>
            </w:pPr>
            <w:r>
              <w:rPr>
                <w:rFonts w:cs="Times New Roman"/>
              </w:rPr>
              <w:t>8</w:t>
            </w:r>
          </w:p>
        </w:tc>
      </w:tr>
      <w:tr w:rsidR="00756292" w:rsidTr="000C5EFC">
        <w:tc>
          <w:tcPr>
            <w:tcW w:w="1786" w:type="dxa"/>
          </w:tcPr>
          <w:p w:rsidR="00756292" w:rsidRDefault="00756292" w:rsidP="00812358">
            <w:pPr>
              <w:rPr>
                <w:rFonts w:cs="Times New Roman"/>
              </w:rPr>
            </w:pPr>
            <w:r>
              <w:rPr>
                <w:rFonts w:cs="Times New Roman"/>
              </w:rPr>
              <w:t>Stop Bit</w:t>
            </w:r>
          </w:p>
        </w:tc>
        <w:tc>
          <w:tcPr>
            <w:tcW w:w="3858" w:type="dxa"/>
          </w:tcPr>
          <w:p w:rsidR="00756292" w:rsidRDefault="00756292" w:rsidP="00812358">
            <w:pPr>
              <w:rPr>
                <w:rFonts w:cs="Times New Roman"/>
              </w:rPr>
            </w:pPr>
            <w:r>
              <w:rPr>
                <w:rFonts w:cs="Times New Roman"/>
              </w:rPr>
              <w:t>1</w:t>
            </w:r>
          </w:p>
        </w:tc>
      </w:tr>
      <w:tr w:rsidR="00756292" w:rsidTr="000C5EFC">
        <w:tc>
          <w:tcPr>
            <w:tcW w:w="1786" w:type="dxa"/>
          </w:tcPr>
          <w:p w:rsidR="00756292" w:rsidRDefault="00756292" w:rsidP="00812358">
            <w:pPr>
              <w:rPr>
                <w:rFonts w:cs="Times New Roman"/>
              </w:rPr>
            </w:pPr>
            <w:r>
              <w:rPr>
                <w:rFonts w:cs="Times New Roman"/>
              </w:rPr>
              <w:t>Parity</w:t>
            </w:r>
          </w:p>
        </w:tc>
        <w:tc>
          <w:tcPr>
            <w:tcW w:w="3858" w:type="dxa"/>
          </w:tcPr>
          <w:p w:rsidR="00756292" w:rsidRDefault="00756292" w:rsidP="00812358">
            <w:pPr>
              <w:rPr>
                <w:rFonts w:cs="Times New Roman"/>
              </w:rPr>
            </w:pPr>
            <w:r>
              <w:rPr>
                <w:rFonts w:cs="Times New Roman"/>
              </w:rPr>
              <w:t>None</w:t>
            </w:r>
          </w:p>
        </w:tc>
      </w:tr>
      <w:tr w:rsidR="00756292" w:rsidTr="000C5EFC">
        <w:tc>
          <w:tcPr>
            <w:tcW w:w="1786" w:type="dxa"/>
          </w:tcPr>
          <w:p w:rsidR="00756292" w:rsidRDefault="00756292" w:rsidP="00812358">
            <w:pPr>
              <w:rPr>
                <w:rFonts w:cs="Times New Roman"/>
              </w:rPr>
            </w:pPr>
            <w:r>
              <w:rPr>
                <w:rFonts w:cs="Times New Roman"/>
              </w:rPr>
              <w:t>Flow control</w:t>
            </w:r>
          </w:p>
        </w:tc>
        <w:tc>
          <w:tcPr>
            <w:tcW w:w="3858" w:type="dxa"/>
          </w:tcPr>
          <w:p w:rsidR="00756292" w:rsidRDefault="00756292" w:rsidP="00812358">
            <w:pPr>
              <w:rPr>
                <w:rFonts w:cs="Times New Roman"/>
              </w:rPr>
            </w:pPr>
            <w:r>
              <w:rPr>
                <w:rFonts w:cs="Times New Roman"/>
              </w:rPr>
              <w:t>None</w:t>
            </w:r>
          </w:p>
        </w:tc>
      </w:tr>
      <w:tr w:rsidR="00756292" w:rsidTr="000C5EFC">
        <w:tc>
          <w:tcPr>
            <w:tcW w:w="1786" w:type="dxa"/>
          </w:tcPr>
          <w:p w:rsidR="00756292" w:rsidRDefault="00756292" w:rsidP="00812358">
            <w:pPr>
              <w:rPr>
                <w:rFonts w:cs="Times New Roman"/>
              </w:rPr>
            </w:pPr>
            <w:r>
              <w:rPr>
                <w:rFonts w:cs="Times New Roman"/>
              </w:rPr>
              <w:t>Baud Rate</w:t>
            </w:r>
          </w:p>
        </w:tc>
        <w:tc>
          <w:tcPr>
            <w:tcW w:w="3858" w:type="dxa"/>
          </w:tcPr>
          <w:p w:rsidR="00756292" w:rsidRDefault="00E36215">
            <w:pPr>
              <w:rPr>
                <w:rFonts w:cs="Times New Roman"/>
              </w:rPr>
            </w:pPr>
            <w:r>
              <w:rPr>
                <w:rFonts w:cs="Times New Roman"/>
              </w:rPr>
              <w:t>57600 factory default, user configurable.</w:t>
            </w:r>
          </w:p>
        </w:tc>
      </w:tr>
    </w:tbl>
    <w:p w:rsidR="00756292" w:rsidRPr="00581CAA" w:rsidRDefault="00756292" w:rsidP="00812358">
      <w:pPr>
        <w:rPr>
          <w:rFonts w:cs="Times New Roman"/>
        </w:rPr>
      </w:pPr>
    </w:p>
    <w:p w:rsidR="00C76AD4" w:rsidRPr="00581CAA" w:rsidRDefault="00C76AD4" w:rsidP="00812358">
      <w:pPr>
        <w:rPr>
          <w:rFonts w:cs="Times New Roman"/>
        </w:rPr>
      </w:pPr>
    </w:p>
    <w:p w:rsidR="00812358" w:rsidRPr="00581CAA" w:rsidRDefault="00812358" w:rsidP="00795C1B">
      <w:pPr>
        <w:pStyle w:val="listlevel2"/>
      </w:pPr>
      <w:bookmarkStart w:id="779" w:name="_Toc459649986"/>
      <w:r w:rsidRPr="00581CAA">
        <w:t>Command Format and Response</w:t>
      </w:r>
      <w:bookmarkEnd w:id="779"/>
    </w:p>
    <w:p w:rsidR="00812358" w:rsidRPr="00581CAA" w:rsidRDefault="00812358" w:rsidP="00812358">
      <w:pPr>
        <w:rPr>
          <w:rFonts w:cs="Times New Roman"/>
        </w:rPr>
      </w:pPr>
      <w:r w:rsidRPr="00581CAA">
        <w:rPr>
          <w:rFonts w:cs="Times New Roman"/>
        </w:rPr>
        <w:t>The following typeface conventions are used when describing the camera command set:</w:t>
      </w:r>
    </w:p>
    <w:p w:rsidR="00812358" w:rsidRPr="00581CAA" w:rsidRDefault="00812358" w:rsidP="00795C1B">
      <w:pPr>
        <w:pStyle w:val="ListParagraph"/>
        <w:numPr>
          <w:ilvl w:val="0"/>
          <w:numId w:val="19"/>
        </w:numPr>
        <w:spacing w:after="0" w:line="240" w:lineRule="auto"/>
        <w:rPr>
          <w:rFonts w:cs="Times New Roman"/>
        </w:rPr>
      </w:pPr>
      <w:r w:rsidRPr="00581CAA">
        <w:rPr>
          <w:rFonts w:cs="Times New Roman"/>
        </w:rPr>
        <w:t>Text that should be reproduced literally is shown in constant-width type.</w:t>
      </w:r>
    </w:p>
    <w:p w:rsidR="00812358" w:rsidRPr="00581CAA" w:rsidRDefault="00812358" w:rsidP="00795C1B">
      <w:pPr>
        <w:pStyle w:val="ListParagraph"/>
        <w:numPr>
          <w:ilvl w:val="0"/>
          <w:numId w:val="19"/>
        </w:numPr>
        <w:spacing w:after="0" w:line="240" w:lineRule="auto"/>
        <w:rPr>
          <w:rFonts w:cs="Times New Roman"/>
        </w:rPr>
      </w:pPr>
      <w:r w:rsidRPr="00581CAA">
        <w:rPr>
          <w:rFonts w:cs="Times New Roman"/>
        </w:rPr>
        <w:t xml:space="preserve">Text that should be replaced by the user is shown in </w:t>
      </w:r>
      <w:r w:rsidRPr="000C5EFC">
        <w:rPr>
          <w:rFonts w:cs="Times New Roman"/>
          <w:i/>
        </w:rPr>
        <w:t>constant-width italic type</w:t>
      </w:r>
      <w:r w:rsidRPr="00581CAA">
        <w:rPr>
          <w:rFonts w:cs="Times New Roman"/>
        </w:rPr>
        <w:t>.</w:t>
      </w:r>
    </w:p>
    <w:p w:rsidR="00C76AD4" w:rsidRPr="00581CAA" w:rsidRDefault="00812358" w:rsidP="00795C1B">
      <w:pPr>
        <w:pStyle w:val="ListParagraph"/>
        <w:numPr>
          <w:ilvl w:val="0"/>
          <w:numId w:val="19"/>
        </w:numPr>
        <w:spacing w:after="0" w:line="240" w:lineRule="auto"/>
        <w:rPr>
          <w:rFonts w:cs="Times New Roman"/>
        </w:rPr>
      </w:pPr>
      <w:r w:rsidRPr="00581CAA">
        <w:rPr>
          <w:rFonts w:cs="Times New Roman"/>
        </w:rPr>
        <w:t>Optional text is enclosed in square brackets ([]).</w:t>
      </w:r>
    </w:p>
    <w:p w:rsidR="00C76AD4" w:rsidRPr="00581CAA" w:rsidRDefault="00812358" w:rsidP="00795C1B">
      <w:pPr>
        <w:pStyle w:val="ListParagraph"/>
        <w:numPr>
          <w:ilvl w:val="0"/>
          <w:numId w:val="19"/>
        </w:numPr>
        <w:spacing w:after="0" w:line="240" w:lineRule="auto"/>
        <w:rPr>
          <w:rFonts w:cs="Times New Roman"/>
        </w:rPr>
      </w:pPr>
      <w:r w:rsidRPr="00581CAA">
        <w:rPr>
          <w:rFonts w:cs="Times New Roman"/>
        </w:rPr>
        <w:t>Comments are preceded by a double dash (--).</w:t>
      </w:r>
    </w:p>
    <w:p w:rsidR="00C76AD4" w:rsidRPr="00581CAA" w:rsidRDefault="00812358" w:rsidP="00795C1B">
      <w:pPr>
        <w:pStyle w:val="ListParagraph"/>
        <w:numPr>
          <w:ilvl w:val="0"/>
          <w:numId w:val="19"/>
        </w:numPr>
        <w:spacing w:after="0" w:line="240" w:lineRule="auto"/>
        <w:rPr>
          <w:rFonts w:cs="Times New Roman"/>
        </w:rPr>
      </w:pPr>
      <w:r w:rsidRPr="00581CAA">
        <w:rPr>
          <w:rFonts w:cs="Times New Roman"/>
        </w:rPr>
        <w:t xml:space="preserve">Special operating or cautionary remarks are prefaced by Note: and </w:t>
      </w:r>
      <w:r w:rsidRPr="00581CAA">
        <w:rPr>
          <w:rFonts w:cs="Times New Roman"/>
          <w:i/>
        </w:rPr>
        <w:t>italicized in the normal font</w:t>
      </w:r>
      <w:r w:rsidRPr="00581CAA">
        <w:rPr>
          <w:rFonts w:cs="Times New Roman"/>
        </w:rPr>
        <w:t>.</w:t>
      </w:r>
    </w:p>
    <w:p w:rsidR="00812358" w:rsidRPr="00581CAA" w:rsidRDefault="00812358" w:rsidP="00795C1B">
      <w:pPr>
        <w:pStyle w:val="ListParagraph"/>
        <w:numPr>
          <w:ilvl w:val="0"/>
          <w:numId w:val="19"/>
        </w:numPr>
        <w:spacing w:after="0" w:line="240" w:lineRule="auto"/>
        <w:rPr>
          <w:rFonts w:cs="Times New Roman"/>
        </w:rPr>
      </w:pPr>
      <w:r w:rsidRPr="00581CAA">
        <w:rPr>
          <w:rFonts w:cs="Times New Roman"/>
          <w:b/>
        </w:rPr>
        <w:t>WARNING notes are in boldface</w:t>
      </w:r>
      <w:r w:rsidRPr="00581CAA">
        <w:rPr>
          <w:rFonts w:cs="Times New Roman"/>
        </w:rPr>
        <w:t>.</w:t>
      </w:r>
    </w:p>
    <w:p w:rsidR="00A73AB6" w:rsidRPr="00581CAA" w:rsidRDefault="00A73AB6" w:rsidP="00A73AB6">
      <w:pPr>
        <w:spacing w:after="0" w:line="240" w:lineRule="auto"/>
        <w:rPr>
          <w:rFonts w:cs="Times New Roman"/>
        </w:rPr>
      </w:pPr>
    </w:p>
    <w:p w:rsidR="00812358" w:rsidRPr="00581CAA" w:rsidRDefault="00812358" w:rsidP="00812358">
      <w:pPr>
        <w:rPr>
          <w:rFonts w:cs="Times New Roman"/>
        </w:rPr>
      </w:pPr>
      <w:r w:rsidRPr="00581CAA">
        <w:rPr>
          <w:rFonts w:cs="Times New Roman"/>
        </w:rPr>
        <w:t>When commanding the camera the following rules apply:</w:t>
      </w:r>
    </w:p>
    <w:p w:rsidR="00812358" w:rsidRPr="00581CAA" w:rsidRDefault="00812358" w:rsidP="00A73AB6">
      <w:pPr>
        <w:spacing w:after="0" w:line="240" w:lineRule="auto"/>
        <w:rPr>
          <w:rFonts w:cs="Times New Roman"/>
        </w:rPr>
      </w:pPr>
      <w:r w:rsidRPr="00581CAA">
        <w:rPr>
          <w:rFonts w:cs="Times New Roman"/>
        </w:rPr>
        <w:t>•</w:t>
      </w:r>
      <w:r w:rsidRPr="00581CAA">
        <w:rPr>
          <w:rFonts w:cs="Times New Roman"/>
        </w:rPr>
        <w:tab/>
        <w:t>Command input is not case sensitive, upper and lowercase characters are accepted by the camera.</w:t>
      </w:r>
    </w:p>
    <w:p w:rsidR="00812358" w:rsidRPr="00581CAA" w:rsidRDefault="00812358" w:rsidP="00A73AB6">
      <w:pPr>
        <w:spacing w:after="0" w:line="240" w:lineRule="auto"/>
        <w:rPr>
          <w:rFonts w:cs="Times New Roman"/>
        </w:rPr>
      </w:pPr>
      <w:r w:rsidRPr="00581CAA">
        <w:rPr>
          <w:rFonts w:cs="Times New Roman"/>
        </w:rPr>
        <w:t>•</w:t>
      </w:r>
      <w:r w:rsidRPr="00581CAA">
        <w:rPr>
          <w:rFonts w:cs="Times New Roman"/>
        </w:rPr>
        <w:tab/>
        <w:t>A carriage return &lt;CR&gt; ends each command.</w:t>
      </w:r>
    </w:p>
    <w:p w:rsidR="00C76AD4" w:rsidRPr="00581CAA" w:rsidRDefault="00812358" w:rsidP="00A73AB6">
      <w:pPr>
        <w:spacing w:after="0" w:line="240" w:lineRule="auto"/>
        <w:rPr>
          <w:rFonts w:cs="Times New Roman"/>
        </w:rPr>
      </w:pPr>
      <w:r w:rsidRPr="00581CAA">
        <w:rPr>
          <w:rFonts w:cs="Times New Roman"/>
        </w:rPr>
        <w:lastRenderedPageBreak/>
        <w:t>•</w:t>
      </w:r>
      <w:r w:rsidRPr="00581CAA">
        <w:rPr>
          <w:rFonts w:cs="Times New Roman"/>
        </w:rPr>
        <w:tab/>
        <w:t>All commands and arguments should be separated by white space.</w:t>
      </w:r>
    </w:p>
    <w:p w:rsidR="00812358" w:rsidRPr="00581CAA" w:rsidRDefault="00812358" w:rsidP="000C5EFC">
      <w:pPr>
        <w:spacing w:after="0" w:line="240" w:lineRule="auto"/>
        <w:ind w:left="720" w:hanging="720"/>
        <w:rPr>
          <w:rFonts w:cs="Times New Roman"/>
        </w:rPr>
      </w:pPr>
      <w:r w:rsidRPr="00581CAA">
        <w:rPr>
          <w:rFonts w:cs="Times New Roman"/>
        </w:rPr>
        <w:t>•</w:t>
      </w:r>
      <w:r w:rsidRPr="00581CAA">
        <w:rPr>
          <w:rFonts w:cs="Times New Roman"/>
        </w:rPr>
        <w:tab/>
        <w:t>Extra arguments entered on the command line will be ignored, although there is a maximum</w:t>
      </w:r>
      <w:r w:rsidR="004225CB">
        <w:rPr>
          <w:rFonts w:cs="Times New Roman"/>
        </w:rPr>
        <w:t xml:space="preserve"> </w:t>
      </w:r>
      <w:r w:rsidRPr="00581CAA">
        <w:rPr>
          <w:rFonts w:cs="Times New Roman"/>
        </w:rPr>
        <w:t>character count.</w:t>
      </w:r>
    </w:p>
    <w:p w:rsidR="00812358" w:rsidRPr="00581CAA" w:rsidRDefault="00812358" w:rsidP="000C5EFC">
      <w:pPr>
        <w:spacing w:after="0" w:line="240" w:lineRule="auto"/>
        <w:ind w:left="720" w:hanging="720"/>
        <w:rPr>
          <w:rFonts w:cs="Times New Roman"/>
        </w:rPr>
      </w:pPr>
      <w:r w:rsidRPr="00581CAA">
        <w:rPr>
          <w:rFonts w:cs="Times New Roman"/>
        </w:rPr>
        <w:t>•</w:t>
      </w:r>
      <w:r w:rsidRPr="00581CAA">
        <w:rPr>
          <w:rFonts w:cs="Times New Roman"/>
        </w:rPr>
        <w:tab/>
        <w:t xml:space="preserve">The camera supports several echo modes. The camera can echo the received character back to the user. Alternatively, the echo mode can be configured so that every character received by the camera is echoed using a user-specified character, such as an asterisk. Finally, echo can be disabled, resulting in no output of an echo line. The commands to control the supported echo </w:t>
      </w:r>
      <w:r w:rsidR="005C526A" w:rsidRPr="00581CAA">
        <w:rPr>
          <w:rFonts w:cs="Times New Roman"/>
        </w:rPr>
        <w:t xml:space="preserve">modes are discussed in the following </w:t>
      </w:r>
      <w:commentRangeStart w:id="780"/>
      <w:r w:rsidR="005C526A" w:rsidRPr="00581CAA">
        <w:rPr>
          <w:rFonts w:cs="Times New Roman"/>
        </w:rPr>
        <w:t>sections</w:t>
      </w:r>
      <w:commentRangeEnd w:id="780"/>
      <w:r w:rsidR="00C20364">
        <w:rPr>
          <w:rStyle w:val="CommentReference"/>
        </w:rPr>
        <w:commentReference w:id="780"/>
      </w:r>
    </w:p>
    <w:p w:rsidR="00812358" w:rsidRPr="00581CAA" w:rsidRDefault="00812358" w:rsidP="000C5EFC">
      <w:pPr>
        <w:spacing w:after="0" w:line="240" w:lineRule="auto"/>
        <w:ind w:left="720" w:hanging="720"/>
        <w:rPr>
          <w:rFonts w:cs="Times New Roman"/>
        </w:rPr>
      </w:pPr>
      <w:r w:rsidRPr="00581CAA">
        <w:rPr>
          <w:rFonts w:cs="Times New Roman"/>
        </w:rPr>
        <w:t>•</w:t>
      </w:r>
      <w:r w:rsidRPr="00581CAA">
        <w:rPr>
          <w:rFonts w:cs="Times New Roman"/>
        </w:rPr>
        <w:tab/>
        <w:t>The return value line output is command dependent. Some commands, such as query commands, will have a return value and so this line will be output. Other commands have no return value and so no return value line will be output.</w:t>
      </w:r>
    </w:p>
    <w:p w:rsidR="00C76AD4" w:rsidRPr="00581CAA" w:rsidRDefault="00812358" w:rsidP="000C5EFC">
      <w:pPr>
        <w:spacing w:after="0" w:line="240" w:lineRule="auto"/>
        <w:ind w:left="720" w:hanging="720"/>
        <w:rPr>
          <w:rFonts w:cs="Times New Roman"/>
        </w:rPr>
      </w:pPr>
      <w:r w:rsidRPr="00581CAA">
        <w:rPr>
          <w:rFonts w:cs="Times New Roman"/>
        </w:rPr>
        <w:t>•</w:t>
      </w:r>
      <w:r w:rsidRPr="00581CAA">
        <w:rPr>
          <w:rFonts w:cs="Times New Roman"/>
        </w:rPr>
        <w:tab/>
        <w:t>Upon successful execution of a command, the processed command response line contains the command and any valid arguments provided. Since extra invalid arguments can be entered on the command line, the processed command response may differ from the command line input (and echo line).</w:t>
      </w:r>
    </w:p>
    <w:p w:rsidR="00C76AD4" w:rsidRPr="00581CAA" w:rsidRDefault="00C54E37" w:rsidP="000C5EFC">
      <w:pPr>
        <w:spacing w:after="0" w:line="240" w:lineRule="auto"/>
        <w:ind w:left="720" w:hanging="720"/>
        <w:rPr>
          <w:rFonts w:cs="Times New Roman"/>
        </w:rPr>
      </w:pPr>
      <w:r w:rsidRPr="00581CAA">
        <w:rPr>
          <w:rFonts w:cs="Times New Roman"/>
        </w:rPr>
        <w:t>•</w:t>
      </w:r>
      <w:r w:rsidRPr="00581CAA">
        <w:rPr>
          <w:rFonts w:cs="Times New Roman"/>
        </w:rPr>
        <w:tab/>
      </w:r>
      <w:r w:rsidR="00812358" w:rsidRPr="00581CAA">
        <w:rPr>
          <w:rFonts w:cs="Times New Roman"/>
        </w:rPr>
        <w:t>Upon unsuccessful execution of a command, the processed command response line contains all arguments entered on the command line. The processed command response line output can be suppressed by setting the response mode to “brief”, and can be enabled by setting the response mode to “verbose”. Note: The processed command and any arguments returned will be separated by a single space, and will be capitalized regardless of the format in which they were originally entered on the command line. The commands to control the supported response modes are discussed in appropriate sections.</w:t>
      </w:r>
    </w:p>
    <w:p w:rsidR="00546187" w:rsidRPr="00581CAA" w:rsidRDefault="00812358" w:rsidP="00546187">
      <w:pPr>
        <w:spacing w:after="0"/>
        <w:rPr>
          <w:rFonts w:cs="Times New Roman"/>
        </w:rPr>
      </w:pPr>
      <w:r w:rsidRPr="00581CAA">
        <w:rPr>
          <w:rFonts w:cs="Times New Roman"/>
        </w:rPr>
        <w:t>•</w:t>
      </w:r>
      <w:r w:rsidRPr="00581CAA">
        <w:rPr>
          <w:rFonts w:cs="Times New Roman"/>
        </w:rPr>
        <w:tab/>
        <w:t>Upon successful execution of the command, the command execution outputs the characters:</w:t>
      </w:r>
    </w:p>
    <w:p w:rsidR="00C76AD4" w:rsidRPr="00581CAA" w:rsidRDefault="00812358" w:rsidP="00D04171">
      <w:pPr>
        <w:spacing w:after="0"/>
        <w:ind w:left="720" w:firstLine="720"/>
        <w:rPr>
          <w:rFonts w:cs="Times New Roman"/>
        </w:rPr>
      </w:pPr>
      <w:r w:rsidRPr="00581CAA">
        <w:rPr>
          <w:rFonts w:cs="Times New Roman"/>
        </w:rPr>
        <w:t>“OK”.</w:t>
      </w:r>
    </w:p>
    <w:p w:rsidR="00C76AD4" w:rsidRPr="00581CAA" w:rsidRDefault="00812358" w:rsidP="000C5EFC">
      <w:pPr>
        <w:spacing w:after="0"/>
        <w:ind w:firstLine="720"/>
        <w:rPr>
          <w:rFonts w:cs="Times New Roman"/>
        </w:rPr>
      </w:pPr>
      <w:r w:rsidRPr="00581CAA">
        <w:rPr>
          <w:rFonts w:cs="Times New Roman"/>
        </w:rPr>
        <w:t>If the command failed or is invalid, the output is</w:t>
      </w:r>
    </w:p>
    <w:p w:rsidR="00C76AD4" w:rsidRPr="00581CAA" w:rsidRDefault="00812358" w:rsidP="00D04171">
      <w:pPr>
        <w:spacing w:after="0"/>
        <w:ind w:left="720" w:firstLine="720"/>
        <w:rPr>
          <w:rFonts w:cs="Times New Roman"/>
        </w:rPr>
      </w:pPr>
      <w:r w:rsidRPr="00581CAA">
        <w:rPr>
          <w:rFonts w:cs="Times New Roman"/>
        </w:rPr>
        <w:t>“ERROR”.</w:t>
      </w:r>
    </w:p>
    <w:p w:rsidR="00812358" w:rsidRPr="00581CAA" w:rsidRDefault="00812358" w:rsidP="000C5EFC">
      <w:pPr>
        <w:spacing w:after="0"/>
        <w:ind w:firstLine="720"/>
        <w:rPr>
          <w:rFonts w:cs="Times New Roman"/>
        </w:rPr>
      </w:pPr>
      <w:r w:rsidRPr="00581CAA">
        <w:rPr>
          <w:rFonts w:cs="Times New Roman"/>
        </w:rPr>
        <w:t>The command execution result is always output.</w:t>
      </w:r>
    </w:p>
    <w:p w:rsidR="005C526A" w:rsidRPr="00581CAA" w:rsidRDefault="00546187" w:rsidP="005D4DFF">
      <w:pPr>
        <w:ind w:left="720" w:hanging="720"/>
        <w:rPr>
          <w:rFonts w:cs="Times New Roman"/>
        </w:rPr>
      </w:pPr>
      <w:r w:rsidRPr="00581CAA">
        <w:rPr>
          <w:rFonts w:cs="Times New Roman"/>
        </w:rPr>
        <w:t>•</w:t>
      </w:r>
      <w:r w:rsidRPr="00581CAA">
        <w:rPr>
          <w:rFonts w:cs="Times New Roman"/>
        </w:rPr>
        <w:tab/>
      </w:r>
      <w:r w:rsidR="00812358" w:rsidRPr="00581CAA">
        <w:rPr>
          <w:rFonts w:cs="Times New Roman"/>
        </w:rPr>
        <w:t>After the command execution result is returned, the camera will return the command prompt character “&gt;.” Reception of the command prompt character by the Host is an indication that the camera is ready to receive the next command.</w:t>
      </w:r>
    </w:p>
    <w:p w:rsidR="001118E8" w:rsidRDefault="001118E8" w:rsidP="005D4DFF">
      <w:pPr>
        <w:pStyle w:val="Caption"/>
        <w:keepNext/>
      </w:pPr>
      <w:r>
        <w:t xml:space="preserve">Table </w:t>
      </w:r>
      <w:fldSimple w:instr=" SEQ Table \* ARABIC ">
        <w:r w:rsidR="000D7633">
          <w:rPr>
            <w:noProof/>
          </w:rPr>
          <w:t>7</w:t>
        </w:r>
      </w:fldSimple>
      <w:r>
        <w:t>. Line format of camera command return strings</w:t>
      </w:r>
    </w:p>
    <w:tbl>
      <w:tblPr>
        <w:tblStyle w:val="TableGrid"/>
        <w:tblW w:w="0" w:type="auto"/>
        <w:tblLook w:val="04A0" w:firstRow="1" w:lastRow="0" w:firstColumn="1" w:lastColumn="0" w:noHBand="0" w:noVBand="1"/>
      </w:tblPr>
      <w:tblGrid>
        <w:gridCol w:w="2732"/>
        <w:gridCol w:w="1848"/>
        <w:gridCol w:w="4996"/>
      </w:tblGrid>
      <w:tr w:rsidR="005C526A" w:rsidRPr="00581CAA" w:rsidTr="000C5EF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Line Format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Line Description</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Conditions</w:t>
            </w:r>
          </w:p>
        </w:tc>
      </w:tr>
      <w:tr w:rsidR="005C526A" w:rsidRPr="00581CAA" w:rsidTr="000C5EFC">
        <w:tc>
          <w:tcPr>
            <w:tcW w:w="0" w:type="auto"/>
            <w:hideMark/>
          </w:tcPr>
          <w:p w:rsidR="005C526A" w:rsidRPr="000C5EFC" w:rsidRDefault="005C526A" w:rsidP="005C526A">
            <w:pPr>
              <w:rPr>
                <w:rFonts w:eastAsiaTheme="minorEastAsia" w:cs="Times New Roman"/>
                <w:sz w:val="24"/>
                <w:szCs w:val="24"/>
              </w:rPr>
            </w:pPr>
            <w:r w:rsidRPr="000C5EFC">
              <w:rPr>
                <w:rFonts w:eastAsiaTheme="minorEastAsia" w:cs="Times New Roman"/>
                <w:sz w:val="24"/>
                <w:szCs w:val="24"/>
              </w:rPr>
              <w:t>COMMAND [</w:t>
            </w:r>
            <w:r w:rsidRPr="000C5EFC">
              <w:rPr>
                <w:rFonts w:eastAsiaTheme="minorEastAsia" w:cs="Times New Roman"/>
                <w:i/>
                <w:sz w:val="24"/>
                <w:szCs w:val="24"/>
              </w:rPr>
              <w:t>ARGUMENTS</w:t>
            </w:r>
            <w:r w:rsidRPr="000C5EFC">
              <w:rPr>
                <w:rFonts w:eastAsiaTheme="minorEastAsia" w:cs="Times New Roman"/>
                <w:sz w:val="24"/>
                <w:szCs w:val="24"/>
              </w:rPr>
              <w:t>]&lt;CR&gt;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Echo</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Returned if configured with echo enabled. Shown format is for echo of received characters. May also be configured for return of user specified character.</w:t>
            </w:r>
          </w:p>
        </w:tc>
      </w:tr>
      <w:tr w:rsidR="005C526A" w:rsidRPr="00581CAA" w:rsidTr="000C5EFC">
        <w:tc>
          <w:tcPr>
            <w:tcW w:w="0" w:type="auto"/>
            <w:hideMark/>
          </w:tcPr>
          <w:p w:rsidR="005C526A" w:rsidRPr="000C5EFC" w:rsidRDefault="005C526A" w:rsidP="005C526A">
            <w:pPr>
              <w:rPr>
                <w:rFonts w:eastAsiaTheme="minorEastAsia" w:cs="Times New Roman"/>
                <w:sz w:val="24"/>
                <w:szCs w:val="24"/>
              </w:rPr>
            </w:pPr>
            <w:r w:rsidRPr="000C5EFC">
              <w:rPr>
                <w:rFonts w:eastAsiaTheme="minorEastAsia" w:cs="Times New Roman"/>
                <w:sz w:val="24"/>
                <w:szCs w:val="24"/>
              </w:rPr>
              <w:t>[return value]&lt;CR&gt;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 xml:space="preserve">Return Value </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 xml:space="preserve">Returned if issued command results in a return value. </w:t>
            </w:r>
          </w:p>
        </w:tc>
      </w:tr>
      <w:tr w:rsidR="005C526A" w:rsidRPr="00581CAA" w:rsidTr="000C5EFC">
        <w:tc>
          <w:tcPr>
            <w:tcW w:w="0" w:type="auto"/>
            <w:hideMark/>
          </w:tcPr>
          <w:p w:rsidR="005C526A" w:rsidRPr="000C5EFC" w:rsidRDefault="005C526A" w:rsidP="005C526A">
            <w:pPr>
              <w:rPr>
                <w:rFonts w:eastAsiaTheme="minorEastAsia" w:cs="Times New Roman"/>
                <w:sz w:val="24"/>
                <w:szCs w:val="24"/>
              </w:rPr>
            </w:pPr>
            <w:r w:rsidRPr="000C5EFC">
              <w:rPr>
                <w:rFonts w:eastAsiaTheme="minorEastAsia" w:cs="Times New Roman"/>
                <w:sz w:val="24"/>
                <w:szCs w:val="24"/>
              </w:rPr>
              <w:t>COMMAND [</w:t>
            </w:r>
            <w:r w:rsidRPr="000C5EFC">
              <w:rPr>
                <w:rFonts w:eastAsiaTheme="minorEastAsia" w:cs="Times New Roman"/>
                <w:i/>
                <w:sz w:val="24"/>
                <w:szCs w:val="24"/>
              </w:rPr>
              <w:t>VALID ARGS</w:t>
            </w:r>
            <w:r w:rsidRPr="000C5EFC">
              <w:rPr>
                <w:rFonts w:eastAsiaTheme="minorEastAsia" w:cs="Times New Roman"/>
                <w:sz w:val="24"/>
                <w:szCs w:val="24"/>
              </w:rPr>
              <w:t>]&lt;CR&gt;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Processed Command Response</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Returned if configured for verbose response mode.</w:t>
            </w:r>
          </w:p>
        </w:tc>
      </w:tr>
      <w:tr w:rsidR="005C526A" w:rsidRPr="00581CAA" w:rsidTr="000C5EFC">
        <w:tc>
          <w:tcPr>
            <w:tcW w:w="0" w:type="auto"/>
            <w:hideMark/>
          </w:tcPr>
          <w:p w:rsidR="005C526A" w:rsidRPr="000C5EFC" w:rsidRDefault="005C526A" w:rsidP="005C526A">
            <w:pPr>
              <w:rPr>
                <w:rFonts w:eastAsiaTheme="minorEastAsia" w:cs="Times New Roman"/>
                <w:sz w:val="24"/>
                <w:szCs w:val="24"/>
              </w:rPr>
            </w:pPr>
            <w:r w:rsidRPr="000C5EFC">
              <w:rPr>
                <w:rFonts w:eastAsiaTheme="minorEastAsia" w:cs="Times New Roman"/>
                <w:sz w:val="24"/>
                <w:szCs w:val="24"/>
              </w:rPr>
              <w:t>RESULT&lt;CR&gt;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Command Result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Always returned.</w:t>
            </w:r>
          </w:p>
        </w:tc>
      </w:tr>
      <w:tr w:rsidR="005C526A" w:rsidRPr="00581CAA" w:rsidTr="000C5EFC">
        <w:tc>
          <w:tcPr>
            <w:tcW w:w="0" w:type="auto"/>
            <w:hideMark/>
          </w:tcPr>
          <w:p w:rsidR="005C526A" w:rsidRPr="000C5EFC" w:rsidRDefault="00946670" w:rsidP="005C526A">
            <w:pPr>
              <w:rPr>
                <w:rFonts w:eastAsiaTheme="minorEastAsia" w:cs="Times New Roman"/>
                <w:sz w:val="24"/>
                <w:szCs w:val="24"/>
              </w:rPr>
            </w:pPr>
            <w:r w:rsidRPr="000C5EFC">
              <w:rPr>
                <w:rFonts w:eastAsiaTheme="minorEastAsia" w:cs="Times New Roman"/>
                <w:sz w:val="24"/>
                <w:szCs w:val="24"/>
              </w:rPr>
              <w:t xml:space="preserve"> </w:t>
            </w:r>
            <w:r w:rsidR="005C526A" w:rsidRPr="000C5EFC">
              <w:rPr>
                <w:rFonts w:eastAsiaTheme="minorEastAsia" w:cs="Times New Roman"/>
                <w:sz w:val="24"/>
                <w:szCs w:val="24"/>
              </w:rPr>
              <w:t xml:space="preserve">&gt; </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t xml:space="preserve">Command </w:t>
            </w:r>
            <w:r w:rsidRPr="00581CAA">
              <w:rPr>
                <w:rFonts w:eastAsiaTheme="minorEastAsia" w:cs="Times New Roman"/>
                <w:sz w:val="24"/>
                <w:szCs w:val="24"/>
              </w:rPr>
              <w:lastRenderedPageBreak/>
              <w:t>Prompt</w:t>
            </w:r>
          </w:p>
        </w:tc>
        <w:tc>
          <w:tcPr>
            <w:tcW w:w="0" w:type="auto"/>
            <w:hideMark/>
          </w:tcPr>
          <w:p w:rsidR="005C526A" w:rsidRPr="00581CAA" w:rsidRDefault="005C526A" w:rsidP="005C526A">
            <w:pPr>
              <w:rPr>
                <w:rFonts w:eastAsiaTheme="minorEastAsia" w:cs="Times New Roman"/>
                <w:sz w:val="24"/>
                <w:szCs w:val="24"/>
              </w:rPr>
            </w:pPr>
            <w:r w:rsidRPr="00581CAA">
              <w:rPr>
                <w:rFonts w:eastAsiaTheme="minorEastAsia" w:cs="Times New Roman"/>
                <w:sz w:val="24"/>
                <w:szCs w:val="24"/>
              </w:rPr>
              <w:lastRenderedPageBreak/>
              <w:t>Always returned.</w:t>
            </w:r>
          </w:p>
        </w:tc>
      </w:tr>
    </w:tbl>
    <w:p w:rsidR="00812358" w:rsidRPr="00581CAA" w:rsidRDefault="00812358" w:rsidP="00E811F9">
      <w:pPr>
        <w:pStyle w:val="listlevel2"/>
      </w:pPr>
      <w:bookmarkStart w:id="781" w:name="_Toc459649987"/>
      <w:r w:rsidRPr="00581CAA">
        <w:lastRenderedPageBreak/>
        <w:t>Startup Messaging</w:t>
      </w:r>
      <w:bookmarkEnd w:id="781"/>
    </w:p>
    <w:p w:rsidR="00812358" w:rsidRPr="00581CAA" w:rsidRDefault="00812358" w:rsidP="00812358">
      <w:pPr>
        <w:rPr>
          <w:rFonts w:cs="Times New Roman"/>
        </w:rPr>
      </w:pPr>
      <w:r w:rsidRPr="00581CAA">
        <w:rPr>
          <w:rFonts w:cs="Times New Roman"/>
        </w:rPr>
        <w:t>Reboot of the camera occurs when power to the camera is cycled. On reboot, the camera transmits a startup banner to the host. The CSX startup banner has the following format:</w:t>
      </w:r>
    </w:p>
    <w:p w:rsidR="007903F5" w:rsidRPr="000C5EFC" w:rsidRDefault="00EE6ACC" w:rsidP="00812358">
      <w:pPr>
        <w:rPr>
          <w:rFonts w:cs="Times New Roman"/>
        </w:rPr>
      </w:pPr>
      <w:r w:rsidRPr="00674F8A">
        <w:rPr>
          <w:rFonts w:cs="Times New Roman"/>
          <w:noProof/>
        </w:rPr>
        <mc:AlternateContent>
          <mc:Choice Requires="wps">
            <w:drawing>
              <wp:inline distT="0" distB="0" distL="0" distR="0" wp14:anchorId="46E4CD9A" wp14:editId="52B060A4">
                <wp:extent cx="2682240" cy="1403985"/>
                <wp:effectExtent l="0" t="0" r="22860" b="10795"/>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1403985"/>
                        </a:xfrm>
                        <a:prstGeom prst="rect">
                          <a:avLst/>
                        </a:prstGeom>
                        <a:solidFill>
                          <a:srgbClr val="FFFFFF"/>
                        </a:solidFill>
                        <a:ln w="9525">
                          <a:solidFill>
                            <a:srgbClr val="000000"/>
                          </a:solidFill>
                          <a:miter lim="800000"/>
                          <a:headEnd/>
                          <a:tailEnd/>
                        </a:ln>
                      </wps:spPr>
                      <wps:txbx>
                        <w:txbxContent>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SU320CSX Camera</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Sensors Unlimited, Inc. - All Rights Reserved</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Software Version XXXX.XX.XX.XX</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Hardware Version XXXX.XX.XX.XX</w:t>
                            </w:r>
                          </w:p>
                          <w:p w:rsidR="00663E4A" w:rsidRPr="000C5EFC" w:rsidRDefault="00663E4A" w:rsidP="00EE6ACC">
                            <w:pPr>
                              <w:rPr>
                                <w:rFonts w:ascii="Courier New" w:hAnsi="Courier New" w:cs="Courier New"/>
                              </w:rPr>
                            </w:pPr>
                            <w:r w:rsidRPr="000C5EFC" w:rsidDel="004225CB">
                              <w:rPr>
                                <w:rFonts w:ascii="Courier New" w:hAnsi="Courier New" w:cs="Courier New"/>
                              </w:rPr>
                              <w:t xml:space="preserve"> </w:t>
                            </w:r>
                            <w:r w:rsidRPr="000C5EFC">
                              <w:rPr>
                                <w:rFonts w:ascii="Courier New" w:hAnsi="Courier New" w:cs="Courier New"/>
                              </w:rPr>
                              <w:t>&gt;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11.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">
                <v:textbox style="mso-fit-shape-to-text:t">
                  <w:txbxContent>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SU320CSX Camera</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Sensors Unlimited, Inc. - All Rights Reserved</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Software Version XXXX.XX.XX.XX</w:t>
                      </w:r>
                    </w:p>
                    <w:p w:rsidR="00663E4A" w:rsidRPr="000C5EFC" w:rsidRDefault="00663E4A" w:rsidP="00EE6ACC">
                      <w:pPr>
                        <w:pStyle w:val="NormalWeb"/>
                        <w:spacing w:before="0" w:beforeAutospacing="0" w:after="0" w:afterAutospacing="0"/>
                        <w:rPr>
                          <w:rFonts w:ascii="Courier New" w:hAnsi="Courier New" w:cs="Courier New"/>
                          <w:sz w:val="22"/>
                          <w:szCs w:val="22"/>
                        </w:rPr>
                      </w:pPr>
                      <w:r w:rsidRPr="000C5EFC">
                        <w:rPr>
                          <w:rFonts w:ascii="Courier New" w:hAnsi="Courier New" w:cs="Courier New"/>
                          <w:sz w:val="22"/>
                          <w:szCs w:val="22"/>
                        </w:rPr>
                        <w:t>Hardware Version XXXX.XX.XX.XX</w:t>
                      </w:r>
                    </w:p>
                    <w:p w:rsidR="00663E4A" w:rsidRPr="000C5EFC" w:rsidRDefault="00663E4A" w:rsidP="00EE6ACC">
                      <w:pPr>
                        <w:rPr>
                          <w:rFonts w:ascii="Courier New" w:hAnsi="Courier New" w:cs="Courier New"/>
                        </w:rPr>
                      </w:pPr>
                      <w:r w:rsidRPr="000C5EFC" w:rsidDel="004225CB">
                        <w:rPr>
                          <w:rFonts w:ascii="Courier New" w:hAnsi="Courier New" w:cs="Courier New"/>
                        </w:rPr>
                        <w:t xml:space="preserve"> </w:t>
                      </w:r>
                      <w:r w:rsidRPr="000C5EFC">
                        <w:rPr>
                          <w:rFonts w:ascii="Courier New" w:hAnsi="Courier New" w:cs="Courier New"/>
                        </w:rPr>
                        <w:t>&gt;</w:t>
                      </w:r>
                    </w:p>
                  </w:txbxContent>
                </v:textbox>
                <w10:anchorlock/>
              </v:shape>
            </w:pict>
          </mc:Fallback>
        </mc:AlternateContent>
      </w:r>
      <w:r w:rsidR="004225CB">
        <w:rPr>
          <w:rFonts w:cs="Times New Roman"/>
        </w:rPr>
        <w:br/>
      </w:r>
      <w:r w:rsidR="00812358" w:rsidRPr="000C5EFC">
        <w:rPr>
          <w:rFonts w:cs="Times New Roman"/>
        </w:rPr>
        <w:t xml:space="preserve">Version </w:t>
      </w:r>
      <w:r w:rsidR="004225CB">
        <w:rPr>
          <w:rFonts w:cs="Times New Roman"/>
        </w:rPr>
        <w:t>n</w:t>
      </w:r>
      <w:r w:rsidR="00812358" w:rsidRPr="000C5EFC">
        <w:rPr>
          <w:rFonts w:cs="Times New Roman"/>
        </w:rPr>
        <w:t>umbers will be replaced with your actual versions.</w:t>
      </w:r>
    </w:p>
    <w:p w:rsidR="00812358" w:rsidRPr="004225CB" w:rsidRDefault="00812358" w:rsidP="00812358">
      <w:pPr>
        <w:rPr>
          <w:rFonts w:cs="Times New Roman"/>
        </w:rPr>
      </w:pPr>
      <w:r w:rsidRPr="000C5EFC">
        <w:rPr>
          <w:rFonts w:cs="Times New Roman"/>
        </w:rPr>
        <w:t>Once the command prompt character “&gt;” has been received by the host, the camera is ready to receive a command.</w:t>
      </w:r>
    </w:p>
    <w:p w:rsidR="00812358" w:rsidRPr="00581CAA" w:rsidRDefault="00812358" w:rsidP="00E811F9">
      <w:pPr>
        <w:pStyle w:val="listlevel2"/>
      </w:pPr>
      <w:bookmarkStart w:id="782" w:name="_Toc459649988"/>
      <w:r w:rsidRPr="00581CAA">
        <w:t>Command Set</w:t>
      </w:r>
      <w:bookmarkEnd w:id="782"/>
    </w:p>
    <w:p w:rsidR="00812358" w:rsidRPr="00581CAA" w:rsidRDefault="00812358" w:rsidP="00ED0A3F">
      <w:pPr>
        <w:rPr>
          <w:rFonts w:cs="Times New Roman"/>
        </w:rPr>
      </w:pPr>
      <w:r w:rsidRPr="00581CAA">
        <w:rPr>
          <w:rFonts w:cs="Times New Roman"/>
        </w:rPr>
        <w:t>A detailed explanation of each command is presented in the following format:</w:t>
      </w:r>
    </w:p>
    <w:p w:rsidR="00812358" w:rsidRPr="00581CAA" w:rsidRDefault="00812358" w:rsidP="00ED0A3F">
      <w:pPr>
        <w:tabs>
          <w:tab w:val="left" w:pos="2430"/>
        </w:tabs>
        <w:ind w:left="720"/>
        <w:rPr>
          <w:rFonts w:cs="Times New Roman"/>
        </w:rPr>
      </w:pPr>
      <w:r w:rsidRPr="00581CAA">
        <w:rPr>
          <w:rFonts w:cs="Times New Roman"/>
        </w:rPr>
        <w:t xml:space="preserve">Description: </w:t>
      </w:r>
      <w:r w:rsidRPr="00581CAA">
        <w:rPr>
          <w:rFonts w:cs="Times New Roman"/>
        </w:rPr>
        <w:tab/>
        <w:t>Describes the behavior of the command and other pertinent information.</w:t>
      </w:r>
    </w:p>
    <w:p w:rsidR="00C30657" w:rsidRPr="00581CAA" w:rsidRDefault="00812358" w:rsidP="005D4DFF">
      <w:pPr>
        <w:tabs>
          <w:tab w:val="left" w:pos="2430"/>
        </w:tabs>
        <w:spacing w:line="240" w:lineRule="auto"/>
        <w:ind w:left="720"/>
        <w:rPr>
          <w:rFonts w:cs="Times New Roman"/>
        </w:rPr>
      </w:pPr>
      <w:r w:rsidRPr="00581CAA">
        <w:rPr>
          <w:rFonts w:cs="Times New Roman"/>
        </w:rPr>
        <w:t xml:space="preserve">Setting </w:t>
      </w:r>
      <w:r w:rsidRPr="00581CAA">
        <w:rPr>
          <w:rFonts w:cs="Times New Roman"/>
        </w:rPr>
        <w:tab/>
        <w:t>Type Specifies if the command’s value is a globa</w:t>
      </w:r>
      <w:r w:rsidR="00C30657" w:rsidRPr="00581CAA">
        <w:rPr>
          <w:rFonts w:cs="Times New Roman"/>
        </w:rPr>
        <w:t>l setting, operational setting,</w:t>
      </w:r>
    </w:p>
    <w:p w:rsidR="00812358" w:rsidRPr="00581CAA" w:rsidRDefault="00C30657" w:rsidP="005D4DFF">
      <w:pPr>
        <w:tabs>
          <w:tab w:val="left" w:pos="2430"/>
        </w:tabs>
        <w:spacing w:line="240" w:lineRule="auto"/>
        <w:ind w:left="720"/>
        <w:rPr>
          <w:rFonts w:cs="Times New Roman"/>
        </w:rPr>
      </w:pPr>
      <w:r w:rsidRPr="00581CAA">
        <w:rPr>
          <w:rFonts w:cs="Times New Roman"/>
        </w:rPr>
        <w:tab/>
      </w:r>
      <w:r w:rsidR="00812358" w:rsidRPr="00581CAA">
        <w:rPr>
          <w:rFonts w:cs="Times New Roman"/>
        </w:rPr>
        <w:t>or neither.</w:t>
      </w:r>
    </w:p>
    <w:p w:rsidR="00C30657" w:rsidRPr="00581CAA" w:rsidRDefault="00C30657" w:rsidP="005D4DFF">
      <w:pPr>
        <w:tabs>
          <w:tab w:val="left" w:pos="2430"/>
        </w:tabs>
        <w:spacing w:line="240" w:lineRule="auto"/>
        <w:ind w:left="720"/>
        <w:rPr>
          <w:rFonts w:cs="Times New Roman"/>
        </w:rPr>
      </w:pPr>
    </w:p>
    <w:p w:rsidR="00C76AD4" w:rsidRPr="00581CAA" w:rsidRDefault="00812358" w:rsidP="00ED0A3F">
      <w:pPr>
        <w:tabs>
          <w:tab w:val="left" w:pos="2430"/>
        </w:tabs>
        <w:ind w:left="720"/>
        <w:rPr>
          <w:rFonts w:cs="Times New Roman"/>
        </w:rPr>
      </w:pPr>
      <w:r w:rsidRPr="00581CAA">
        <w:rPr>
          <w:rFonts w:cs="Times New Roman"/>
        </w:rPr>
        <w:t xml:space="preserve">Command </w:t>
      </w:r>
      <w:r w:rsidRPr="00581CAA">
        <w:rPr>
          <w:rFonts w:cs="Times New Roman"/>
        </w:rPr>
        <w:tab/>
        <w:t>Command syntax.</w:t>
      </w:r>
    </w:p>
    <w:p w:rsidR="00812358" w:rsidRPr="00581CAA" w:rsidRDefault="00812358" w:rsidP="00ED0A3F">
      <w:pPr>
        <w:tabs>
          <w:tab w:val="left" w:pos="2430"/>
        </w:tabs>
        <w:ind w:left="720"/>
        <w:rPr>
          <w:rFonts w:cs="Times New Roman"/>
        </w:rPr>
      </w:pPr>
      <w:r w:rsidRPr="00581CAA">
        <w:rPr>
          <w:rFonts w:cs="Times New Roman"/>
        </w:rPr>
        <w:t xml:space="preserve">Parameters </w:t>
      </w:r>
      <w:r w:rsidRPr="00581CAA">
        <w:rPr>
          <w:rFonts w:cs="Times New Roman"/>
        </w:rPr>
        <w:tab/>
        <w:t>Lists the parameters taken by the command as listed in the syntax above.</w:t>
      </w:r>
    </w:p>
    <w:p w:rsidR="00812358" w:rsidRPr="00581CAA" w:rsidRDefault="00812358" w:rsidP="00ED0A3F">
      <w:pPr>
        <w:tabs>
          <w:tab w:val="left" w:pos="2430"/>
        </w:tabs>
        <w:ind w:left="720"/>
        <w:rPr>
          <w:rFonts w:cs="Times New Roman"/>
        </w:rPr>
      </w:pPr>
      <w:r w:rsidRPr="00581CAA">
        <w:rPr>
          <w:rFonts w:cs="Times New Roman"/>
        </w:rPr>
        <w:t xml:space="preserve">Type </w:t>
      </w:r>
      <w:r w:rsidRPr="00581CAA">
        <w:rPr>
          <w:rFonts w:cs="Times New Roman"/>
        </w:rPr>
        <w:tab/>
        <w:t>Specifies the expected type of the parameter.</w:t>
      </w:r>
    </w:p>
    <w:p w:rsidR="00812358" w:rsidRPr="00581CAA" w:rsidRDefault="00812358" w:rsidP="00ED0A3F">
      <w:pPr>
        <w:tabs>
          <w:tab w:val="left" w:pos="2430"/>
        </w:tabs>
        <w:ind w:left="720"/>
        <w:rPr>
          <w:rFonts w:cs="Times New Roman"/>
        </w:rPr>
      </w:pPr>
      <w:r w:rsidRPr="00581CAA">
        <w:rPr>
          <w:rFonts w:cs="Times New Roman"/>
        </w:rPr>
        <w:t xml:space="preserve">Range </w:t>
      </w:r>
      <w:r w:rsidRPr="00581CAA">
        <w:rPr>
          <w:rFonts w:cs="Times New Roman"/>
        </w:rPr>
        <w:tab/>
        <w:t>Specifies the valid range of the parameter.</w:t>
      </w:r>
    </w:p>
    <w:p w:rsidR="00812358" w:rsidRPr="00581CAA" w:rsidRDefault="00812358" w:rsidP="00ED0A3F">
      <w:pPr>
        <w:tabs>
          <w:tab w:val="left" w:pos="2430"/>
        </w:tabs>
        <w:ind w:left="720"/>
        <w:rPr>
          <w:rFonts w:cs="Times New Roman"/>
        </w:rPr>
      </w:pPr>
      <w:r w:rsidRPr="00581CAA">
        <w:rPr>
          <w:rFonts w:cs="Times New Roman"/>
        </w:rPr>
        <w:t xml:space="preserve">Return Values </w:t>
      </w:r>
      <w:r w:rsidR="00C30657" w:rsidRPr="00581CAA">
        <w:rPr>
          <w:rFonts w:cs="Times New Roman"/>
        </w:rPr>
        <w:tab/>
      </w:r>
      <w:r w:rsidRPr="00581CAA">
        <w:rPr>
          <w:rFonts w:cs="Times New Roman"/>
        </w:rPr>
        <w:t>Lists the values returned by the command.</w:t>
      </w:r>
    </w:p>
    <w:p w:rsidR="00C30657" w:rsidRPr="00581CAA" w:rsidRDefault="00C30657" w:rsidP="005D4DFF">
      <w:pPr>
        <w:tabs>
          <w:tab w:val="left" w:pos="2430"/>
        </w:tabs>
        <w:spacing w:line="240" w:lineRule="auto"/>
        <w:ind w:left="720"/>
        <w:rPr>
          <w:rFonts w:cs="Times New Roman"/>
        </w:rPr>
      </w:pPr>
      <w:r w:rsidRPr="00581CAA">
        <w:rPr>
          <w:rFonts w:cs="Times New Roman"/>
        </w:rPr>
        <w:t xml:space="preserve">Example </w:t>
      </w:r>
      <w:r w:rsidRPr="00581CAA">
        <w:rPr>
          <w:rFonts w:cs="Times New Roman"/>
        </w:rPr>
        <w:tab/>
      </w:r>
      <w:r w:rsidR="00812358" w:rsidRPr="00581CAA">
        <w:rPr>
          <w:rFonts w:cs="Times New Roman"/>
        </w:rPr>
        <w:t>Provides a programming example, sho</w:t>
      </w:r>
      <w:r w:rsidRPr="00581CAA">
        <w:rPr>
          <w:rFonts w:cs="Times New Roman"/>
        </w:rPr>
        <w:t>wing the syntax of the command,</w:t>
      </w:r>
    </w:p>
    <w:p w:rsidR="00812358" w:rsidRPr="00581CAA" w:rsidRDefault="00812358" w:rsidP="005D4DFF">
      <w:pPr>
        <w:tabs>
          <w:tab w:val="left" w:pos="2430"/>
        </w:tabs>
        <w:spacing w:line="240" w:lineRule="auto"/>
        <w:ind w:left="2430"/>
        <w:rPr>
          <w:rFonts w:cs="Times New Roman"/>
        </w:rPr>
      </w:pPr>
      <w:r w:rsidRPr="00581CAA">
        <w:rPr>
          <w:rFonts w:cs="Times New Roman"/>
        </w:rPr>
        <w:t>parameters, and return values. For brevity these examples do not include echo, processed command response, command execution result, or command prompt.</w:t>
      </w:r>
    </w:p>
    <w:p w:rsidR="00C30657" w:rsidRDefault="00C30657" w:rsidP="00812358">
      <w:pPr>
        <w:rPr>
          <w:rFonts w:cs="Times New Roman"/>
        </w:rPr>
      </w:pPr>
    </w:p>
    <w:p w:rsidR="001118E8" w:rsidRPr="00581CAA" w:rsidRDefault="001118E8" w:rsidP="00812358">
      <w:pPr>
        <w:rPr>
          <w:rFonts w:cs="Times New Roman"/>
        </w:rPr>
      </w:pPr>
    </w:p>
    <w:p w:rsidR="00812358" w:rsidRPr="00581CAA" w:rsidRDefault="00812358" w:rsidP="000C5EFC">
      <w:pPr>
        <w:pStyle w:val="listlevel2"/>
      </w:pPr>
      <w:bookmarkStart w:id="783" w:name="_Ref436642560"/>
      <w:bookmarkStart w:id="784" w:name="_Toc459649989"/>
      <w:r w:rsidRPr="00581CAA">
        <w:t>Configuration Commands</w:t>
      </w:r>
      <w:bookmarkEnd w:id="783"/>
      <w:bookmarkEnd w:id="784"/>
    </w:p>
    <w:p w:rsidR="005D2989" w:rsidRDefault="00812358" w:rsidP="00812358">
      <w:pPr>
        <w:rPr>
          <w:rFonts w:cs="Times New Roman"/>
        </w:rPr>
      </w:pPr>
      <w:r w:rsidRPr="00581CAA">
        <w:rPr>
          <w:rFonts w:cs="Times New Roman"/>
        </w:rPr>
        <w:t xml:space="preserve">The camera has three distinct memory spaces, shown in Camera </w:t>
      </w:r>
      <w:r w:rsidR="00977F2E" w:rsidRPr="00581CAA">
        <w:rPr>
          <w:rFonts w:cs="Times New Roman"/>
        </w:rPr>
        <w:t>M</w:t>
      </w:r>
      <w:r w:rsidRPr="00581CAA">
        <w:rPr>
          <w:rFonts w:cs="Times New Roman"/>
        </w:rPr>
        <w:t xml:space="preserve">emory </w:t>
      </w:r>
      <w:r w:rsidR="00977F2E" w:rsidRPr="00581CAA">
        <w:rPr>
          <w:rFonts w:cs="Times New Roman"/>
        </w:rPr>
        <w:t>L</w:t>
      </w:r>
      <w:r w:rsidRPr="00581CAA">
        <w:rPr>
          <w:rFonts w:cs="Times New Roman"/>
        </w:rPr>
        <w:t>ayout</w:t>
      </w:r>
      <w:r w:rsidR="00977F2E" w:rsidRPr="00581CAA">
        <w:rPr>
          <w:rFonts w:cs="Times New Roman"/>
        </w:rPr>
        <w:t xml:space="preserve"> figure</w:t>
      </w:r>
      <w:r w:rsidRPr="00581CAA">
        <w:rPr>
          <w:rFonts w:cs="Times New Roman"/>
        </w:rPr>
        <w:t xml:space="preserve">, that are used to manage the camera’s configuration. There are two non-volatile memory spaces, one that holds the User Configuration and another behind a ‘firewall’ that holds the Factory Configuration. The User </w:t>
      </w:r>
      <w:r w:rsidRPr="00581CAA">
        <w:rPr>
          <w:rFonts w:cs="Times New Roman"/>
        </w:rPr>
        <w:lastRenderedPageBreak/>
        <w:t xml:space="preserve">Configuration can be altered </w:t>
      </w:r>
      <w:r w:rsidR="00756292">
        <w:rPr>
          <w:rFonts w:cs="Times New Roman"/>
        </w:rPr>
        <w:t xml:space="preserve">and saved </w:t>
      </w:r>
      <w:r w:rsidRPr="00581CAA">
        <w:rPr>
          <w:rFonts w:cs="Times New Roman"/>
        </w:rPr>
        <w:t>by the user to customize camera operation. The Factory Configuration, programmed at time of manufacture, cannot be altered by the user. This configuration is provided to restore the camera to its default configuration</w:t>
      </w:r>
      <w:r w:rsidR="00756292">
        <w:rPr>
          <w:rFonts w:cs="Times New Roman"/>
        </w:rPr>
        <w:t xml:space="preserve"> with the CONFIG:RESET command</w:t>
      </w:r>
      <w:r w:rsidRPr="00581CAA">
        <w:rPr>
          <w:rFonts w:cs="Times New Roman"/>
        </w:rPr>
        <w:t xml:space="preserve">, if needed. </w:t>
      </w:r>
      <w:r w:rsidR="00EE6ACC" w:rsidRPr="00581CAA">
        <w:rPr>
          <w:rFonts w:cs="Times New Roman"/>
        </w:rPr>
        <w:t>Appendix B lists the</w:t>
      </w:r>
      <w:r w:rsidR="005D2989">
        <w:rPr>
          <w:rFonts w:cs="Times New Roman"/>
        </w:rPr>
        <w:t xml:space="preserve"> factory global configuration setting</w:t>
      </w:r>
      <w:r w:rsidR="00EE6ACC" w:rsidRPr="00581CAA">
        <w:rPr>
          <w:rFonts w:cs="Times New Roman"/>
        </w:rPr>
        <w:t xml:space="preserve"> values, and is a separate document from this manual.</w:t>
      </w:r>
      <w:r w:rsidR="00EE6ACC">
        <w:rPr>
          <w:rFonts w:cs="Times New Roman"/>
        </w:rPr>
        <w:t xml:space="preserve"> </w:t>
      </w:r>
    </w:p>
    <w:p w:rsidR="00EE6ACC" w:rsidRDefault="00812358" w:rsidP="00812358">
      <w:pPr>
        <w:rPr>
          <w:rFonts w:cs="Times New Roman"/>
        </w:rPr>
      </w:pPr>
      <w:r w:rsidRPr="00581CAA">
        <w:rPr>
          <w:rFonts w:cs="Times New Roman"/>
        </w:rPr>
        <w:t xml:space="preserve">A single volatile memory space is used to hold the Current Session Configuration. </w:t>
      </w:r>
      <w:r w:rsidR="005D2989">
        <w:rPr>
          <w:rFonts w:cs="Times New Roman"/>
        </w:rPr>
        <w:t>This memory space is changed each time the user issues a command, but this memory space does not persist between power cycles and camera reboots, only the User Configuration persists between power cycles and camera reboots.</w:t>
      </w:r>
    </w:p>
    <w:p w:rsidR="002C6763" w:rsidRPr="00581CAA" w:rsidRDefault="00812358" w:rsidP="002C6763">
      <w:pPr>
        <w:rPr>
          <w:rFonts w:cs="Times New Roman"/>
        </w:rPr>
      </w:pPr>
      <w:r w:rsidRPr="00581CAA">
        <w:rPr>
          <w:rFonts w:cs="Times New Roman"/>
        </w:rPr>
        <w:t>The User Configuration is loaded into the Current Session Configuration upon camera power-up. The User Configuration can be modified by issuing the CONFIG:SAVE command, which causes the global setting in the Current Session to be written back to the User Configuration, overwriting the previous global setting</w:t>
      </w:r>
      <w:r w:rsidR="005D2989">
        <w:rPr>
          <w:rFonts w:cs="Times New Roman"/>
        </w:rPr>
        <w:t>s</w:t>
      </w:r>
      <w:r w:rsidRPr="00581CAA">
        <w:rPr>
          <w:rFonts w:cs="Times New Roman"/>
        </w:rPr>
        <w:t>. Issuing the OPR:SAVE command results in the creation of a new operational slot in the User Configuration. The present state of the operational setting in the Current Session Configuration is saved to this newly created operational slot. Issuing the OPR:UPDATE command causes the operational settings in the Current Session Configuration to be written back to the User Configuration, overwriting the previous settings for that particular operational slot.</w:t>
      </w:r>
    </w:p>
    <w:p w:rsidR="002C6763" w:rsidRPr="0092609B" w:rsidRDefault="002C6763" w:rsidP="002C6763">
      <w:pPr>
        <w:jc w:val="center"/>
        <w:rPr>
          <w:rFonts w:cs="Times New Roman"/>
        </w:rPr>
      </w:pPr>
      <w:commentRangeStart w:id="785"/>
      <w:r w:rsidRPr="0092609B">
        <w:rPr>
          <w:rFonts w:cs="Times New Roman"/>
          <w:noProof/>
        </w:rPr>
        <w:drawing>
          <wp:inline distT="0" distB="0" distL="0" distR="0" wp14:anchorId="5378494C" wp14:editId="48A0BAA8">
            <wp:extent cx="4471035" cy="3288305"/>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C328.tmp"/>
                    <pic:cNvPicPr/>
                  </pic:nvPicPr>
                  <pic:blipFill>
                    <a:blip r:embed="rId24">
                      <a:extLst>
                        <a:ext uri="{28A0092B-C50C-407E-A947-70E740481C1C}">
                          <a14:useLocalDpi xmlns:a14="http://schemas.microsoft.com/office/drawing/2010/main" val="0"/>
                        </a:ext>
                      </a:extLst>
                    </a:blip>
                    <a:stretch>
                      <a:fillRect/>
                    </a:stretch>
                  </pic:blipFill>
                  <pic:spPr>
                    <a:xfrm>
                      <a:off x="0" y="0"/>
                      <a:ext cx="4471035" cy="3288305"/>
                    </a:xfrm>
                    <a:prstGeom prst="rect">
                      <a:avLst/>
                    </a:prstGeom>
                  </pic:spPr>
                </pic:pic>
              </a:graphicData>
            </a:graphic>
          </wp:inline>
        </w:drawing>
      </w:r>
      <w:commentRangeEnd w:id="785"/>
      <w:r w:rsidR="00756292">
        <w:rPr>
          <w:rStyle w:val="CommentReference"/>
        </w:rPr>
        <w:commentReference w:id="785"/>
      </w:r>
    </w:p>
    <w:p w:rsidR="002C6763" w:rsidRPr="00581CAA" w:rsidRDefault="002C6763" w:rsidP="002C6763">
      <w:pPr>
        <w:pStyle w:val="Caption"/>
        <w:jc w:val="center"/>
        <w:rPr>
          <w:rFonts w:cs="Times New Roman"/>
        </w:rPr>
      </w:pPr>
      <w:r w:rsidRPr="0092609B">
        <w:rPr>
          <w:rFonts w:cs="Times New Roman"/>
        </w:rPr>
        <w:t xml:space="preserve">Figure </w:t>
      </w:r>
      <w:r w:rsidR="004031DB" w:rsidRPr="0092609B">
        <w:rPr>
          <w:rFonts w:cs="Times New Roman"/>
        </w:rPr>
        <w:fldChar w:fldCharType="begin"/>
      </w:r>
      <w:r w:rsidR="004031DB" w:rsidRPr="0092609B">
        <w:rPr>
          <w:rFonts w:cs="Times New Roman"/>
        </w:rPr>
        <w:instrText xml:space="preserve"> SEQ Figure \* ARABIC </w:instrText>
      </w:r>
      <w:r w:rsidR="004031DB" w:rsidRPr="0092609B">
        <w:rPr>
          <w:rFonts w:cs="Times New Roman"/>
        </w:rPr>
        <w:fldChar w:fldCharType="separate"/>
      </w:r>
      <w:r w:rsidR="000D7633">
        <w:rPr>
          <w:rFonts w:cs="Times New Roman"/>
          <w:noProof/>
        </w:rPr>
        <w:t>11</w:t>
      </w:r>
      <w:r w:rsidR="004031DB" w:rsidRPr="0092609B">
        <w:rPr>
          <w:rFonts w:cs="Times New Roman"/>
          <w:noProof/>
        </w:rPr>
        <w:fldChar w:fldCharType="end"/>
      </w:r>
      <w:r w:rsidRPr="0092609B">
        <w:rPr>
          <w:rFonts w:cs="Times New Roman"/>
        </w:rPr>
        <w:t>: Camera memory layout.</w:t>
      </w:r>
    </w:p>
    <w:p w:rsidR="00812358" w:rsidRPr="00581CAA" w:rsidRDefault="00812358" w:rsidP="00812358">
      <w:pPr>
        <w:rPr>
          <w:rFonts w:cs="Times New Roman"/>
        </w:rPr>
      </w:pPr>
      <w:r w:rsidRPr="00581CAA">
        <w:rPr>
          <w:rFonts w:cs="Times New Roman"/>
        </w:rPr>
        <w:t xml:space="preserve"> Different operational settings can be loaded into the Current Session Configuration with the OPR command. Once the global and operational settings are loaded they can be modified by issuing commands to the camera. Changes to the global and operational settings will not persist between camera power cycles unless they are saved to User Configuration non-volatile memory space using the CONFIG:SAVE and OPR:SAVE or OPR:UPDATE commands.</w:t>
      </w:r>
    </w:p>
    <w:p w:rsidR="00C76AD4" w:rsidRPr="00581CAA" w:rsidRDefault="00C76AD4" w:rsidP="00812358">
      <w:pPr>
        <w:rPr>
          <w:rFonts w:cs="Times New Roman"/>
        </w:rPr>
      </w:pPr>
    </w:p>
    <w:p w:rsidR="00C76AD4" w:rsidRDefault="00C76AD4" w:rsidP="00812358">
      <w:pPr>
        <w:rPr>
          <w:rFonts w:cs="Times New Roman"/>
        </w:rPr>
      </w:pPr>
    </w:p>
    <w:p w:rsidR="00512062" w:rsidRPr="00581CAA" w:rsidRDefault="00512062" w:rsidP="00812358">
      <w:pPr>
        <w:rPr>
          <w:rFonts w:cs="Times New Roman"/>
        </w:rPr>
      </w:pPr>
    </w:p>
    <w:p w:rsidR="00812358" w:rsidRPr="00581CAA" w:rsidRDefault="00812358" w:rsidP="00E811F9">
      <w:pPr>
        <w:pStyle w:val="listlevel3"/>
      </w:pPr>
      <w:bookmarkStart w:id="786" w:name="_Toc390791327"/>
      <w:bookmarkStart w:id="787" w:name="_Toc390791455"/>
      <w:bookmarkStart w:id="788" w:name="_Toc390791901"/>
      <w:bookmarkStart w:id="789" w:name="_Toc459569261"/>
      <w:r w:rsidRPr="00581CAA">
        <w:t>Restore Factory Configuration</w:t>
      </w:r>
      <w:bookmarkEnd w:id="786"/>
      <w:bookmarkEnd w:id="787"/>
      <w:bookmarkEnd w:id="788"/>
      <w:bookmarkEnd w:id="789"/>
      <w:r w:rsidR="009D62F0" w:rsidRPr="00674F8A">
        <w:fldChar w:fldCharType="begin"/>
      </w:r>
      <w:r w:rsidR="009D62F0" w:rsidRPr="00581CAA">
        <w:instrText xml:space="preserve"> XE "Restore Factory Configuration" </w:instrText>
      </w:r>
      <w:r w:rsidR="009D62F0"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25F82" w:rsidRPr="00581CAA" w:rsidTr="00180A3E">
        <w:tc>
          <w:tcPr>
            <w:tcW w:w="2880" w:type="dxa"/>
          </w:tcPr>
          <w:p w:rsidR="00D25F82" w:rsidRPr="00581CAA" w:rsidRDefault="00180A3E" w:rsidP="00812358">
            <w:pPr>
              <w:rPr>
                <w:rFonts w:cs="Times New Roman"/>
              </w:rPr>
            </w:pPr>
            <w:r w:rsidRPr="00581CAA">
              <w:rPr>
                <w:rFonts w:cs="Times New Roman"/>
              </w:rPr>
              <w:t>Description:</w:t>
            </w:r>
          </w:p>
        </w:tc>
        <w:tc>
          <w:tcPr>
            <w:tcW w:w="6228" w:type="dxa"/>
          </w:tcPr>
          <w:p w:rsidR="00D25F82" w:rsidRPr="00581CAA" w:rsidRDefault="00180A3E" w:rsidP="005563C5">
            <w:pPr>
              <w:rPr>
                <w:rFonts w:cs="Times New Roman"/>
              </w:rPr>
            </w:pPr>
            <w:r w:rsidRPr="00581CAA">
              <w:rPr>
                <w:rFonts w:cs="Times New Roman"/>
              </w:rPr>
              <w:t>Restores the factory default settings. The User Configuration memory space is erased.</w:t>
            </w:r>
            <w:r w:rsidR="00756292">
              <w:rPr>
                <w:rFonts w:cs="Times New Roman"/>
              </w:rPr>
              <w:t xml:space="preserve"> Then</w:t>
            </w:r>
            <w:r w:rsidRPr="00581CAA">
              <w:rPr>
                <w:rFonts w:cs="Times New Roman"/>
              </w:rPr>
              <w:t xml:space="preserve"> the Factory Configuration is copied to the User Configuration memory space. Finally, the Current Session Configuration is reloaded from the User Configuration. Most modifications made by the user will be lost</w:t>
            </w:r>
            <w:r w:rsidR="00756292">
              <w:rPr>
                <w:rFonts w:cs="Times New Roman"/>
              </w:rPr>
              <w:t>. However,</w:t>
            </w:r>
            <w:r w:rsidR="005563C5">
              <w:rPr>
                <w:rFonts w:cs="Times New Roman"/>
              </w:rPr>
              <w:t xml:space="preserve"> offset </w:t>
            </w:r>
            <w:r w:rsidRPr="00581CAA">
              <w:rPr>
                <w:rFonts w:cs="Times New Roman"/>
              </w:rPr>
              <w:t>correction values</w:t>
            </w:r>
            <w:r w:rsidR="005563C5">
              <w:rPr>
                <w:rFonts w:cs="Times New Roman"/>
              </w:rPr>
              <w:t xml:space="preserve"> </w:t>
            </w:r>
            <w:r w:rsidR="005563C5" w:rsidRPr="00581CAA">
              <w:rPr>
                <w:rFonts w:cs="Times New Roman"/>
              </w:rPr>
              <w:t>overwritten</w:t>
            </w:r>
            <w:r w:rsidR="005563C5">
              <w:rPr>
                <w:rFonts w:cs="Times New Roman"/>
              </w:rPr>
              <w:t xml:space="preserve"> with CORR:OFFSET:CAL will persist</w:t>
            </w:r>
            <w:r w:rsidRPr="00581CAA">
              <w:rPr>
                <w:rFonts w:cs="Times New Roman"/>
              </w:rPr>
              <w:t>. Appendix B (separate document) lists the Factory Configuration global and operational parameter values for your camera model.</w:t>
            </w:r>
          </w:p>
        </w:tc>
      </w:tr>
      <w:tr w:rsidR="00D25F82" w:rsidRPr="00581CAA" w:rsidTr="00180A3E">
        <w:tc>
          <w:tcPr>
            <w:tcW w:w="2880" w:type="dxa"/>
          </w:tcPr>
          <w:p w:rsidR="00C76AD4" w:rsidRPr="000C5EFC" w:rsidRDefault="00180A3E" w:rsidP="00180A3E">
            <w:pPr>
              <w:pStyle w:val="NoSpacing"/>
              <w:rPr>
                <w:rFonts w:ascii="Times New Roman" w:hAnsi="Times New Roman" w:cs="Times New Roman"/>
              </w:rPr>
            </w:pPr>
            <w:r w:rsidRPr="000C5EFC">
              <w:rPr>
                <w:rFonts w:ascii="Times New Roman" w:hAnsi="Times New Roman" w:cs="Times New Roman"/>
              </w:rPr>
              <w:t>Setting Type</w:t>
            </w:r>
          </w:p>
          <w:p w:rsidR="00C76AD4" w:rsidRPr="000C5EFC" w:rsidRDefault="00180A3E" w:rsidP="00180A3E">
            <w:pPr>
              <w:pStyle w:val="NoSpacing"/>
              <w:rPr>
                <w:rFonts w:ascii="Times New Roman" w:hAnsi="Times New Roman" w:cs="Times New Roman"/>
              </w:rPr>
            </w:pPr>
            <w:r w:rsidRPr="000C5EFC">
              <w:rPr>
                <w:rFonts w:ascii="Times New Roman" w:hAnsi="Times New Roman" w:cs="Times New Roman"/>
              </w:rPr>
              <w:t>Command</w:t>
            </w:r>
          </w:p>
          <w:p w:rsidR="00C76AD4" w:rsidRPr="000C5EFC" w:rsidRDefault="00180A3E" w:rsidP="00180A3E">
            <w:pPr>
              <w:pStyle w:val="NoSpacing"/>
              <w:rPr>
                <w:rFonts w:ascii="Times New Roman" w:hAnsi="Times New Roman" w:cs="Times New Roman"/>
              </w:rPr>
            </w:pPr>
            <w:r w:rsidRPr="000C5EFC">
              <w:rPr>
                <w:rFonts w:ascii="Times New Roman" w:hAnsi="Times New Roman" w:cs="Times New Roman"/>
              </w:rPr>
              <w:t>Parameters</w:t>
            </w:r>
          </w:p>
          <w:p w:rsidR="00C76AD4" w:rsidRPr="000C5EFC" w:rsidRDefault="00180A3E" w:rsidP="00180A3E">
            <w:pPr>
              <w:pStyle w:val="NoSpacing"/>
              <w:rPr>
                <w:rFonts w:ascii="Times New Roman" w:hAnsi="Times New Roman" w:cs="Times New Roman"/>
              </w:rPr>
            </w:pPr>
            <w:r w:rsidRPr="000C5EFC">
              <w:rPr>
                <w:rFonts w:ascii="Times New Roman" w:hAnsi="Times New Roman" w:cs="Times New Roman"/>
              </w:rPr>
              <w:t>Return Values</w:t>
            </w:r>
          </w:p>
          <w:p w:rsidR="00C76AD4" w:rsidRPr="000C5EFC" w:rsidRDefault="00180A3E" w:rsidP="00180A3E">
            <w:pPr>
              <w:pStyle w:val="NoSpacing"/>
              <w:rPr>
                <w:rFonts w:ascii="Times New Roman" w:hAnsi="Times New Roman" w:cs="Times New Roman"/>
              </w:rPr>
            </w:pPr>
            <w:r w:rsidRPr="000C5EFC">
              <w:rPr>
                <w:rFonts w:ascii="Times New Roman" w:hAnsi="Times New Roman" w:cs="Times New Roman"/>
              </w:rPr>
              <w:t>Example</w:t>
            </w:r>
          </w:p>
          <w:p w:rsidR="00D25F82" w:rsidRPr="00581CAA" w:rsidRDefault="00D25F82" w:rsidP="00812358">
            <w:pPr>
              <w:rPr>
                <w:rFonts w:cs="Times New Roman"/>
              </w:rPr>
            </w:pPr>
          </w:p>
        </w:tc>
        <w:tc>
          <w:tcPr>
            <w:tcW w:w="6228" w:type="dxa"/>
          </w:tcPr>
          <w:p w:rsidR="00C76AD4" w:rsidRPr="0092609B" w:rsidRDefault="00180A3E" w:rsidP="00812358">
            <w:pPr>
              <w:rPr>
                <w:rFonts w:cs="Times New Roman"/>
              </w:rPr>
            </w:pPr>
            <w:r w:rsidRPr="0092609B">
              <w:rPr>
                <w:rFonts w:cs="Times New Roman"/>
              </w:rPr>
              <w:t>N/A</w:t>
            </w:r>
          </w:p>
          <w:p w:rsidR="00C76AD4" w:rsidRPr="000C5EFC" w:rsidRDefault="00180A3E" w:rsidP="008E3E74">
            <w:pPr>
              <w:pStyle w:val="Command"/>
              <w:rPr>
                <w:rFonts w:ascii="Times New Roman" w:hAnsi="Times New Roman" w:cs="Times New Roman"/>
              </w:rPr>
            </w:pPr>
            <w:bookmarkStart w:id="790" w:name="_Toc459569262"/>
            <w:r w:rsidRPr="000C5EFC">
              <w:rPr>
                <w:rFonts w:ascii="Times New Roman" w:hAnsi="Times New Roman" w:cs="Times New Roman"/>
              </w:rPr>
              <w:t>CONFIG:RESET</w:t>
            </w:r>
            <w:bookmarkEnd w:id="790"/>
            <w:r w:rsidR="009D62F0" w:rsidRPr="000C5EFC">
              <w:rPr>
                <w:rFonts w:ascii="Times New Roman" w:hAnsi="Times New Roman" w:cs="Times New Roman"/>
              </w:rPr>
              <w:fldChar w:fldCharType="begin"/>
            </w:r>
            <w:r w:rsidR="009D62F0" w:rsidRPr="000C5EFC">
              <w:rPr>
                <w:rFonts w:ascii="Times New Roman" w:hAnsi="Times New Roman" w:cs="Times New Roman"/>
              </w:rPr>
              <w:instrText xml:space="preserve"> XE "CONFIG\:RESET" </w:instrText>
            </w:r>
            <w:r w:rsidR="009D62F0" w:rsidRPr="000C5EFC">
              <w:rPr>
                <w:rFonts w:ascii="Times New Roman" w:hAnsi="Times New Roman" w:cs="Times New Roman"/>
              </w:rPr>
              <w:fldChar w:fldCharType="end"/>
            </w:r>
          </w:p>
          <w:p w:rsidR="00D25F82" w:rsidRPr="0092609B" w:rsidRDefault="00180A3E" w:rsidP="00812358">
            <w:pPr>
              <w:rPr>
                <w:rFonts w:cs="Times New Roman"/>
              </w:rPr>
            </w:pPr>
            <w:r w:rsidRPr="0092609B">
              <w:rPr>
                <w:rFonts w:cs="Times New Roman"/>
              </w:rPr>
              <w:t>None</w:t>
            </w:r>
          </w:p>
          <w:p w:rsidR="00180A3E" w:rsidRPr="0092609B" w:rsidRDefault="00180A3E" w:rsidP="00812358">
            <w:pPr>
              <w:rPr>
                <w:rFonts w:cs="Times New Roman"/>
              </w:rPr>
            </w:pPr>
            <w:r w:rsidRPr="0092609B">
              <w:rPr>
                <w:rFonts w:cs="Times New Roman"/>
              </w:rPr>
              <w:t>None</w:t>
            </w:r>
          </w:p>
          <w:p w:rsidR="00180A3E" w:rsidRPr="000C5EFC" w:rsidRDefault="00180A3E" w:rsidP="008E3E74">
            <w:pPr>
              <w:pStyle w:val="Commandexample"/>
              <w:rPr>
                <w:rFonts w:ascii="Times New Roman" w:hAnsi="Times New Roman" w:cs="Times New Roman"/>
              </w:rPr>
            </w:pPr>
            <w:r w:rsidRPr="000C5EFC">
              <w:rPr>
                <w:rFonts w:ascii="Times New Roman" w:hAnsi="Times New Roman" w:cs="Times New Roman"/>
              </w:rPr>
              <w:t>CONFIG:RESET</w:t>
            </w:r>
          </w:p>
        </w:tc>
      </w:tr>
    </w:tbl>
    <w:p w:rsidR="00D25F82" w:rsidRPr="00581CAA" w:rsidRDefault="00D25F82" w:rsidP="00812358">
      <w:pPr>
        <w:rPr>
          <w:rFonts w:cs="Times New Roman"/>
        </w:rPr>
      </w:pPr>
    </w:p>
    <w:p w:rsidR="00812358" w:rsidRPr="00581CAA" w:rsidRDefault="00812358" w:rsidP="00E811F9">
      <w:pPr>
        <w:pStyle w:val="listlevel3"/>
      </w:pPr>
      <w:bookmarkStart w:id="791" w:name="_Toc390791328"/>
      <w:bookmarkStart w:id="792" w:name="_Toc390791456"/>
      <w:bookmarkStart w:id="793" w:name="_Toc390791902"/>
      <w:bookmarkStart w:id="794" w:name="_Toc459569263"/>
      <w:r w:rsidRPr="00581CAA">
        <w:t>Save Global Configuration</w:t>
      </w:r>
      <w:bookmarkEnd w:id="791"/>
      <w:bookmarkEnd w:id="792"/>
      <w:bookmarkEnd w:id="793"/>
      <w:bookmarkEnd w:id="794"/>
      <w:r w:rsidR="009D62F0" w:rsidRPr="00674F8A">
        <w:fldChar w:fldCharType="begin"/>
      </w:r>
      <w:r w:rsidR="009D62F0" w:rsidRPr="00581CAA">
        <w:instrText xml:space="preserve"> XE "Save Global Configuration" </w:instrText>
      </w:r>
      <w:r w:rsidR="009D62F0"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25F82" w:rsidRPr="00581CAA" w:rsidTr="00180A3E">
        <w:tc>
          <w:tcPr>
            <w:tcW w:w="2880" w:type="dxa"/>
          </w:tcPr>
          <w:p w:rsidR="00D25F82" w:rsidRPr="00581CAA" w:rsidRDefault="00180A3E" w:rsidP="00D67936">
            <w:pPr>
              <w:rPr>
                <w:rFonts w:cs="Times New Roman"/>
              </w:rPr>
            </w:pPr>
            <w:r w:rsidRPr="00581CAA">
              <w:rPr>
                <w:rFonts w:cs="Times New Roman"/>
              </w:rPr>
              <w:t>Description:</w:t>
            </w:r>
          </w:p>
        </w:tc>
        <w:tc>
          <w:tcPr>
            <w:tcW w:w="6228" w:type="dxa"/>
          </w:tcPr>
          <w:p w:rsidR="00D25F82" w:rsidRPr="00581CAA" w:rsidRDefault="00180A3E" w:rsidP="00D67936">
            <w:pPr>
              <w:rPr>
                <w:rFonts w:cs="Times New Roman"/>
              </w:rPr>
            </w:pPr>
            <w:r w:rsidRPr="00581CAA">
              <w:rPr>
                <w:rFonts w:cs="Times New Roman"/>
              </w:rPr>
              <w:t>Overwrites the User Configuration global settings with the Current Session’s global settings</w:t>
            </w:r>
            <w:r w:rsidR="00C20364">
              <w:rPr>
                <w:rFonts w:cs="Times New Roman"/>
              </w:rPr>
              <w:t>.</w:t>
            </w:r>
          </w:p>
        </w:tc>
      </w:tr>
      <w:tr w:rsidR="00D25F82" w:rsidRPr="00581CAA" w:rsidTr="00180A3E">
        <w:tc>
          <w:tcPr>
            <w:tcW w:w="2880" w:type="dxa"/>
          </w:tcPr>
          <w:p w:rsidR="00D25F82" w:rsidRPr="00581CAA" w:rsidRDefault="00180A3E" w:rsidP="00D67936">
            <w:pPr>
              <w:rPr>
                <w:rFonts w:cs="Times New Roman"/>
              </w:rPr>
            </w:pPr>
            <w:r w:rsidRPr="00581CAA">
              <w:rPr>
                <w:rFonts w:cs="Times New Roman"/>
              </w:rPr>
              <w:t>Setting Type</w:t>
            </w:r>
          </w:p>
        </w:tc>
        <w:tc>
          <w:tcPr>
            <w:tcW w:w="6228" w:type="dxa"/>
          </w:tcPr>
          <w:p w:rsidR="00D25F82" w:rsidRPr="00581CAA" w:rsidRDefault="00180A3E" w:rsidP="00D67936">
            <w:pPr>
              <w:rPr>
                <w:rFonts w:cs="Times New Roman"/>
              </w:rPr>
            </w:pPr>
            <w:r w:rsidRPr="00581CAA">
              <w:rPr>
                <w:rFonts w:cs="Times New Roman"/>
              </w:rPr>
              <w:t>N/A</w:t>
            </w:r>
          </w:p>
        </w:tc>
      </w:tr>
      <w:tr w:rsidR="00D25F82" w:rsidRPr="00581CAA" w:rsidTr="00180A3E">
        <w:tc>
          <w:tcPr>
            <w:tcW w:w="2880" w:type="dxa"/>
          </w:tcPr>
          <w:p w:rsidR="00D25F82" w:rsidRPr="00581CAA" w:rsidRDefault="00180A3E" w:rsidP="00D67936">
            <w:pPr>
              <w:rPr>
                <w:rFonts w:cs="Times New Roman"/>
              </w:rPr>
            </w:pPr>
            <w:r w:rsidRPr="00581CAA">
              <w:rPr>
                <w:rFonts w:cs="Times New Roman"/>
              </w:rPr>
              <w:t xml:space="preserve">Command </w:t>
            </w:r>
          </w:p>
        </w:tc>
        <w:tc>
          <w:tcPr>
            <w:tcW w:w="6228" w:type="dxa"/>
          </w:tcPr>
          <w:p w:rsidR="00D25F82" w:rsidRPr="000C5EFC" w:rsidRDefault="00180A3E" w:rsidP="008E3E74">
            <w:pPr>
              <w:pStyle w:val="Command"/>
              <w:rPr>
                <w:rFonts w:ascii="Times New Roman" w:hAnsi="Times New Roman" w:cs="Times New Roman"/>
              </w:rPr>
            </w:pPr>
            <w:bookmarkStart w:id="795" w:name="_Toc459569264"/>
            <w:r w:rsidRPr="000C5EFC">
              <w:rPr>
                <w:rFonts w:ascii="Times New Roman" w:hAnsi="Times New Roman" w:cs="Times New Roman"/>
              </w:rPr>
              <w:t>CONFIG:SAVE</w:t>
            </w:r>
            <w:bookmarkEnd w:id="795"/>
          </w:p>
        </w:tc>
      </w:tr>
      <w:tr w:rsidR="00D25F82" w:rsidRPr="00581CAA" w:rsidTr="00180A3E">
        <w:tc>
          <w:tcPr>
            <w:tcW w:w="2880" w:type="dxa"/>
          </w:tcPr>
          <w:p w:rsidR="00D25F82" w:rsidRPr="00581CAA" w:rsidRDefault="00180A3E" w:rsidP="00D67936">
            <w:pPr>
              <w:rPr>
                <w:rFonts w:cs="Times New Roman"/>
              </w:rPr>
            </w:pPr>
            <w:r w:rsidRPr="00581CAA">
              <w:rPr>
                <w:rFonts w:cs="Times New Roman"/>
              </w:rPr>
              <w:t>Parameters</w:t>
            </w:r>
          </w:p>
        </w:tc>
        <w:tc>
          <w:tcPr>
            <w:tcW w:w="6228" w:type="dxa"/>
          </w:tcPr>
          <w:p w:rsidR="00D25F82" w:rsidRPr="00581CAA" w:rsidRDefault="00180A3E" w:rsidP="00D67936">
            <w:pPr>
              <w:rPr>
                <w:rFonts w:cs="Times New Roman"/>
              </w:rPr>
            </w:pPr>
            <w:r w:rsidRPr="00581CAA">
              <w:rPr>
                <w:rFonts w:cs="Times New Roman"/>
              </w:rPr>
              <w:t>none</w:t>
            </w:r>
          </w:p>
        </w:tc>
      </w:tr>
      <w:tr w:rsidR="00D25F82" w:rsidRPr="00581CAA" w:rsidTr="00180A3E">
        <w:tc>
          <w:tcPr>
            <w:tcW w:w="2880" w:type="dxa"/>
          </w:tcPr>
          <w:p w:rsidR="00D25F82" w:rsidRPr="00581CAA" w:rsidRDefault="00180A3E" w:rsidP="00D67936">
            <w:pPr>
              <w:rPr>
                <w:rFonts w:cs="Times New Roman"/>
              </w:rPr>
            </w:pPr>
            <w:r w:rsidRPr="00581CAA">
              <w:rPr>
                <w:rFonts w:cs="Times New Roman"/>
              </w:rPr>
              <w:t>Return Values</w:t>
            </w:r>
          </w:p>
        </w:tc>
        <w:tc>
          <w:tcPr>
            <w:tcW w:w="6228" w:type="dxa"/>
          </w:tcPr>
          <w:p w:rsidR="00D25F82" w:rsidRPr="00581CAA" w:rsidRDefault="00180A3E" w:rsidP="00D67936">
            <w:pPr>
              <w:rPr>
                <w:rFonts w:cs="Times New Roman"/>
              </w:rPr>
            </w:pPr>
            <w:r w:rsidRPr="00581CAA">
              <w:rPr>
                <w:rFonts w:cs="Times New Roman"/>
              </w:rPr>
              <w:t>none</w:t>
            </w:r>
          </w:p>
        </w:tc>
      </w:tr>
      <w:tr w:rsidR="00D25F82" w:rsidRPr="00581CAA" w:rsidTr="00180A3E">
        <w:tc>
          <w:tcPr>
            <w:tcW w:w="2880" w:type="dxa"/>
          </w:tcPr>
          <w:p w:rsidR="00D25F82" w:rsidRPr="00581CAA" w:rsidRDefault="00180A3E" w:rsidP="00D67936">
            <w:pPr>
              <w:rPr>
                <w:rFonts w:cs="Times New Roman"/>
              </w:rPr>
            </w:pPr>
            <w:r w:rsidRPr="00581CAA">
              <w:rPr>
                <w:rFonts w:cs="Times New Roman"/>
              </w:rPr>
              <w:t xml:space="preserve">Example </w:t>
            </w:r>
          </w:p>
        </w:tc>
        <w:tc>
          <w:tcPr>
            <w:tcW w:w="6228" w:type="dxa"/>
          </w:tcPr>
          <w:p w:rsidR="00D25F82" w:rsidRPr="000C5EFC" w:rsidRDefault="00180A3E" w:rsidP="008E3E74">
            <w:pPr>
              <w:pStyle w:val="Commandexample"/>
              <w:rPr>
                <w:rFonts w:ascii="Times New Roman" w:hAnsi="Times New Roman" w:cs="Times New Roman"/>
              </w:rPr>
            </w:pPr>
            <w:r w:rsidRPr="000C5EFC">
              <w:rPr>
                <w:rFonts w:ascii="Times New Roman" w:hAnsi="Times New Roman" w:cs="Times New Roman"/>
              </w:rPr>
              <w:t>CONFIG:SAVE</w:t>
            </w:r>
          </w:p>
        </w:tc>
      </w:tr>
    </w:tbl>
    <w:p w:rsidR="00812358" w:rsidRPr="00581CAA" w:rsidRDefault="00812358" w:rsidP="00812358">
      <w:pPr>
        <w:rPr>
          <w:rFonts w:cs="Times New Roman"/>
        </w:rPr>
      </w:pPr>
    </w:p>
    <w:p w:rsidR="00812358" w:rsidRPr="00581CAA" w:rsidRDefault="00812358" w:rsidP="00E811F9">
      <w:pPr>
        <w:pStyle w:val="listlevel3"/>
      </w:pPr>
      <w:bookmarkStart w:id="796" w:name="_Toc390791329"/>
      <w:bookmarkStart w:id="797" w:name="_Toc390791457"/>
      <w:bookmarkStart w:id="798" w:name="_Toc390791903"/>
      <w:bookmarkStart w:id="799" w:name="_Ref436642754"/>
      <w:bookmarkStart w:id="800" w:name="_Ref436646881"/>
      <w:bookmarkStart w:id="801" w:name="_Toc459569265"/>
      <w:r w:rsidRPr="00581CAA">
        <w:t>Load Operational Configuration</w:t>
      </w:r>
      <w:bookmarkEnd w:id="796"/>
      <w:bookmarkEnd w:id="797"/>
      <w:bookmarkEnd w:id="798"/>
      <w:bookmarkEnd w:id="799"/>
      <w:bookmarkEnd w:id="800"/>
      <w:bookmarkEnd w:id="801"/>
      <w:r w:rsidR="00FE4738" w:rsidRPr="00674F8A">
        <w:fldChar w:fldCharType="begin"/>
      </w:r>
      <w:r w:rsidR="00FE4738" w:rsidRPr="00581CAA">
        <w:instrText xml:space="preserve"> XE "Load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25F82" w:rsidRPr="00581CAA" w:rsidTr="007B0CB5">
        <w:tc>
          <w:tcPr>
            <w:tcW w:w="2880" w:type="dxa"/>
          </w:tcPr>
          <w:p w:rsidR="00D25F82" w:rsidRPr="00581CAA" w:rsidRDefault="009E66CA" w:rsidP="00D67936">
            <w:pPr>
              <w:rPr>
                <w:rFonts w:cs="Times New Roman"/>
              </w:rPr>
            </w:pPr>
            <w:r w:rsidRPr="00581CAA">
              <w:rPr>
                <w:rFonts w:cs="Times New Roman"/>
              </w:rPr>
              <w:t>Description</w:t>
            </w:r>
            <w:r w:rsidR="00BC6A20" w:rsidRPr="00581CAA">
              <w:rPr>
                <w:rFonts w:cs="Times New Roman"/>
              </w:rPr>
              <w:t>:</w:t>
            </w:r>
          </w:p>
        </w:tc>
        <w:tc>
          <w:tcPr>
            <w:tcW w:w="6228" w:type="dxa"/>
          </w:tcPr>
          <w:p w:rsidR="00D25F82" w:rsidRPr="00581CAA" w:rsidRDefault="00BC6A20" w:rsidP="005563C5">
            <w:pPr>
              <w:rPr>
                <w:rFonts w:cs="Times New Roman"/>
              </w:rPr>
            </w:pPr>
            <w:r w:rsidRPr="00581CAA">
              <w:rPr>
                <w:rFonts w:cs="Times New Roman"/>
              </w:rPr>
              <w:t xml:space="preserve">Loads the operational settings for the specified operational slot. </w:t>
            </w:r>
            <w:r w:rsidR="005563C5">
              <w:rPr>
                <w:rFonts w:cs="Times New Roman"/>
              </w:rPr>
              <w:t xml:space="preserve">See the separate Appendix B document for a table of OPR settings and corresponding integration and nominal FPA gain settings. </w:t>
            </w:r>
            <w:r w:rsidRPr="00581CAA">
              <w:rPr>
                <w:rFonts w:cs="Times New Roman"/>
              </w:rPr>
              <w:t>An error will occur if an opr_number outside of the available range is used</w:t>
            </w:r>
            <w:r w:rsidR="005563C5">
              <w:rPr>
                <w:rFonts w:cs="Times New Roman"/>
              </w:rPr>
              <w:t>.</w:t>
            </w:r>
          </w:p>
        </w:tc>
      </w:tr>
      <w:tr w:rsidR="00D25F82" w:rsidRPr="00581CAA" w:rsidTr="007B0CB5">
        <w:tc>
          <w:tcPr>
            <w:tcW w:w="2880" w:type="dxa"/>
          </w:tcPr>
          <w:p w:rsidR="00D25F82" w:rsidRPr="00581CAA" w:rsidRDefault="009E66CA" w:rsidP="00D67936">
            <w:pPr>
              <w:rPr>
                <w:rFonts w:cs="Times New Roman"/>
              </w:rPr>
            </w:pPr>
            <w:r w:rsidRPr="00581CAA">
              <w:rPr>
                <w:rFonts w:cs="Times New Roman"/>
              </w:rPr>
              <w:t>Setting Type</w:t>
            </w:r>
          </w:p>
        </w:tc>
        <w:tc>
          <w:tcPr>
            <w:tcW w:w="6228" w:type="dxa"/>
          </w:tcPr>
          <w:p w:rsidR="00D25F82" w:rsidRPr="00581CAA" w:rsidRDefault="00BC6A20" w:rsidP="00D67936">
            <w:pPr>
              <w:rPr>
                <w:rFonts w:cs="Times New Roman"/>
              </w:rPr>
            </w:pPr>
            <w:r w:rsidRPr="00581CAA">
              <w:rPr>
                <w:rFonts w:cs="Times New Roman"/>
              </w:rPr>
              <w:t>N/A</w:t>
            </w:r>
          </w:p>
        </w:tc>
      </w:tr>
      <w:tr w:rsidR="00D25F82" w:rsidRPr="00581CAA" w:rsidTr="007B0CB5">
        <w:tc>
          <w:tcPr>
            <w:tcW w:w="2880" w:type="dxa"/>
          </w:tcPr>
          <w:p w:rsidR="00D25F82" w:rsidRPr="00581CAA" w:rsidRDefault="009E66CA" w:rsidP="00D67936">
            <w:pPr>
              <w:rPr>
                <w:rFonts w:cs="Times New Roman"/>
              </w:rPr>
            </w:pPr>
            <w:r w:rsidRPr="00581CAA">
              <w:rPr>
                <w:rFonts w:cs="Times New Roman"/>
              </w:rPr>
              <w:t>Command</w:t>
            </w:r>
          </w:p>
        </w:tc>
        <w:tc>
          <w:tcPr>
            <w:tcW w:w="6228" w:type="dxa"/>
          </w:tcPr>
          <w:p w:rsidR="00D25F82" w:rsidRPr="000C5EFC" w:rsidRDefault="00BC6A20" w:rsidP="008E3E74">
            <w:pPr>
              <w:pStyle w:val="Command"/>
              <w:rPr>
                <w:rFonts w:ascii="Times New Roman" w:hAnsi="Times New Roman" w:cs="Times New Roman"/>
              </w:rPr>
            </w:pPr>
            <w:bookmarkStart w:id="802" w:name="_Toc459569266"/>
            <w:r w:rsidRPr="000C5EFC">
              <w:rPr>
                <w:rFonts w:ascii="Times New Roman" w:hAnsi="Times New Roman" w:cs="Times New Roman"/>
              </w:rPr>
              <w:t>OPR opr_number</w:t>
            </w:r>
            <w:bookmarkEnd w:id="802"/>
          </w:p>
        </w:tc>
      </w:tr>
      <w:tr w:rsidR="00D25F82" w:rsidRPr="00581CAA" w:rsidTr="007B0CB5">
        <w:tc>
          <w:tcPr>
            <w:tcW w:w="2880" w:type="dxa"/>
          </w:tcPr>
          <w:p w:rsidR="00D25F82" w:rsidRPr="00581CAA" w:rsidRDefault="009E66CA" w:rsidP="00D67936">
            <w:pPr>
              <w:rPr>
                <w:rFonts w:cs="Times New Roman"/>
              </w:rPr>
            </w:pPr>
            <w:r w:rsidRPr="00581CAA">
              <w:rPr>
                <w:rFonts w:cs="Times New Roman"/>
              </w:rPr>
              <w:t>Parameters</w:t>
            </w:r>
          </w:p>
        </w:tc>
        <w:tc>
          <w:tcPr>
            <w:tcW w:w="6228" w:type="dxa"/>
          </w:tcPr>
          <w:p w:rsidR="00D25F82" w:rsidRPr="000C5EFC" w:rsidRDefault="00BC6A20" w:rsidP="00D67936">
            <w:pPr>
              <w:rPr>
                <w:rFonts w:cs="Times New Roman"/>
              </w:rPr>
            </w:pPr>
            <w:r w:rsidRPr="000C5EFC">
              <w:rPr>
                <w:rFonts w:cs="Times New Roman"/>
              </w:rPr>
              <w:t>opr_number</w:t>
            </w:r>
          </w:p>
        </w:tc>
      </w:tr>
      <w:tr w:rsidR="00D25F82" w:rsidRPr="00581CAA" w:rsidTr="007B0CB5">
        <w:tc>
          <w:tcPr>
            <w:tcW w:w="2880" w:type="dxa"/>
          </w:tcPr>
          <w:p w:rsidR="00D25F82" w:rsidRPr="00581CAA" w:rsidRDefault="00BA38C6" w:rsidP="00BA38C6">
            <w:pPr>
              <w:rPr>
                <w:rFonts w:cs="Times New Roman"/>
              </w:rPr>
            </w:pPr>
            <w:r w:rsidRPr="00581CAA">
              <w:rPr>
                <w:rFonts w:cs="Times New Roman"/>
              </w:rPr>
              <w:t xml:space="preserve">Return Values </w:t>
            </w:r>
          </w:p>
        </w:tc>
        <w:tc>
          <w:tcPr>
            <w:tcW w:w="6228" w:type="dxa"/>
          </w:tcPr>
          <w:p w:rsidR="00D25F82" w:rsidRPr="00581CAA" w:rsidRDefault="00BC6A20" w:rsidP="00BC6A20">
            <w:pPr>
              <w:rPr>
                <w:rFonts w:cs="Times New Roman"/>
              </w:rPr>
            </w:pPr>
            <w:r w:rsidRPr="00581CAA">
              <w:rPr>
                <w:rFonts w:cs="Times New Roman"/>
              </w:rPr>
              <w:t>none</w:t>
            </w:r>
          </w:p>
        </w:tc>
      </w:tr>
      <w:tr w:rsidR="00D25F82" w:rsidRPr="00581CAA" w:rsidTr="007B0CB5">
        <w:tc>
          <w:tcPr>
            <w:tcW w:w="2880" w:type="dxa"/>
          </w:tcPr>
          <w:p w:rsidR="00D25F82" w:rsidRPr="00581CAA" w:rsidRDefault="009E66CA" w:rsidP="00D67936">
            <w:pPr>
              <w:rPr>
                <w:rFonts w:cs="Times New Roman"/>
              </w:rPr>
            </w:pPr>
            <w:r w:rsidRPr="00581CAA">
              <w:rPr>
                <w:rFonts w:cs="Times New Roman"/>
              </w:rPr>
              <w:t>Range</w:t>
            </w:r>
          </w:p>
        </w:tc>
        <w:tc>
          <w:tcPr>
            <w:tcW w:w="6228" w:type="dxa"/>
          </w:tcPr>
          <w:p w:rsidR="00D25F82" w:rsidRPr="00581CAA" w:rsidRDefault="00BC6A20" w:rsidP="00D67936">
            <w:pPr>
              <w:rPr>
                <w:rFonts w:cs="Times New Roman"/>
              </w:rPr>
            </w:pPr>
            <w:r w:rsidRPr="00581CAA">
              <w:rPr>
                <w:rFonts w:cs="Times New Roman"/>
              </w:rPr>
              <w:t>0 to N (limited by the number of operational settings that currently exist</w:t>
            </w:r>
            <w:r w:rsidR="005563C5">
              <w:rPr>
                <w:rFonts w:cs="Times New Roman"/>
              </w:rPr>
              <w:t xml:space="preserve">, see the separate Appendix B document for table of OPR </w:t>
            </w:r>
            <w:r w:rsidR="005563C5">
              <w:rPr>
                <w:rFonts w:cs="Times New Roman"/>
              </w:rPr>
              <w:lastRenderedPageBreak/>
              <w:t>settings</w:t>
            </w:r>
            <w:r w:rsidRPr="00581CAA">
              <w:rPr>
                <w:rFonts w:cs="Times New Roman"/>
              </w:rPr>
              <w:t xml:space="preserve">). </w:t>
            </w:r>
          </w:p>
        </w:tc>
      </w:tr>
      <w:tr w:rsidR="009E66CA" w:rsidRPr="00581CAA" w:rsidTr="007B0CB5">
        <w:tc>
          <w:tcPr>
            <w:tcW w:w="2880" w:type="dxa"/>
          </w:tcPr>
          <w:p w:rsidR="009E66CA" w:rsidRPr="00581CAA" w:rsidRDefault="00BA38C6" w:rsidP="00D67936">
            <w:pPr>
              <w:rPr>
                <w:rFonts w:cs="Times New Roman"/>
              </w:rPr>
            </w:pPr>
            <w:r w:rsidRPr="00581CAA">
              <w:rPr>
                <w:rFonts w:cs="Times New Roman"/>
              </w:rPr>
              <w:lastRenderedPageBreak/>
              <w:t>Type</w:t>
            </w:r>
          </w:p>
        </w:tc>
        <w:tc>
          <w:tcPr>
            <w:tcW w:w="6228" w:type="dxa"/>
          </w:tcPr>
          <w:p w:rsidR="009E66CA" w:rsidRPr="00581CAA" w:rsidRDefault="00BC6A20" w:rsidP="00D67936">
            <w:pPr>
              <w:rPr>
                <w:rFonts w:cs="Times New Roman"/>
              </w:rPr>
            </w:pPr>
            <w:r w:rsidRPr="00581CAA">
              <w:rPr>
                <w:rFonts w:cs="Times New Roman"/>
              </w:rPr>
              <w:t>unsigned integer</w:t>
            </w:r>
          </w:p>
        </w:tc>
      </w:tr>
      <w:tr w:rsidR="009E66CA" w:rsidRPr="00581CAA" w:rsidTr="007B0CB5">
        <w:tc>
          <w:tcPr>
            <w:tcW w:w="2880" w:type="dxa"/>
          </w:tcPr>
          <w:p w:rsidR="009E66CA" w:rsidRPr="00581CAA" w:rsidRDefault="009E66CA" w:rsidP="00D67936">
            <w:pPr>
              <w:rPr>
                <w:rFonts w:cs="Times New Roman"/>
              </w:rPr>
            </w:pPr>
            <w:r w:rsidRPr="00581CAA">
              <w:rPr>
                <w:rFonts w:cs="Times New Roman"/>
              </w:rPr>
              <w:t>Example</w:t>
            </w:r>
          </w:p>
        </w:tc>
        <w:tc>
          <w:tcPr>
            <w:tcW w:w="6228" w:type="dxa"/>
          </w:tcPr>
          <w:p w:rsidR="009E66CA" w:rsidRPr="000C5EFC" w:rsidRDefault="00BC6A20" w:rsidP="008E3E74">
            <w:pPr>
              <w:pStyle w:val="Commandexample"/>
              <w:rPr>
                <w:rFonts w:ascii="Times New Roman" w:hAnsi="Times New Roman" w:cs="Times New Roman"/>
              </w:rPr>
            </w:pPr>
            <w:r w:rsidRPr="000C5EFC">
              <w:rPr>
                <w:rFonts w:ascii="Times New Roman" w:hAnsi="Times New Roman" w:cs="Times New Roman"/>
              </w:rPr>
              <w:t>OPR 5</w:t>
            </w:r>
          </w:p>
        </w:tc>
      </w:tr>
    </w:tbl>
    <w:p w:rsidR="00D25F82" w:rsidRPr="00581CAA" w:rsidRDefault="00D25F82" w:rsidP="00812358">
      <w:pPr>
        <w:rPr>
          <w:rFonts w:cs="Times New Roman"/>
        </w:rPr>
      </w:pPr>
    </w:p>
    <w:p w:rsidR="00812358" w:rsidRPr="00581CAA" w:rsidRDefault="00812358" w:rsidP="00812358">
      <w:pPr>
        <w:rPr>
          <w:rFonts w:cs="Times New Roman"/>
        </w:rPr>
      </w:pPr>
    </w:p>
    <w:p w:rsidR="00812358" w:rsidRPr="00581CAA" w:rsidRDefault="00812358" w:rsidP="00E811F9">
      <w:pPr>
        <w:pStyle w:val="listlevel3"/>
      </w:pPr>
      <w:bookmarkStart w:id="803" w:name="_Toc390791330"/>
      <w:bookmarkStart w:id="804" w:name="_Toc390791458"/>
      <w:bookmarkStart w:id="805" w:name="_Toc390791904"/>
      <w:bookmarkStart w:id="806" w:name="_Ref436642760"/>
      <w:bookmarkStart w:id="807" w:name="_Toc459569267"/>
      <w:r w:rsidRPr="00581CAA">
        <w:t>Get Current Operational Configuration Number</w:t>
      </w:r>
      <w:bookmarkEnd w:id="803"/>
      <w:bookmarkEnd w:id="804"/>
      <w:bookmarkEnd w:id="805"/>
      <w:bookmarkEnd w:id="806"/>
      <w:bookmarkEnd w:id="807"/>
      <w:r w:rsidR="00FE4738" w:rsidRPr="00674F8A">
        <w:fldChar w:fldCharType="begin"/>
      </w:r>
      <w:r w:rsidR="00FE4738" w:rsidRPr="00581CAA">
        <w:instrText xml:space="preserve"> XE "Get Current Operational Configuration Number"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317B1D" w:rsidP="003D58B5">
            <w:pPr>
              <w:rPr>
                <w:rFonts w:cs="Times New Roman"/>
              </w:rPr>
            </w:pPr>
            <w:r w:rsidRPr="00581CAA">
              <w:rPr>
                <w:rFonts w:cs="Times New Roman"/>
              </w:rPr>
              <w:t>Returns the current operational slot number that is loaded.</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317B1D"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317B1D" w:rsidP="00C0686B">
            <w:pPr>
              <w:pStyle w:val="Command"/>
              <w:rPr>
                <w:rFonts w:ascii="Times New Roman" w:hAnsi="Times New Roman" w:cs="Times New Roman"/>
              </w:rPr>
            </w:pPr>
            <w:bookmarkStart w:id="808" w:name="_Toc390789794"/>
            <w:bookmarkStart w:id="809" w:name="_Toc390790525"/>
            <w:bookmarkStart w:id="810" w:name="_Toc390790890"/>
            <w:bookmarkStart w:id="811" w:name="_Toc390791459"/>
            <w:bookmarkStart w:id="812" w:name="_Toc390791905"/>
            <w:bookmarkStart w:id="813" w:name="_Toc459569268"/>
            <w:r w:rsidRPr="000C5EFC">
              <w:rPr>
                <w:rFonts w:ascii="Times New Roman" w:hAnsi="Times New Roman" w:cs="Times New Roman"/>
              </w:rPr>
              <w:t>OPR?</w:t>
            </w:r>
            <w:bookmarkEnd w:id="808"/>
            <w:bookmarkEnd w:id="809"/>
            <w:bookmarkEnd w:id="810"/>
            <w:bookmarkEnd w:id="811"/>
            <w:bookmarkEnd w:id="812"/>
            <w:bookmarkEnd w:id="813"/>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317B1D"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0C5EFC" w:rsidRDefault="00317B1D" w:rsidP="008E3E74">
            <w:pPr>
              <w:pStyle w:val="Command"/>
              <w:rPr>
                <w:rFonts w:ascii="Times New Roman" w:hAnsi="Times New Roman" w:cs="Times New Roman"/>
              </w:rPr>
            </w:pPr>
            <w:bookmarkStart w:id="814" w:name="_Toc390792715"/>
            <w:bookmarkStart w:id="815" w:name="_Toc440444099"/>
            <w:bookmarkStart w:id="816" w:name="_Toc440444502"/>
            <w:bookmarkStart w:id="817" w:name="_Toc459569269"/>
            <w:r w:rsidRPr="000C5EFC">
              <w:rPr>
                <w:rFonts w:ascii="Times New Roman" w:hAnsi="Times New Roman" w:cs="Times New Roman"/>
              </w:rPr>
              <w:t>opr_number</w:t>
            </w:r>
            <w:bookmarkEnd w:id="814"/>
            <w:bookmarkEnd w:id="815"/>
            <w:bookmarkEnd w:id="816"/>
            <w:bookmarkEnd w:id="817"/>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317B1D" w:rsidP="003D58B5">
            <w:pPr>
              <w:rPr>
                <w:rFonts w:cs="Times New Roman"/>
              </w:rPr>
            </w:pPr>
            <w:r w:rsidRPr="00581CAA">
              <w:rPr>
                <w:rFonts w:cs="Times New Roman"/>
              </w:rPr>
              <w:t>0 to N, maximum value N is OPR:MAX (</w:t>
            </w:r>
            <w:r w:rsidR="00D04171" w:rsidRPr="00581CAA">
              <w:rPr>
                <w:rFonts w:cs="Times New Roman"/>
              </w:rPr>
              <w:t xml:space="preserve">see command </w:t>
            </w:r>
            <w:r w:rsidRPr="00581CAA">
              <w:rPr>
                <w:rFonts w:cs="Times New Roman"/>
              </w:rPr>
              <w:t>below).</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317B1D"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317B1D" w:rsidRPr="000C5EFC" w:rsidRDefault="00317B1D" w:rsidP="008E3E74">
            <w:pPr>
              <w:pStyle w:val="Commandexample"/>
              <w:rPr>
                <w:rFonts w:ascii="Times New Roman" w:hAnsi="Times New Roman" w:cs="Times New Roman"/>
              </w:rPr>
            </w:pPr>
            <w:r w:rsidRPr="000C5EFC">
              <w:rPr>
                <w:rFonts w:ascii="Times New Roman" w:hAnsi="Times New Roman" w:cs="Times New Roman"/>
              </w:rPr>
              <w:t>OPR?</w:t>
            </w:r>
            <w:r w:rsidR="00EC117D" w:rsidRPr="000C5EFC">
              <w:rPr>
                <w:rFonts w:ascii="Times New Roman" w:hAnsi="Times New Roman" w:cs="Times New Roman"/>
              </w:rPr>
              <w:t xml:space="preserve"> </w:t>
            </w:r>
            <w:r w:rsidR="00EC117D" w:rsidRPr="000C5EFC">
              <w:rPr>
                <w:rFonts w:ascii="Times New Roman" w:hAnsi="Times New Roman" w:cs="Times New Roman"/>
              </w:rPr>
              <w:tab/>
            </w:r>
            <w:r w:rsidR="00EC117D" w:rsidRPr="000C5EFC">
              <w:rPr>
                <w:rFonts w:ascii="Times New Roman" w:hAnsi="Times New Roman" w:cs="Times New Roman"/>
              </w:rPr>
              <w:tab/>
            </w:r>
            <w:r w:rsidR="00C60794" w:rsidRPr="000C5EFC">
              <w:rPr>
                <w:rFonts w:ascii="Times New Roman" w:hAnsi="Times New Roman" w:cs="Times New Roman"/>
              </w:rPr>
              <w:t xml:space="preserve">  </w:t>
            </w:r>
            <w:r w:rsidRPr="000C5EFC">
              <w:rPr>
                <w:rFonts w:ascii="Times New Roman" w:hAnsi="Times New Roman" w:cs="Times New Roman"/>
              </w:rPr>
              <w:t>-- query command</w:t>
            </w:r>
          </w:p>
          <w:p w:rsidR="00BA38C6" w:rsidRPr="000C5EFC" w:rsidRDefault="00317B1D" w:rsidP="008E3E74">
            <w:pPr>
              <w:pStyle w:val="Commandexample"/>
              <w:rPr>
                <w:rFonts w:ascii="Times New Roman" w:hAnsi="Times New Roman" w:cs="Times New Roman"/>
              </w:rPr>
            </w:pPr>
            <w:r w:rsidRPr="000C5EFC">
              <w:rPr>
                <w:rFonts w:ascii="Times New Roman" w:hAnsi="Times New Roman" w:cs="Times New Roman"/>
              </w:rPr>
              <w:t xml:space="preserve">5 </w:t>
            </w:r>
            <w:r w:rsidR="00EC117D" w:rsidRPr="000C5EFC">
              <w:rPr>
                <w:rFonts w:ascii="Times New Roman" w:hAnsi="Times New Roman" w:cs="Times New Roman"/>
              </w:rPr>
              <w:tab/>
            </w:r>
            <w:r w:rsidR="00EC117D" w:rsidRPr="000C5EFC">
              <w:rPr>
                <w:rFonts w:ascii="Times New Roman" w:hAnsi="Times New Roman" w:cs="Times New Roman"/>
              </w:rPr>
              <w:tab/>
            </w:r>
            <w:r w:rsidR="00C60794" w:rsidRPr="000C5EFC">
              <w:rPr>
                <w:rFonts w:ascii="Times New Roman" w:hAnsi="Times New Roman" w:cs="Times New Roman"/>
              </w:rPr>
              <w:t xml:space="preserve"> </w:t>
            </w:r>
            <w:r w:rsidRPr="000C5EFC">
              <w:rPr>
                <w:rFonts w:ascii="Times New Roman" w:hAnsi="Times New Roman" w:cs="Times New Roman"/>
              </w:rPr>
              <w:t xml:space="preserve">-- return value </w:t>
            </w:r>
          </w:p>
        </w:tc>
      </w:tr>
    </w:tbl>
    <w:p w:rsidR="00812358" w:rsidRPr="00581CAA" w:rsidRDefault="00812358" w:rsidP="00812358">
      <w:pPr>
        <w:rPr>
          <w:rFonts w:cs="Times New Roman"/>
        </w:rPr>
      </w:pPr>
    </w:p>
    <w:p w:rsidR="00812358" w:rsidRPr="00581CAA" w:rsidRDefault="00812358" w:rsidP="00E811F9">
      <w:pPr>
        <w:pStyle w:val="listlevel3"/>
      </w:pPr>
      <w:bookmarkStart w:id="818" w:name="_Toc390791331"/>
      <w:bookmarkStart w:id="819" w:name="_Toc390791460"/>
      <w:bookmarkStart w:id="820" w:name="_Toc390791906"/>
      <w:bookmarkStart w:id="821" w:name="_Toc459569270"/>
      <w:r w:rsidRPr="00581CAA">
        <w:t>Get Total Number of Operational Configurations</w:t>
      </w:r>
      <w:bookmarkEnd w:id="818"/>
      <w:bookmarkEnd w:id="819"/>
      <w:bookmarkEnd w:id="820"/>
      <w:bookmarkEnd w:id="821"/>
      <w:r w:rsidR="00FE4738" w:rsidRPr="00674F8A">
        <w:fldChar w:fldCharType="begin"/>
      </w:r>
      <w:r w:rsidR="00FE4738" w:rsidRPr="00581CAA">
        <w:instrText xml:space="preserve"> XE "Get Total Number of Operational Configurations"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EC117D" w:rsidP="003D58B5">
            <w:pPr>
              <w:rPr>
                <w:rFonts w:cs="Times New Roman"/>
              </w:rPr>
            </w:pPr>
            <w:r w:rsidRPr="00581CAA">
              <w:rPr>
                <w:rFonts w:cs="Times New Roman"/>
              </w:rPr>
              <w:t>Returns the number of operational settings currently present in the User Configuration memory.</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EC117D"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EC117D" w:rsidP="00C0686B">
            <w:pPr>
              <w:pStyle w:val="Command"/>
              <w:rPr>
                <w:rFonts w:ascii="Times New Roman" w:hAnsi="Times New Roman" w:cs="Times New Roman"/>
              </w:rPr>
            </w:pPr>
            <w:bookmarkStart w:id="822" w:name="_Toc390789795"/>
            <w:bookmarkStart w:id="823" w:name="_Toc390790526"/>
            <w:bookmarkStart w:id="824" w:name="_Toc390790891"/>
            <w:bookmarkStart w:id="825" w:name="_Toc390791461"/>
            <w:bookmarkStart w:id="826" w:name="_Toc390791907"/>
            <w:bookmarkStart w:id="827" w:name="_Toc459569271"/>
            <w:r w:rsidRPr="000C5EFC">
              <w:rPr>
                <w:rFonts w:ascii="Times New Roman" w:hAnsi="Times New Roman" w:cs="Times New Roman"/>
              </w:rPr>
              <w:t>OPR:MAX?</w:t>
            </w:r>
            <w:bookmarkEnd w:id="822"/>
            <w:bookmarkEnd w:id="823"/>
            <w:bookmarkEnd w:id="824"/>
            <w:bookmarkEnd w:id="825"/>
            <w:bookmarkEnd w:id="826"/>
            <w:bookmarkEnd w:id="827"/>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EC117D"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EC117D" w:rsidP="003D58B5">
            <w:pPr>
              <w:rPr>
                <w:rFonts w:cs="Times New Roman"/>
              </w:rPr>
            </w:pPr>
            <w:r w:rsidRPr="00581CAA">
              <w:rPr>
                <w:rFonts w:cs="Times New Roman"/>
              </w:rPr>
              <w:t>number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EC117D" w:rsidP="003D58B5">
            <w:pPr>
              <w:rPr>
                <w:rFonts w:cs="Times New Roman"/>
              </w:rPr>
            </w:pPr>
            <w:r w:rsidRPr="00581CAA">
              <w:rPr>
                <w:rFonts w:cs="Times New Roman"/>
              </w:rPr>
              <w:t>1 to N</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EC117D"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EC117D" w:rsidP="008E3E74">
            <w:pPr>
              <w:pStyle w:val="Commandexample"/>
              <w:rPr>
                <w:rFonts w:ascii="Times New Roman" w:hAnsi="Times New Roman" w:cs="Times New Roman"/>
              </w:rPr>
            </w:pPr>
            <w:bookmarkStart w:id="828" w:name="_Toc390789796"/>
            <w:bookmarkStart w:id="829" w:name="_Toc390790527"/>
            <w:bookmarkStart w:id="830" w:name="_Toc390790892"/>
            <w:bookmarkStart w:id="831" w:name="_Toc390791462"/>
            <w:bookmarkStart w:id="832" w:name="_Toc390791908"/>
            <w:r w:rsidRPr="000C5EFC">
              <w:rPr>
                <w:rFonts w:ascii="Times New Roman" w:hAnsi="Times New Roman" w:cs="Times New Roman"/>
              </w:rPr>
              <w:t xml:space="preserve">OPR:MAX? </w:t>
            </w:r>
            <w:r w:rsidRPr="000C5EFC">
              <w:rPr>
                <w:rFonts w:ascii="Times New Roman" w:hAnsi="Times New Roman" w:cs="Times New Roman"/>
              </w:rPr>
              <w:tab/>
            </w:r>
            <w:r w:rsidRPr="000C5EFC">
              <w:rPr>
                <w:rFonts w:ascii="Times New Roman" w:hAnsi="Times New Roman" w:cs="Times New Roman"/>
              </w:rPr>
              <w:tab/>
              <w:t>-- query command</w:t>
            </w:r>
            <w:bookmarkEnd w:id="828"/>
            <w:bookmarkEnd w:id="829"/>
            <w:bookmarkEnd w:id="830"/>
            <w:bookmarkEnd w:id="831"/>
            <w:bookmarkEnd w:id="832"/>
          </w:p>
          <w:p w:rsidR="00EC117D" w:rsidRPr="000C5EFC" w:rsidRDefault="00EC117D" w:rsidP="008E3E74">
            <w:pPr>
              <w:pStyle w:val="Commandexample"/>
              <w:rPr>
                <w:rFonts w:ascii="Times New Roman" w:hAnsi="Times New Roman" w:cs="Times New Roman"/>
              </w:rPr>
            </w:pPr>
            <w:bookmarkStart w:id="833" w:name="_Toc390789797"/>
            <w:bookmarkStart w:id="834" w:name="_Toc390790528"/>
            <w:bookmarkStart w:id="835" w:name="_Toc390790893"/>
            <w:bookmarkStart w:id="836" w:name="_Toc390791463"/>
            <w:bookmarkStart w:id="837" w:name="_Toc390791909"/>
            <w:r w:rsidRPr="000C5EFC">
              <w:rPr>
                <w:rFonts w:ascii="Times New Roman" w:hAnsi="Times New Roman" w:cs="Times New Roman"/>
              </w:rPr>
              <w:t xml:space="preserve">8 </w:t>
            </w:r>
            <w:r w:rsidRPr="000C5EFC">
              <w:rPr>
                <w:rFonts w:ascii="Times New Roman" w:hAnsi="Times New Roman" w:cs="Times New Roman"/>
              </w:rPr>
              <w:tab/>
            </w:r>
            <w:r w:rsidRPr="000C5EFC">
              <w:rPr>
                <w:rFonts w:ascii="Times New Roman" w:hAnsi="Times New Roman" w:cs="Times New Roman"/>
              </w:rPr>
              <w:tab/>
            </w:r>
            <w:r w:rsidRPr="000C5EFC">
              <w:rPr>
                <w:rFonts w:ascii="Times New Roman" w:hAnsi="Times New Roman" w:cs="Times New Roman"/>
              </w:rPr>
              <w:tab/>
              <w:t>-- return value</w:t>
            </w:r>
            <w:bookmarkEnd w:id="833"/>
            <w:bookmarkEnd w:id="834"/>
            <w:bookmarkEnd w:id="835"/>
            <w:bookmarkEnd w:id="836"/>
            <w:bookmarkEnd w:id="837"/>
            <w:r w:rsidRPr="000C5EFC">
              <w:rPr>
                <w:rFonts w:ascii="Times New Roman" w:hAnsi="Times New Roman" w:cs="Times New Roman"/>
              </w:rPr>
              <w:t xml:space="preserve"> </w:t>
            </w:r>
          </w:p>
        </w:tc>
      </w:tr>
    </w:tbl>
    <w:p w:rsidR="00812358" w:rsidRPr="00581CAA" w:rsidRDefault="00812358" w:rsidP="00812358">
      <w:pPr>
        <w:rPr>
          <w:rFonts w:cs="Times New Roman"/>
        </w:rPr>
      </w:pPr>
    </w:p>
    <w:p w:rsidR="00812358" w:rsidRPr="00581CAA" w:rsidRDefault="00812358" w:rsidP="00E811F9">
      <w:pPr>
        <w:pStyle w:val="listlevel3"/>
      </w:pPr>
      <w:bookmarkStart w:id="838" w:name="_Toc390791332"/>
      <w:bookmarkStart w:id="839" w:name="_Toc390791464"/>
      <w:bookmarkStart w:id="840" w:name="_Toc390791910"/>
      <w:bookmarkStart w:id="841" w:name="_Toc459569272"/>
      <w:r w:rsidRPr="00581CAA">
        <w:t>Set Startup Operational Configuration</w:t>
      </w:r>
      <w:bookmarkEnd w:id="838"/>
      <w:bookmarkEnd w:id="839"/>
      <w:bookmarkEnd w:id="840"/>
      <w:bookmarkEnd w:id="841"/>
      <w:r w:rsidR="00FE4738" w:rsidRPr="00674F8A">
        <w:fldChar w:fldCharType="begin"/>
      </w:r>
      <w:r w:rsidR="00FE4738" w:rsidRPr="00581CAA">
        <w:instrText xml:space="preserve"> XE "Set Startup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B171F2" w:rsidP="003D58B5">
            <w:pPr>
              <w:rPr>
                <w:rFonts w:cs="Times New Roman"/>
              </w:rPr>
            </w:pPr>
            <w:r w:rsidRPr="00581CAA">
              <w:rPr>
                <w:rFonts w:cs="Times New Roman"/>
              </w:rPr>
              <w:t>Sets the operational slot number that will be loaded on reboot of the camera. Note: Because this is a global setting, a CONFIG:SAVE command must subsequently be issued to cause any changes in this value to be saved to the User Configuration memory. Because the number of OPRs can change by user action, it is possible to set this parameter to an invalid OPR.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B171F2" w:rsidP="003D58B5">
            <w:pPr>
              <w:rPr>
                <w:rFonts w:cs="Times New Roman"/>
              </w:rPr>
            </w:pPr>
            <w:r w:rsidRPr="00581CAA">
              <w:rPr>
                <w:rFonts w:cs="Times New Roman"/>
              </w:rPr>
              <w:t>Global</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lastRenderedPageBreak/>
              <w:t>Command</w:t>
            </w:r>
          </w:p>
        </w:tc>
        <w:tc>
          <w:tcPr>
            <w:tcW w:w="6228" w:type="dxa"/>
          </w:tcPr>
          <w:p w:rsidR="00BA38C6" w:rsidRPr="000C5EFC" w:rsidRDefault="00B171F2" w:rsidP="00C0686B">
            <w:pPr>
              <w:pStyle w:val="Command"/>
              <w:rPr>
                <w:rFonts w:ascii="Times New Roman" w:hAnsi="Times New Roman" w:cs="Times New Roman"/>
              </w:rPr>
            </w:pPr>
            <w:bookmarkStart w:id="842" w:name="_Toc390789798"/>
            <w:bookmarkStart w:id="843" w:name="_Toc390790529"/>
            <w:bookmarkStart w:id="844" w:name="_Toc390790894"/>
            <w:bookmarkStart w:id="845" w:name="_Toc390791465"/>
            <w:bookmarkStart w:id="846" w:name="_Toc390791911"/>
            <w:bookmarkStart w:id="847" w:name="_Toc459569273"/>
            <w:r w:rsidRPr="000C5EFC">
              <w:rPr>
                <w:rFonts w:ascii="Times New Roman" w:hAnsi="Times New Roman" w:cs="Times New Roman"/>
              </w:rPr>
              <w:t xml:space="preserve">OPR:START </w:t>
            </w:r>
            <w:r w:rsidRPr="000C5EFC">
              <w:rPr>
                <w:rFonts w:ascii="Times New Roman" w:hAnsi="Times New Roman" w:cs="Times New Roman"/>
                <w:i/>
              </w:rPr>
              <w:t>opr_number</w:t>
            </w:r>
            <w:bookmarkEnd w:id="842"/>
            <w:bookmarkEnd w:id="843"/>
            <w:bookmarkEnd w:id="844"/>
            <w:bookmarkEnd w:id="845"/>
            <w:bookmarkEnd w:id="846"/>
            <w:bookmarkEnd w:id="847"/>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0C5EFC" w:rsidRDefault="00B171F2" w:rsidP="001214F6">
            <w:pPr>
              <w:pStyle w:val="Parameter"/>
              <w:rPr>
                <w:rFonts w:ascii="Times New Roman" w:hAnsi="Times New Roman" w:cs="Times New Roman"/>
              </w:rPr>
            </w:pPr>
            <w:bookmarkStart w:id="848" w:name="_Toc390789799"/>
            <w:bookmarkStart w:id="849" w:name="_Toc390790530"/>
            <w:bookmarkStart w:id="850" w:name="_Toc390790895"/>
            <w:r w:rsidRPr="000C5EFC">
              <w:rPr>
                <w:rFonts w:ascii="Times New Roman" w:hAnsi="Times New Roman" w:cs="Times New Roman"/>
              </w:rPr>
              <w:t>opr_number</w:t>
            </w:r>
            <w:bookmarkEnd w:id="848"/>
            <w:bookmarkEnd w:id="849"/>
            <w:bookmarkEnd w:id="850"/>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B171F2"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B171F2" w:rsidP="003D58B5">
            <w:pPr>
              <w:rPr>
                <w:rFonts w:cs="Times New Roman"/>
              </w:rPr>
            </w:pPr>
            <w:r w:rsidRPr="00581CAA">
              <w:rPr>
                <w:rFonts w:cs="Times New Roman"/>
              </w:rPr>
              <w:t>0 to N, maximum value limited by the number of operational settings that currently exist.</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B171F2"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B171F2" w:rsidP="008E3E74">
            <w:pPr>
              <w:pStyle w:val="Commandexample"/>
              <w:rPr>
                <w:rFonts w:ascii="Times New Roman" w:hAnsi="Times New Roman" w:cs="Times New Roman"/>
              </w:rPr>
            </w:pPr>
            <w:bookmarkStart w:id="851" w:name="_Toc390789800"/>
            <w:bookmarkStart w:id="852" w:name="_Toc390790531"/>
            <w:bookmarkStart w:id="853" w:name="_Toc390790896"/>
            <w:bookmarkStart w:id="854" w:name="_Toc390791466"/>
            <w:bookmarkStart w:id="855" w:name="_Toc390791912"/>
            <w:r w:rsidRPr="000C5EFC">
              <w:rPr>
                <w:rFonts w:ascii="Times New Roman" w:hAnsi="Times New Roman" w:cs="Times New Roman"/>
              </w:rPr>
              <w:t>OPR:START 5</w:t>
            </w:r>
            <w:bookmarkEnd w:id="851"/>
            <w:bookmarkEnd w:id="852"/>
            <w:bookmarkEnd w:id="853"/>
            <w:bookmarkEnd w:id="854"/>
            <w:bookmarkEnd w:id="855"/>
          </w:p>
        </w:tc>
      </w:tr>
    </w:tbl>
    <w:p w:rsidR="00812358" w:rsidRPr="00581CAA" w:rsidRDefault="00812358" w:rsidP="00D45F7F">
      <w:pPr>
        <w:ind w:left="360"/>
        <w:rPr>
          <w:rFonts w:cs="Times New Roman"/>
        </w:rPr>
      </w:pPr>
    </w:p>
    <w:p w:rsidR="00812358" w:rsidRPr="00581CAA" w:rsidRDefault="00812358" w:rsidP="00E811F9">
      <w:pPr>
        <w:pStyle w:val="listlevel3"/>
      </w:pPr>
      <w:bookmarkStart w:id="856" w:name="_Toc390791333"/>
      <w:bookmarkStart w:id="857" w:name="_Toc390791467"/>
      <w:bookmarkStart w:id="858" w:name="_Toc390791913"/>
      <w:bookmarkStart w:id="859" w:name="_Toc459569274"/>
      <w:r w:rsidRPr="00581CAA">
        <w:t>Get Startup Operational Configuration</w:t>
      </w:r>
      <w:bookmarkEnd w:id="856"/>
      <w:bookmarkEnd w:id="857"/>
      <w:bookmarkEnd w:id="858"/>
      <w:bookmarkEnd w:id="859"/>
      <w:r w:rsidR="00FE4738" w:rsidRPr="00674F8A">
        <w:fldChar w:fldCharType="begin"/>
      </w:r>
      <w:r w:rsidR="00FE4738" w:rsidRPr="00581CAA">
        <w:instrText xml:space="preserve"> XE "Get Startup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AF1500" w:rsidP="003D58B5">
            <w:pPr>
              <w:rPr>
                <w:rFonts w:cs="Times New Roman"/>
              </w:rPr>
            </w:pPr>
            <w:r w:rsidRPr="00581CAA">
              <w:rPr>
                <w:rFonts w:cs="Times New Roman"/>
              </w:rPr>
              <w:t>Returns the operational slot number that will be loaded on reboot of the camera.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AF1500" w:rsidP="003D58B5">
            <w:pPr>
              <w:rPr>
                <w:rFonts w:cs="Times New Roman"/>
              </w:rPr>
            </w:pPr>
            <w:r w:rsidRPr="00581CAA">
              <w:rPr>
                <w:rFonts w:cs="Times New Roman"/>
              </w:rPr>
              <w:t>Global</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AF1500" w:rsidP="00C0686B">
            <w:pPr>
              <w:pStyle w:val="Command"/>
              <w:rPr>
                <w:rFonts w:ascii="Times New Roman" w:hAnsi="Times New Roman" w:cs="Times New Roman"/>
              </w:rPr>
            </w:pPr>
            <w:bookmarkStart w:id="860" w:name="_Toc390789801"/>
            <w:bookmarkStart w:id="861" w:name="_Toc390790532"/>
            <w:bookmarkStart w:id="862" w:name="_Toc390790897"/>
            <w:bookmarkStart w:id="863" w:name="_Toc390791468"/>
            <w:bookmarkStart w:id="864" w:name="_Toc390791914"/>
            <w:bookmarkStart w:id="865" w:name="_Toc459569275"/>
            <w:r w:rsidRPr="000C5EFC">
              <w:rPr>
                <w:rFonts w:ascii="Times New Roman" w:hAnsi="Times New Roman" w:cs="Times New Roman"/>
              </w:rPr>
              <w:t>OPR:START?</w:t>
            </w:r>
            <w:bookmarkEnd w:id="860"/>
            <w:bookmarkEnd w:id="861"/>
            <w:bookmarkEnd w:id="862"/>
            <w:bookmarkEnd w:id="863"/>
            <w:bookmarkEnd w:id="864"/>
            <w:bookmarkEnd w:id="865"/>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AF1500"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AF1500" w:rsidP="003D58B5">
            <w:pPr>
              <w:rPr>
                <w:rFonts w:cs="Times New Roman"/>
              </w:rPr>
            </w:pPr>
            <w:r w:rsidRPr="00581CAA">
              <w:rPr>
                <w:rFonts w:cs="Times New Roman"/>
              </w:rPr>
              <w:t>opr_number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AF1500" w:rsidP="003D58B5">
            <w:pPr>
              <w:rPr>
                <w:rFonts w:cs="Times New Roman"/>
              </w:rPr>
            </w:pPr>
            <w:r w:rsidRPr="00581CAA">
              <w:rPr>
                <w:rFonts w:cs="Times New Roman"/>
              </w:rPr>
              <w:t>0 to N’, maximum value limited by the number of operational settings that once existed</w:t>
            </w:r>
            <w:r w:rsidR="00C20364">
              <w:rPr>
                <w:rFonts w:cs="Times New Roman"/>
              </w:rPr>
              <w:t>.</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AF1500"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AF1500" w:rsidRPr="000C5EFC" w:rsidRDefault="00AF1500" w:rsidP="008E3E74">
            <w:pPr>
              <w:pStyle w:val="Commandexample"/>
              <w:rPr>
                <w:rFonts w:ascii="Times New Roman" w:hAnsi="Times New Roman" w:cs="Times New Roman"/>
              </w:rPr>
            </w:pPr>
            <w:bookmarkStart w:id="866" w:name="_Toc390789802"/>
            <w:bookmarkStart w:id="867" w:name="_Toc390790533"/>
            <w:bookmarkStart w:id="868" w:name="_Toc390790898"/>
            <w:bookmarkStart w:id="869" w:name="_Toc390791469"/>
            <w:bookmarkStart w:id="870" w:name="_Toc390791915"/>
            <w:r w:rsidRPr="000C5EFC">
              <w:rPr>
                <w:rFonts w:ascii="Times New Roman" w:hAnsi="Times New Roman" w:cs="Times New Roman"/>
              </w:rPr>
              <w:t>OPR:START?</w:t>
            </w:r>
            <w:r w:rsidRPr="000C5EFC">
              <w:rPr>
                <w:rFonts w:ascii="Times New Roman" w:hAnsi="Times New Roman" w:cs="Times New Roman"/>
              </w:rPr>
              <w:tab/>
            </w:r>
            <w:r w:rsidRPr="000C5EFC">
              <w:rPr>
                <w:rFonts w:ascii="Times New Roman" w:hAnsi="Times New Roman" w:cs="Times New Roman"/>
              </w:rPr>
              <w:tab/>
              <w:t>-- query command</w:t>
            </w:r>
            <w:bookmarkEnd w:id="866"/>
            <w:bookmarkEnd w:id="867"/>
            <w:bookmarkEnd w:id="868"/>
            <w:bookmarkEnd w:id="869"/>
            <w:bookmarkEnd w:id="870"/>
          </w:p>
          <w:p w:rsidR="00BA38C6" w:rsidRPr="000C5EFC" w:rsidRDefault="00AF1500" w:rsidP="008E3E74">
            <w:pPr>
              <w:pStyle w:val="Commandexample"/>
              <w:rPr>
                <w:rFonts w:ascii="Times New Roman" w:hAnsi="Times New Roman" w:cs="Times New Roman"/>
              </w:rPr>
            </w:pPr>
            <w:bookmarkStart w:id="871" w:name="_Toc390789803"/>
            <w:bookmarkStart w:id="872" w:name="_Toc390790534"/>
            <w:bookmarkStart w:id="873" w:name="_Toc390790899"/>
            <w:bookmarkStart w:id="874" w:name="_Toc390791470"/>
            <w:bookmarkStart w:id="875" w:name="_Toc390791916"/>
            <w:r w:rsidRPr="000C5EFC">
              <w:rPr>
                <w:rFonts w:ascii="Times New Roman" w:hAnsi="Times New Roman" w:cs="Times New Roman"/>
              </w:rPr>
              <w:t>5</w:t>
            </w:r>
            <w:r w:rsidRPr="000C5EFC">
              <w:rPr>
                <w:rFonts w:ascii="Times New Roman" w:hAnsi="Times New Roman" w:cs="Times New Roman"/>
              </w:rPr>
              <w:tab/>
            </w:r>
            <w:r w:rsidRPr="000C5EFC">
              <w:rPr>
                <w:rFonts w:ascii="Times New Roman" w:hAnsi="Times New Roman" w:cs="Times New Roman"/>
              </w:rPr>
              <w:tab/>
            </w:r>
            <w:r w:rsidRPr="000C5EFC">
              <w:rPr>
                <w:rFonts w:ascii="Times New Roman" w:hAnsi="Times New Roman" w:cs="Times New Roman"/>
              </w:rPr>
              <w:tab/>
              <w:t>-- return value</w:t>
            </w:r>
            <w:bookmarkEnd w:id="871"/>
            <w:bookmarkEnd w:id="872"/>
            <w:bookmarkEnd w:id="873"/>
            <w:bookmarkEnd w:id="874"/>
            <w:bookmarkEnd w:id="875"/>
          </w:p>
        </w:tc>
      </w:tr>
    </w:tbl>
    <w:p w:rsidR="00C76AD4" w:rsidRPr="00581CAA" w:rsidRDefault="00C76AD4" w:rsidP="00812358">
      <w:pPr>
        <w:rPr>
          <w:rFonts w:cs="Times New Roman"/>
        </w:rPr>
      </w:pPr>
    </w:p>
    <w:p w:rsidR="00812358" w:rsidRPr="00581CAA" w:rsidRDefault="00812358" w:rsidP="00E811F9">
      <w:pPr>
        <w:pStyle w:val="listlevel3"/>
      </w:pPr>
      <w:bookmarkStart w:id="876" w:name="_Toc390791334"/>
      <w:bookmarkStart w:id="877" w:name="_Toc390791471"/>
      <w:bookmarkStart w:id="878" w:name="_Toc390791917"/>
      <w:bookmarkStart w:id="879" w:name="_Toc459569276"/>
      <w:r w:rsidRPr="00581CAA">
        <w:t>Create New Operational Configuration</w:t>
      </w:r>
      <w:bookmarkEnd w:id="876"/>
      <w:bookmarkEnd w:id="877"/>
      <w:bookmarkEnd w:id="878"/>
      <w:bookmarkEnd w:id="879"/>
      <w:r w:rsidR="00FE4738" w:rsidRPr="00674F8A">
        <w:fldChar w:fldCharType="begin"/>
      </w:r>
      <w:r w:rsidR="00FE4738" w:rsidRPr="00581CAA">
        <w:instrText xml:space="preserve"> XE "Create New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4B77C3" w:rsidP="00E36215">
            <w:pPr>
              <w:rPr>
                <w:rFonts w:cs="Times New Roman"/>
              </w:rPr>
            </w:pPr>
            <w:r w:rsidRPr="00581CAA">
              <w:rPr>
                <w:rFonts w:cs="Times New Roman"/>
              </w:rPr>
              <w:t xml:space="preserve">Takes the Current Session operational setting and saves it to the User Configuration memory assigning a new operational slot number. The operational slot numbers are assigned sequentially. The new operational slot number will be returned to the host. The OPR:SAVE command will return an error for camera models where all available OPR memory slots are populated by factory configured OPR parameters. Note: When a new operational setting is created, any factory correction table associated with the current operational slot will </w:t>
            </w:r>
            <w:r w:rsidRPr="000C5EFC">
              <w:rPr>
                <w:rFonts w:cs="Times New Roman"/>
                <w:b/>
              </w:rPr>
              <w:t>not</w:t>
            </w:r>
            <w:r w:rsidRPr="00581CAA">
              <w:rPr>
                <w:rFonts w:cs="Times New Roman"/>
              </w:rPr>
              <w:t xml:space="preserve"> be copied to the new operational slot setting. Corrections, therefore, must be disabled when using the newly created configuration slot for meaningful data to be produced.</w:t>
            </w:r>
            <w:r w:rsidR="00E36215">
              <w:rPr>
                <w:rFonts w:cs="Times New Roman"/>
              </w:rPr>
              <w:t xml:space="preserve"> </w:t>
            </w:r>
            <w:r w:rsidR="00E36215" w:rsidRPr="000C5EFC">
              <w:rPr>
                <w:rFonts w:cs="Times New Roman"/>
                <w:b/>
              </w:rPr>
              <w:t>This command is only required when users require custom OPR settings.</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4B77C3"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4B77C3" w:rsidP="00C0686B">
            <w:pPr>
              <w:pStyle w:val="Command"/>
              <w:rPr>
                <w:rFonts w:ascii="Times New Roman" w:hAnsi="Times New Roman" w:cs="Times New Roman"/>
              </w:rPr>
            </w:pPr>
            <w:bookmarkStart w:id="880" w:name="_Toc390789804"/>
            <w:bookmarkStart w:id="881" w:name="_Toc390790535"/>
            <w:bookmarkStart w:id="882" w:name="_Toc390790900"/>
            <w:bookmarkStart w:id="883" w:name="_Toc390791472"/>
            <w:bookmarkStart w:id="884" w:name="_Toc390791918"/>
            <w:bookmarkStart w:id="885" w:name="_Toc459569277"/>
            <w:r w:rsidRPr="000C5EFC">
              <w:rPr>
                <w:rFonts w:ascii="Times New Roman" w:hAnsi="Times New Roman" w:cs="Times New Roman"/>
              </w:rPr>
              <w:t>OPR:SAVE</w:t>
            </w:r>
            <w:bookmarkEnd w:id="880"/>
            <w:bookmarkEnd w:id="881"/>
            <w:bookmarkEnd w:id="882"/>
            <w:bookmarkEnd w:id="883"/>
            <w:bookmarkEnd w:id="884"/>
            <w:bookmarkEnd w:id="885"/>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4B77C3"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4B77C3" w:rsidP="003D58B5">
            <w:pPr>
              <w:rPr>
                <w:rFonts w:cs="Times New Roman"/>
              </w:rPr>
            </w:pPr>
            <w:r w:rsidRPr="00581CAA">
              <w:rPr>
                <w:rFonts w:cs="Times New Roman"/>
              </w:rPr>
              <w:t>newly created opr_number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lastRenderedPageBreak/>
              <w:t>Range</w:t>
            </w:r>
          </w:p>
        </w:tc>
        <w:tc>
          <w:tcPr>
            <w:tcW w:w="6228" w:type="dxa"/>
          </w:tcPr>
          <w:p w:rsidR="00BA38C6" w:rsidRPr="00581CAA" w:rsidRDefault="004B77C3" w:rsidP="003D58B5">
            <w:pPr>
              <w:rPr>
                <w:rFonts w:cs="Times New Roman"/>
              </w:rPr>
            </w:pPr>
            <w:r w:rsidRPr="00581CAA">
              <w:rPr>
                <w:rFonts w:cs="Times New Roman"/>
              </w:rPr>
              <w:t>0 to N</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4B77C3"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4B77C3" w:rsidRPr="000C5EFC" w:rsidRDefault="004B77C3" w:rsidP="008E3E74">
            <w:pPr>
              <w:pStyle w:val="Commandexample"/>
              <w:rPr>
                <w:rFonts w:ascii="Times New Roman" w:hAnsi="Times New Roman" w:cs="Times New Roman"/>
              </w:rPr>
            </w:pPr>
            <w:bookmarkStart w:id="886" w:name="_Toc390789805"/>
            <w:bookmarkStart w:id="887" w:name="_Toc390790536"/>
            <w:bookmarkStart w:id="888" w:name="_Toc390790901"/>
            <w:bookmarkStart w:id="889" w:name="_Toc390791473"/>
            <w:bookmarkStart w:id="890" w:name="_Toc390791919"/>
            <w:r w:rsidRPr="000C5EFC">
              <w:rPr>
                <w:rFonts w:ascii="Times New Roman" w:hAnsi="Times New Roman" w:cs="Times New Roman"/>
              </w:rPr>
              <w:t>OPR:SAVE</w:t>
            </w:r>
            <w:r w:rsidRPr="000C5EFC">
              <w:rPr>
                <w:rFonts w:ascii="Times New Roman" w:hAnsi="Times New Roman" w:cs="Times New Roman"/>
              </w:rPr>
              <w:tab/>
            </w:r>
            <w:r w:rsidRPr="000C5EFC">
              <w:rPr>
                <w:rFonts w:ascii="Times New Roman" w:hAnsi="Times New Roman" w:cs="Times New Roman"/>
              </w:rPr>
              <w:tab/>
              <w:t>-- command</w:t>
            </w:r>
            <w:bookmarkEnd w:id="886"/>
            <w:bookmarkEnd w:id="887"/>
            <w:bookmarkEnd w:id="888"/>
            <w:bookmarkEnd w:id="889"/>
            <w:bookmarkEnd w:id="890"/>
          </w:p>
          <w:p w:rsidR="00BA38C6" w:rsidRPr="000C5EFC" w:rsidRDefault="004B77C3" w:rsidP="008E3E74">
            <w:pPr>
              <w:pStyle w:val="Commandexample"/>
              <w:rPr>
                <w:rFonts w:ascii="Times New Roman" w:hAnsi="Times New Roman" w:cs="Times New Roman"/>
              </w:rPr>
            </w:pPr>
            <w:bookmarkStart w:id="891" w:name="_Toc390789806"/>
            <w:bookmarkStart w:id="892" w:name="_Toc390790537"/>
            <w:bookmarkStart w:id="893" w:name="_Toc390790902"/>
            <w:bookmarkStart w:id="894" w:name="_Toc390791474"/>
            <w:bookmarkStart w:id="895" w:name="_Toc390791920"/>
            <w:r w:rsidRPr="000C5EFC">
              <w:rPr>
                <w:rFonts w:ascii="Times New Roman" w:hAnsi="Times New Roman" w:cs="Times New Roman"/>
              </w:rPr>
              <w:t xml:space="preserve">18 </w:t>
            </w:r>
            <w:r w:rsidRPr="000C5EFC">
              <w:rPr>
                <w:rFonts w:ascii="Times New Roman" w:hAnsi="Times New Roman" w:cs="Times New Roman"/>
              </w:rPr>
              <w:tab/>
            </w:r>
            <w:r w:rsidRPr="000C5EFC">
              <w:rPr>
                <w:rFonts w:ascii="Times New Roman" w:hAnsi="Times New Roman" w:cs="Times New Roman"/>
              </w:rPr>
              <w:tab/>
            </w:r>
            <w:r w:rsidRPr="000C5EFC">
              <w:rPr>
                <w:rFonts w:ascii="Times New Roman" w:hAnsi="Times New Roman" w:cs="Times New Roman"/>
              </w:rPr>
              <w:tab/>
              <w:t>-- return value</w:t>
            </w:r>
            <w:bookmarkEnd w:id="891"/>
            <w:bookmarkEnd w:id="892"/>
            <w:bookmarkEnd w:id="893"/>
            <w:bookmarkEnd w:id="894"/>
            <w:bookmarkEnd w:id="895"/>
          </w:p>
        </w:tc>
      </w:tr>
    </w:tbl>
    <w:p w:rsidR="00C76AD4" w:rsidRPr="00581CAA" w:rsidRDefault="00C76AD4" w:rsidP="00812358">
      <w:pPr>
        <w:rPr>
          <w:rFonts w:cs="Times New Roman"/>
        </w:rPr>
      </w:pPr>
    </w:p>
    <w:p w:rsidR="00812358" w:rsidRPr="00581CAA" w:rsidRDefault="00812358" w:rsidP="00E811F9">
      <w:pPr>
        <w:pStyle w:val="listlevel3"/>
      </w:pPr>
      <w:bookmarkStart w:id="896" w:name="_Toc390791335"/>
      <w:bookmarkStart w:id="897" w:name="_Toc390791475"/>
      <w:bookmarkStart w:id="898" w:name="_Toc390791921"/>
      <w:bookmarkStart w:id="899" w:name="_Toc459569278"/>
      <w:r w:rsidRPr="00581CAA">
        <w:t>Update Existing Operational Configuration</w:t>
      </w:r>
      <w:bookmarkEnd w:id="896"/>
      <w:bookmarkEnd w:id="897"/>
      <w:bookmarkEnd w:id="898"/>
      <w:bookmarkEnd w:id="899"/>
      <w:r w:rsidR="00FE4738" w:rsidRPr="00674F8A">
        <w:fldChar w:fldCharType="begin"/>
      </w:r>
      <w:r w:rsidR="00FE4738" w:rsidRPr="00581CAA">
        <w:instrText xml:space="preserve"> XE "Update Existing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8D4B1C" w:rsidP="00E36215">
            <w:pPr>
              <w:rPr>
                <w:rFonts w:cs="Times New Roman"/>
              </w:rPr>
            </w:pPr>
            <w:r>
              <w:rPr>
                <w:rFonts w:cs="Times New Roman"/>
              </w:rPr>
              <w:t xml:space="preserve">Takes the Current Session operational setting and saves it to the User Configuration memory in the selected OPR slot. This command is only required when users require custom OPR settings. </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D26349"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D26349" w:rsidP="00891EBC">
            <w:pPr>
              <w:pStyle w:val="Command"/>
              <w:rPr>
                <w:rFonts w:ascii="Times New Roman" w:hAnsi="Times New Roman" w:cs="Times New Roman"/>
              </w:rPr>
            </w:pPr>
            <w:bookmarkStart w:id="900" w:name="_Toc390789807"/>
            <w:bookmarkStart w:id="901" w:name="_Toc390790538"/>
            <w:bookmarkStart w:id="902" w:name="_Toc390790903"/>
            <w:bookmarkStart w:id="903" w:name="_Toc390791476"/>
            <w:bookmarkStart w:id="904" w:name="_Toc390791922"/>
            <w:bookmarkStart w:id="905" w:name="_Toc459569279"/>
            <w:r w:rsidRPr="000C5EFC">
              <w:rPr>
                <w:rFonts w:ascii="Times New Roman" w:hAnsi="Times New Roman" w:cs="Times New Roman"/>
              </w:rPr>
              <w:t>OPR:UPDATE</w:t>
            </w:r>
            <w:bookmarkEnd w:id="900"/>
            <w:bookmarkEnd w:id="901"/>
            <w:bookmarkEnd w:id="902"/>
            <w:bookmarkEnd w:id="903"/>
            <w:bookmarkEnd w:id="904"/>
            <w:bookmarkEnd w:id="905"/>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D26349"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D26349"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D26349" w:rsidP="008E3E74">
            <w:pPr>
              <w:pStyle w:val="Commandexample"/>
              <w:rPr>
                <w:rFonts w:ascii="Times New Roman" w:hAnsi="Times New Roman" w:cs="Times New Roman"/>
              </w:rPr>
            </w:pPr>
            <w:bookmarkStart w:id="906" w:name="_Toc390789808"/>
            <w:bookmarkStart w:id="907" w:name="_Toc390790539"/>
            <w:bookmarkStart w:id="908" w:name="_Toc390790904"/>
            <w:bookmarkStart w:id="909" w:name="_Toc390791477"/>
            <w:bookmarkStart w:id="910" w:name="_Toc390791923"/>
            <w:r w:rsidRPr="000C5EFC">
              <w:rPr>
                <w:rFonts w:ascii="Times New Roman" w:hAnsi="Times New Roman" w:cs="Times New Roman"/>
              </w:rPr>
              <w:t>OPR:UPDATE</w:t>
            </w:r>
            <w:bookmarkEnd w:id="906"/>
            <w:bookmarkEnd w:id="907"/>
            <w:bookmarkEnd w:id="908"/>
            <w:bookmarkEnd w:id="909"/>
            <w:bookmarkEnd w:id="910"/>
          </w:p>
        </w:tc>
      </w:tr>
    </w:tbl>
    <w:p w:rsidR="00812358" w:rsidRPr="00581CAA" w:rsidRDefault="00812358" w:rsidP="00812358">
      <w:pPr>
        <w:rPr>
          <w:rFonts w:cs="Times New Roman"/>
        </w:rPr>
      </w:pPr>
    </w:p>
    <w:p w:rsidR="00812358" w:rsidRPr="00581CAA" w:rsidRDefault="00812358" w:rsidP="00E811F9">
      <w:pPr>
        <w:pStyle w:val="listlevel3"/>
      </w:pPr>
      <w:bookmarkStart w:id="911" w:name="_Toc390791336"/>
      <w:bookmarkStart w:id="912" w:name="_Toc390791478"/>
      <w:bookmarkStart w:id="913" w:name="_Toc390791924"/>
      <w:bookmarkStart w:id="914" w:name="_Toc459569280"/>
      <w:r w:rsidRPr="00581CAA">
        <w:t>Delete Last Operational Configuration</w:t>
      </w:r>
      <w:bookmarkEnd w:id="911"/>
      <w:bookmarkEnd w:id="912"/>
      <w:bookmarkEnd w:id="913"/>
      <w:bookmarkEnd w:id="914"/>
      <w:r w:rsidR="00FE4738" w:rsidRPr="00674F8A">
        <w:fldChar w:fldCharType="begin"/>
      </w:r>
      <w:r w:rsidR="00FE4738" w:rsidRPr="00581CAA">
        <w:instrText xml:space="preserve"> XE "Delete Last Operational Configuration"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D26349" w:rsidP="003D58B5">
            <w:pPr>
              <w:rPr>
                <w:rFonts w:cs="Times New Roman"/>
              </w:rPr>
            </w:pPr>
            <w:r w:rsidRPr="00581CAA">
              <w:rPr>
                <w:rFonts w:cs="Times New Roman"/>
              </w:rPr>
              <w:t>Deletes the last, or highest slot number, operational configuration slot from the User Configuration memory. This operation will only delete operational configuration slots created by the user, and will return an error if executed when only factory operational configuration slots exist. If the Current Session Configuration is the last operational configuration when this command is issued, a subsequent query of the current operational configuration number will return the deleted operational configuration number, since it is still the Current Session Configuration, but a command to load the deleted operational number will error. WARNING: If the startup operational configuration slot is deleted, the camera startup operation is no longer specified. Use the OPR:START followed by the CONFIG:SAVE commands to reselect an existing operational configuration slot if the startup operational configuration slot is deleted</w:t>
            </w:r>
            <w:r w:rsidR="00E36215">
              <w:rPr>
                <w:rFonts w:cs="Times New Roman"/>
              </w:rPr>
              <w:t>.</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D26349"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D26349" w:rsidP="00891EBC">
            <w:pPr>
              <w:pStyle w:val="Command"/>
              <w:rPr>
                <w:rFonts w:ascii="Times New Roman" w:hAnsi="Times New Roman" w:cs="Times New Roman"/>
              </w:rPr>
            </w:pPr>
            <w:bookmarkStart w:id="915" w:name="_Toc390789809"/>
            <w:bookmarkStart w:id="916" w:name="_Toc390790540"/>
            <w:bookmarkStart w:id="917" w:name="_Toc390790905"/>
            <w:bookmarkStart w:id="918" w:name="_Toc390791479"/>
            <w:bookmarkStart w:id="919" w:name="_Toc390791925"/>
            <w:bookmarkStart w:id="920" w:name="_Toc459569281"/>
            <w:r w:rsidRPr="000C5EFC">
              <w:rPr>
                <w:rFonts w:ascii="Times New Roman" w:hAnsi="Times New Roman" w:cs="Times New Roman"/>
              </w:rPr>
              <w:t>OPR:DEL</w:t>
            </w:r>
            <w:bookmarkEnd w:id="915"/>
            <w:bookmarkEnd w:id="916"/>
            <w:bookmarkEnd w:id="917"/>
            <w:bookmarkEnd w:id="918"/>
            <w:bookmarkEnd w:id="919"/>
            <w:bookmarkEnd w:id="920"/>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D26349"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D26349"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lastRenderedPageBreak/>
              <w:t>Example</w:t>
            </w:r>
          </w:p>
        </w:tc>
        <w:tc>
          <w:tcPr>
            <w:tcW w:w="6228" w:type="dxa"/>
          </w:tcPr>
          <w:p w:rsidR="00BA38C6" w:rsidRPr="000C5EFC" w:rsidRDefault="00D26349" w:rsidP="008E3E74">
            <w:pPr>
              <w:pStyle w:val="Commandexample"/>
              <w:rPr>
                <w:rFonts w:ascii="Times New Roman" w:hAnsi="Times New Roman" w:cs="Times New Roman"/>
              </w:rPr>
            </w:pPr>
            <w:bookmarkStart w:id="921" w:name="_Toc390789810"/>
            <w:bookmarkStart w:id="922" w:name="_Toc390790541"/>
            <w:bookmarkStart w:id="923" w:name="_Toc390790906"/>
            <w:bookmarkStart w:id="924" w:name="_Toc390791480"/>
            <w:bookmarkStart w:id="925" w:name="_Toc390791926"/>
            <w:r w:rsidRPr="000C5EFC">
              <w:rPr>
                <w:rFonts w:ascii="Times New Roman" w:hAnsi="Times New Roman" w:cs="Times New Roman"/>
              </w:rPr>
              <w:t>OPR:DEL</w:t>
            </w:r>
            <w:bookmarkEnd w:id="921"/>
            <w:bookmarkEnd w:id="922"/>
            <w:bookmarkEnd w:id="923"/>
            <w:bookmarkEnd w:id="924"/>
            <w:bookmarkEnd w:id="925"/>
          </w:p>
        </w:tc>
      </w:tr>
    </w:tbl>
    <w:p w:rsidR="00812358" w:rsidRPr="00581CAA" w:rsidRDefault="00812358" w:rsidP="00812358">
      <w:pPr>
        <w:rPr>
          <w:rFonts w:cs="Times New Roman"/>
        </w:rPr>
      </w:pPr>
    </w:p>
    <w:p w:rsidR="00812358" w:rsidRPr="00581CAA" w:rsidRDefault="00812358" w:rsidP="00E811F9">
      <w:pPr>
        <w:pStyle w:val="listlevel3"/>
      </w:pPr>
      <w:bookmarkStart w:id="926" w:name="_Toc390791337"/>
      <w:bookmarkStart w:id="927" w:name="_Toc390791481"/>
      <w:bookmarkStart w:id="928" w:name="_Toc390791927"/>
      <w:bookmarkStart w:id="929" w:name="_Toc459569282"/>
      <w:r w:rsidRPr="00581CAA">
        <w:t>Delete All Operational Configurations</w:t>
      </w:r>
      <w:bookmarkEnd w:id="926"/>
      <w:bookmarkEnd w:id="927"/>
      <w:bookmarkEnd w:id="928"/>
      <w:bookmarkEnd w:id="929"/>
      <w:r w:rsidR="00FE4738" w:rsidRPr="00674F8A">
        <w:fldChar w:fldCharType="begin"/>
      </w:r>
      <w:r w:rsidR="00FE4738" w:rsidRPr="00581CAA">
        <w:instrText xml:space="preserve"> XE "Delete All Operational Configurations"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D44964" w:rsidP="003D58B5">
            <w:pPr>
              <w:rPr>
                <w:rFonts w:cs="Times New Roman"/>
              </w:rPr>
            </w:pPr>
            <w:r w:rsidRPr="00581CAA">
              <w:rPr>
                <w:rFonts w:cs="Times New Roman"/>
              </w:rPr>
              <w:t>Deletes all operational configuration slots created by the user from the User Configuration memory. This operation will return an error if executed when only factory operational configuration slots exist. If the Current Session Configuration slot is deleted from the User Configuration memory, a subsequent query of the current session operational configuration slot number will return the deleted operational configuration slot number, since it is still the Current Session Configuration, but a command to load the deleted operational configuration slot number will return an error. WARNING: If the startup operational configuration slot is deleted, the camera startup operation is no longer specified. Use the OPR:START followed by the CONFIG:SAVE commands to reselect an existing operational configuration slot if the startup operational configuration slot is deleted.</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D44964" w:rsidP="003D58B5">
            <w:pPr>
              <w:rPr>
                <w:rFonts w:cs="Times New Roman"/>
              </w:rPr>
            </w:pPr>
            <w:r w:rsidRPr="00581CAA">
              <w:rPr>
                <w:rFonts w:cs="Times New Roman"/>
              </w:rPr>
              <w:t>N/A</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D44964" w:rsidP="00891EBC">
            <w:pPr>
              <w:pStyle w:val="Command"/>
              <w:rPr>
                <w:rFonts w:ascii="Times New Roman" w:hAnsi="Times New Roman" w:cs="Times New Roman"/>
              </w:rPr>
            </w:pPr>
            <w:bookmarkStart w:id="930" w:name="_Toc390789811"/>
            <w:bookmarkStart w:id="931" w:name="_Toc390790542"/>
            <w:bookmarkStart w:id="932" w:name="_Toc390790907"/>
            <w:bookmarkStart w:id="933" w:name="_Toc390791482"/>
            <w:bookmarkStart w:id="934" w:name="_Toc390791928"/>
            <w:bookmarkStart w:id="935" w:name="_Toc459569283"/>
            <w:r w:rsidRPr="000C5EFC">
              <w:rPr>
                <w:rFonts w:ascii="Times New Roman" w:hAnsi="Times New Roman" w:cs="Times New Roman"/>
              </w:rPr>
              <w:t>OPR:DEL:ALL</w:t>
            </w:r>
            <w:bookmarkEnd w:id="930"/>
            <w:bookmarkEnd w:id="931"/>
            <w:bookmarkEnd w:id="932"/>
            <w:bookmarkEnd w:id="933"/>
            <w:bookmarkEnd w:id="934"/>
            <w:bookmarkEnd w:id="935"/>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D44964" w:rsidP="00DC68AD">
            <w:pPr>
              <w:ind w:left="1440" w:hanging="1440"/>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DC68AD"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DC68AD" w:rsidP="008E3E74">
            <w:pPr>
              <w:pStyle w:val="Commandexample"/>
              <w:rPr>
                <w:rFonts w:ascii="Times New Roman" w:hAnsi="Times New Roman" w:cs="Times New Roman"/>
              </w:rPr>
            </w:pPr>
            <w:bookmarkStart w:id="936" w:name="_Toc390789812"/>
            <w:bookmarkStart w:id="937" w:name="_Toc390790543"/>
            <w:bookmarkStart w:id="938" w:name="_Toc390790908"/>
            <w:bookmarkStart w:id="939" w:name="_Toc390791483"/>
            <w:bookmarkStart w:id="940" w:name="_Toc390791929"/>
            <w:r w:rsidRPr="000C5EFC">
              <w:rPr>
                <w:rFonts w:ascii="Times New Roman" w:hAnsi="Times New Roman" w:cs="Times New Roman"/>
              </w:rPr>
              <w:t>OPR:DEL:ALL</w:t>
            </w:r>
            <w:bookmarkEnd w:id="936"/>
            <w:bookmarkEnd w:id="937"/>
            <w:bookmarkEnd w:id="938"/>
            <w:bookmarkEnd w:id="939"/>
            <w:bookmarkEnd w:id="940"/>
          </w:p>
        </w:tc>
      </w:tr>
    </w:tbl>
    <w:p w:rsidR="00DC68AD" w:rsidRPr="00581CAA" w:rsidRDefault="00DC68AD" w:rsidP="00812358">
      <w:pPr>
        <w:rPr>
          <w:rFonts w:cs="Times New Roman"/>
        </w:rPr>
      </w:pPr>
    </w:p>
    <w:p w:rsidR="00812358" w:rsidRPr="00581CAA" w:rsidRDefault="00812358" w:rsidP="00812358">
      <w:pPr>
        <w:rPr>
          <w:rFonts w:cs="Times New Roman"/>
        </w:rPr>
      </w:pPr>
    </w:p>
    <w:p w:rsidR="00812358" w:rsidRPr="00581CAA" w:rsidRDefault="00812358" w:rsidP="00E811F9">
      <w:pPr>
        <w:pStyle w:val="listlevel2"/>
      </w:pPr>
      <w:bookmarkStart w:id="941" w:name="_Toc459649990"/>
      <w:r w:rsidRPr="00581CAA">
        <w:t>Serial Communication Interface Commands</w:t>
      </w:r>
      <w:bookmarkEnd w:id="941"/>
      <w:r w:rsidR="00FE4738" w:rsidRPr="00674F8A">
        <w:fldChar w:fldCharType="begin"/>
      </w:r>
      <w:r w:rsidR="00FE4738" w:rsidRPr="00581CAA">
        <w:instrText xml:space="preserve"> XE "Serial Communication Interface Commands" </w:instrText>
      </w:r>
      <w:r w:rsidR="00FE4738" w:rsidRPr="00674F8A">
        <w:fldChar w:fldCharType="end"/>
      </w:r>
    </w:p>
    <w:p w:rsidR="00C76AD4" w:rsidRPr="00581CAA" w:rsidRDefault="00812358" w:rsidP="00812358">
      <w:pPr>
        <w:rPr>
          <w:rFonts w:cs="Times New Roman"/>
        </w:rPr>
      </w:pPr>
      <w:r w:rsidRPr="00581CAA">
        <w:rPr>
          <w:rFonts w:cs="Times New Roman"/>
        </w:rPr>
        <w:t xml:space="preserve">Baud rate configuration in the volatile memory space is managed with two discrete variables. The first variable, current baud rate, represents the baud rate </w:t>
      </w:r>
      <w:r w:rsidR="00870FFE">
        <w:rPr>
          <w:rFonts w:cs="Times New Roman"/>
        </w:rPr>
        <w:t xml:space="preserve">at which </w:t>
      </w:r>
      <w:r w:rsidRPr="00581CAA">
        <w:rPr>
          <w:rFonts w:cs="Times New Roman"/>
        </w:rPr>
        <w:t>the camera is currently communicating. The second variable, future baud rate, holds the baud rate value that will be stored to non-volatile memory when a global configuration save (CONFIG:SAVE) is executed. Changing the current baud rate will require the host to change baud rates for communication to continue. Changing the future baud rate and saving it to non-volatile memory allows for the new baud rate to be effective upon reboot of the camera. The factory default is 57600 baud</w:t>
      </w:r>
      <w:r w:rsidR="00870FFE">
        <w:rPr>
          <w:rFonts w:cs="Times New Roman"/>
        </w:rPr>
        <w:t xml:space="preserve">. Other serial communication parameters are located in </w:t>
      </w:r>
      <w:r w:rsidR="00870FFE">
        <w:rPr>
          <w:rFonts w:cs="Times New Roman"/>
        </w:rPr>
        <w:fldChar w:fldCharType="begin"/>
      </w:r>
      <w:r w:rsidR="00870FFE">
        <w:rPr>
          <w:rFonts w:cs="Times New Roman"/>
        </w:rPr>
        <w:instrText xml:space="preserve"> REF _Ref436646035 \h </w:instrText>
      </w:r>
      <w:r w:rsidR="00870FFE">
        <w:rPr>
          <w:rFonts w:cs="Times New Roman"/>
        </w:rPr>
      </w:r>
      <w:r w:rsidR="00870FFE">
        <w:rPr>
          <w:rFonts w:cs="Times New Roman"/>
        </w:rPr>
        <w:fldChar w:fldCharType="separate"/>
      </w:r>
      <w:r w:rsidR="000D7633">
        <w:t xml:space="preserve">Table </w:t>
      </w:r>
      <w:r w:rsidR="000D7633">
        <w:rPr>
          <w:noProof/>
        </w:rPr>
        <w:t>6</w:t>
      </w:r>
      <w:r w:rsidR="00870FFE">
        <w:rPr>
          <w:rFonts w:cs="Times New Roman"/>
        </w:rPr>
        <w:fldChar w:fldCharType="end"/>
      </w:r>
      <w:r w:rsidR="00870FFE">
        <w:rPr>
          <w:rFonts w:cs="Times New Roman"/>
        </w:rPr>
        <w:t>.</w:t>
      </w:r>
    </w:p>
    <w:p w:rsidR="00812358" w:rsidRPr="00581CAA" w:rsidRDefault="00812358" w:rsidP="00E811F9">
      <w:pPr>
        <w:pStyle w:val="listlevel3"/>
      </w:pPr>
      <w:bookmarkStart w:id="942" w:name="_Toc390791338"/>
      <w:bookmarkStart w:id="943" w:name="_Toc390791484"/>
      <w:bookmarkStart w:id="944" w:name="_Toc390791930"/>
      <w:bookmarkStart w:id="945" w:name="_Toc459569284"/>
      <w:r w:rsidRPr="00581CAA">
        <w:t>Set Current Baud Rate</w:t>
      </w:r>
      <w:bookmarkEnd w:id="942"/>
      <w:bookmarkEnd w:id="943"/>
      <w:bookmarkEnd w:id="944"/>
      <w:bookmarkEnd w:id="945"/>
      <w:r w:rsidR="00FE4738" w:rsidRPr="00674F8A">
        <w:fldChar w:fldCharType="begin"/>
      </w:r>
      <w:r w:rsidR="00FE4738" w:rsidRPr="00581CAA">
        <w:instrText xml:space="preserve"> XE "Set Current Baud Rate"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0F1090" w:rsidP="003D58B5">
            <w:pPr>
              <w:rPr>
                <w:rFonts w:cs="Times New Roman"/>
              </w:rPr>
            </w:pPr>
            <w:r w:rsidRPr="00581CAA">
              <w:rPr>
                <w:rFonts w:cs="Times New Roman"/>
              </w:rPr>
              <w:t xml:space="preserve">This command updates the current baud rate variable. The baud rate that the camera communicates at will change immediately. </w:t>
            </w:r>
            <w:r w:rsidRPr="00581CAA">
              <w:rPr>
                <w:rFonts w:cs="Times New Roman"/>
                <w:b/>
              </w:rPr>
              <w:t>WARNING: Changing the current baud rate will require the host to change baud rates for communication to continue.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0F1090" w:rsidP="003D58B5">
            <w:pPr>
              <w:rPr>
                <w:rFonts w:cs="Times New Roman"/>
              </w:rPr>
            </w:pPr>
            <w:r w:rsidRPr="00581CAA">
              <w:rPr>
                <w:rFonts w:cs="Times New Roman"/>
              </w:rPr>
              <w:t>Global</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lastRenderedPageBreak/>
              <w:t>Command</w:t>
            </w:r>
          </w:p>
        </w:tc>
        <w:tc>
          <w:tcPr>
            <w:tcW w:w="6228" w:type="dxa"/>
          </w:tcPr>
          <w:p w:rsidR="00BA38C6" w:rsidRPr="000C5EFC" w:rsidRDefault="000F1090" w:rsidP="00891EBC">
            <w:pPr>
              <w:pStyle w:val="Command"/>
              <w:rPr>
                <w:rFonts w:ascii="Times New Roman" w:hAnsi="Times New Roman" w:cs="Times New Roman"/>
              </w:rPr>
            </w:pPr>
            <w:bookmarkStart w:id="946" w:name="_Toc390789813"/>
            <w:bookmarkStart w:id="947" w:name="_Toc390790544"/>
            <w:bookmarkStart w:id="948" w:name="_Toc390790909"/>
            <w:bookmarkStart w:id="949" w:name="_Toc390791485"/>
            <w:bookmarkStart w:id="950" w:name="_Toc390791931"/>
            <w:bookmarkStart w:id="951" w:name="_Toc459569285"/>
            <w:r w:rsidRPr="000C5EFC">
              <w:rPr>
                <w:rFonts w:ascii="Times New Roman" w:hAnsi="Times New Roman" w:cs="Times New Roman"/>
              </w:rPr>
              <w:t xml:space="preserve">BAUD:CURRENT </w:t>
            </w:r>
            <w:r w:rsidRPr="000C5EFC">
              <w:rPr>
                <w:rFonts w:ascii="Times New Roman" w:hAnsi="Times New Roman" w:cs="Times New Roman"/>
                <w:i/>
              </w:rPr>
              <w:t>baud_rate</w:t>
            </w:r>
            <w:bookmarkEnd w:id="946"/>
            <w:bookmarkEnd w:id="947"/>
            <w:bookmarkEnd w:id="948"/>
            <w:bookmarkEnd w:id="949"/>
            <w:bookmarkEnd w:id="950"/>
            <w:bookmarkEnd w:id="951"/>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0F1090" w:rsidP="003D58B5">
            <w:pPr>
              <w:rPr>
                <w:rFonts w:cs="Times New Roman"/>
                <w:i/>
              </w:rPr>
            </w:pPr>
            <w:r w:rsidRPr="00581CAA">
              <w:rPr>
                <w:rFonts w:cs="Times New Roman"/>
                <w:i/>
              </w:rPr>
              <w:t>baud_rate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0F1090"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0F1090" w:rsidRPr="00581CAA" w:rsidRDefault="000F1090" w:rsidP="000F1090">
            <w:pPr>
              <w:rPr>
                <w:rFonts w:cs="Times New Roman"/>
              </w:rPr>
            </w:pPr>
            <w:r w:rsidRPr="00581CAA">
              <w:rPr>
                <w:rFonts w:cs="Times New Roman"/>
              </w:rPr>
              <w:t>57600</w:t>
            </w:r>
          </w:p>
          <w:p w:rsidR="000F1090" w:rsidRPr="00581CAA" w:rsidRDefault="000F1090" w:rsidP="000F1090">
            <w:pPr>
              <w:rPr>
                <w:rFonts w:cs="Times New Roman"/>
              </w:rPr>
            </w:pPr>
            <w:r w:rsidRPr="00581CAA">
              <w:rPr>
                <w:rFonts w:cs="Times New Roman"/>
              </w:rPr>
              <w:t>115200</w:t>
            </w:r>
          </w:p>
          <w:p w:rsidR="000F1090" w:rsidRPr="00581CAA" w:rsidRDefault="000F1090" w:rsidP="000F1090">
            <w:pPr>
              <w:rPr>
                <w:rFonts w:cs="Times New Roman"/>
              </w:rPr>
            </w:pPr>
            <w:r w:rsidRPr="00581CAA">
              <w:rPr>
                <w:rFonts w:cs="Times New Roman"/>
              </w:rPr>
              <w:t>230400</w:t>
            </w:r>
          </w:p>
          <w:p w:rsidR="00BA38C6" w:rsidRPr="00581CAA" w:rsidRDefault="0065626B" w:rsidP="003D58B5">
            <w:pPr>
              <w:rPr>
                <w:rFonts w:cs="Times New Roman"/>
              </w:rPr>
            </w:pPr>
            <w:r w:rsidRPr="00581CAA">
              <w:rPr>
                <w:rFonts w:cs="Times New Roman"/>
              </w:rPr>
              <w:t>460800</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0F1090"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0F1090" w:rsidP="008E3E74">
            <w:pPr>
              <w:pStyle w:val="Commandexample"/>
              <w:rPr>
                <w:rFonts w:ascii="Times New Roman" w:hAnsi="Times New Roman" w:cs="Times New Roman"/>
              </w:rPr>
            </w:pPr>
            <w:bookmarkStart w:id="952" w:name="_Toc390789814"/>
            <w:bookmarkStart w:id="953" w:name="_Toc390790545"/>
            <w:bookmarkStart w:id="954" w:name="_Toc390790910"/>
            <w:bookmarkStart w:id="955" w:name="_Toc390791486"/>
            <w:bookmarkStart w:id="956" w:name="_Toc390791932"/>
            <w:r w:rsidRPr="000C5EFC">
              <w:rPr>
                <w:rFonts w:ascii="Times New Roman" w:hAnsi="Times New Roman" w:cs="Times New Roman"/>
              </w:rPr>
              <w:t>BAUD:CURRENT 57600</w:t>
            </w:r>
            <w:bookmarkEnd w:id="952"/>
            <w:bookmarkEnd w:id="953"/>
            <w:bookmarkEnd w:id="954"/>
            <w:bookmarkEnd w:id="955"/>
            <w:bookmarkEnd w:id="956"/>
          </w:p>
        </w:tc>
      </w:tr>
    </w:tbl>
    <w:p w:rsidR="00812358" w:rsidRPr="00581CAA" w:rsidRDefault="00812358" w:rsidP="00812358">
      <w:pPr>
        <w:rPr>
          <w:rFonts w:cs="Times New Roman"/>
        </w:rPr>
      </w:pPr>
    </w:p>
    <w:p w:rsidR="00812358" w:rsidRPr="00581CAA" w:rsidRDefault="00812358" w:rsidP="00E811F9">
      <w:pPr>
        <w:pStyle w:val="listlevel3"/>
      </w:pPr>
      <w:bookmarkStart w:id="957" w:name="_Toc390791339"/>
      <w:bookmarkStart w:id="958" w:name="_Toc390791487"/>
      <w:bookmarkStart w:id="959" w:name="_Toc390791933"/>
      <w:bookmarkStart w:id="960" w:name="_Toc459569286"/>
      <w:r w:rsidRPr="00581CAA">
        <w:t>Get Current Baud Rate</w:t>
      </w:r>
      <w:bookmarkEnd w:id="957"/>
      <w:bookmarkEnd w:id="958"/>
      <w:bookmarkEnd w:id="959"/>
      <w:bookmarkEnd w:id="960"/>
      <w:r w:rsidR="00FE4738" w:rsidRPr="00674F8A">
        <w:fldChar w:fldCharType="begin"/>
      </w:r>
      <w:r w:rsidR="00FE4738" w:rsidRPr="00581CAA">
        <w:instrText xml:space="preserve"> XE "Get Current Baud Rate"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65626B" w:rsidP="003D58B5">
            <w:pPr>
              <w:rPr>
                <w:rFonts w:cs="Times New Roman"/>
              </w:rPr>
            </w:pPr>
            <w:r w:rsidRPr="00581CAA">
              <w:rPr>
                <w:rFonts w:cs="Times New Roman"/>
              </w:rPr>
              <w:t>Returns the current baud rate.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65626B" w:rsidP="003D58B5">
            <w:pPr>
              <w:rPr>
                <w:rFonts w:cs="Times New Roman"/>
              </w:rPr>
            </w:pPr>
            <w:r w:rsidRPr="00581CAA">
              <w:rPr>
                <w:rFonts w:cs="Times New Roman"/>
              </w:rPr>
              <w:t>Global</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65626B" w:rsidP="00891EBC">
            <w:pPr>
              <w:pStyle w:val="Command"/>
              <w:rPr>
                <w:rFonts w:ascii="Times New Roman" w:hAnsi="Times New Roman" w:cs="Times New Roman"/>
              </w:rPr>
            </w:pPr>
            <w:bookmarkStart w:id="961" w:name="_Toc390789815"/>
            <w:bookmarkStart w:id="962" w:name="_Toc390790546"/>
            <w:bookmarkStart w:id="963" w:name="_Toc390790911"/>
            <w:bookmarkStart w:id="964" w:name="_Toc390791488"/>
            <w:bookmarkStart w:id="965" w:name="_Toc390791934"/>
            <w:bookmarkStart w:id="966" w:name="_Toc459569287"/>
            <w:r w:rsidRPr="000C5EFC">
              <w:rPr>
                <w:rFonts w:ascii="Times New Roman" w:hAnsi="Times New Roman" w:cs="Times New Roman"/>
              </w:rPr>
              <w:t>BAUD:CURRENT?</w:t>
            </w:r>
            <w:bookmarkEnd w:id="961"/>
            <w:bookmarkEnd w:id="962"/>
            <w:bookmarkEnd w:id="963"/>
            <w:bookmarkEnd w:id="964"/>
            <w:bookmarkEnd w:id="965"/>
            <w:bookmarkEnd w:id="966"/>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581CAA" w:rsidRDefault="0065626B"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65626B" w:rsidP="003D58B5">
            <w:pPr>
              <w:rPr>
                <w:rFonts w:cs="Times New Roman"/>
              </w:rPr>
            </w:pPr>
            <w:r w:rsidRPr="00581CAA">
              <w:rPr>
                <w:rFonts w:cs="Times New Roman"/>
              </w:rPr>
              <w:t>baud_rate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65626B" w:rsidRPr="00581CAA" w:rsidRDefault="0065626B" w:rsidP="0065626B">
            <w:pPr>
              <w:rPr>
                <w:rFonts w:cs="Times New Roman"/>
              </w:rPr>
            </w:pPr>
            <w:r w:rsidRPr="00581CAA">
              <w:rPr>
                <w:rFonts w:cs="Times New Roman"/>
              </w:rPr>
              <w:t>57600</w:t>
            </w:r>
          </w:p>
          <w:p w:rsidR="0065626B" w:rsidRPr="00581CAA" w:rsidRDefault="0065626B" w:rsidP="0065626B">
            <w:pPr>
              <w:rPr>
                <w:rFonts w:cs="Times New Roman"/>
              </w:rPr>
            </w:pPr>
            <w:r w:rsidRPr="00581CAA">
              <w:rPr>
                <w:rFonts w:cs="Times New Roman"/>
              </w:rPr>
              <w:t>115200</w:t>
            </w:r>
          </w:p>
          <w:p w:rsidR="0065626B" w:rsidRPr="00581CAA" w:rsidRDefault="0065626B" w:rsidP="0065626B">
            <w:pPr>
              <w:rPr>
                <w:rFonts w:cs="Times New Roman"/>
              </w:rPr>
            </w:pPr>
            <w:r w:rsidRPr="00581CAA">
              <w:rPr>
                <w:rFonts w:cs="Times New Roman"/>
              </w:rPr>
              <w:t>230400</w:t>
            </w:r>
          </w:p>
          <w:p w:rsidR="00BA38C6" w:rsidRPr="00581CAA" w:rsidRDefault="0065626B" w:rsidP="0065626B">
            <w:pPr>
              <w:rPr>
                <w:rFonts w:cs="Times New Roman"/>
              </w:rPr>
            </w:pPr>
            <w:r w:rsidRPr="00581CAA">
              <w:rPr>
                <w:rFonts w:cs="Times New Roman"/>
              </w:rPr>
              <w:t>460800</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Type</w:t>
            </w:r>
          </w:p>
        </w:tc>
        <w:tc>
          <w:tcPr>
            <w:tcW w:w="6228" w:type="dxa"/>
          </w:tcPr>
          <w:p w:rsidR="00BA38C6" w:rsidRPr="00581CAA" w:rsidRDefault="0065626B"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65626B" w:rsidRPr="000C5EFC" w:rsidRDefault="0065626B" w:rsidP="008E3E74">
            <w:pPr>
              <w:pStyle w:val="Commandexample"/>
              <w:rPr>
                <w:rFonts w:ascii="Times New Roman" w:hAnsi="Times New Roman" w:cs="Times New Roman"/>
              </w:rPr>
            </w:pPr>
            <w:bookmarkStart w:id="967" w:name="_Toc390789816"/>
            <w:bookmarkStart w:id="968" w:name="_Toc390790547"/>
            <w:bookmarkStart w:id="969" w:name="_Toc390790912"/>
            <w:bookmarkStart w:id="970" w:name="_Toc390791489"/>
            <w:bookmarkStart w:id="971" w:name="_Toc390791935"/>
            <w:r w:rsidRPr="000C5EFC">
              <w:rPr>
                <w:rFonts w:ascii="Times New Roman" w:hAnsi="Times New Roman" w:cs="Times New Roman"/>
              </w:rPr>
              <w:t xml:space="preserve">BAUD:CURRENT? </w:t>
            </w:r>
            <w:r w:rsidRPr="000C5EFC">
              <w:rPr>
                <w:rFonts w:ascii="Times New Roman" w:hAnsi="Times New Roman" w:cs="Times New Roman"/>
              </w:rPr>
              <w:tab/>
            </w:r>
            <w:r w:rsidRPr="000C5EFC">
              <w:rPr>
                <w:rFonts w:ascii="Times New Roman" w:hAnsi="Times New Roman" w:cs="Times New Roman"/>
              </w:rPr>
              <w:tab/>
              <w:t>-- query command</w:t>
            </w:r>
            <w:bookmarkEnd w:id="967"/>
            <w:bookmarkEnd w:id="968"/>
            <w:bookmarkEnd w:id="969"/>
            <w:bookmarkEnd w:id="970"/>
            <w:bookmarkEnd w:id="971"/>
          </w:p>
          <w:p w:rsidR="00BA38C6" w:rsidRPr="000C5EFC" w:rsidRDefault="0065626B" w:rsidP="008E3E74">
            <w:pPr>
              <w:pStyle w:val="Commandexample"/>
              <w:rPr>
                <w:rFonts w:ascii="Times New Roman" w:hAnsi="Times New Roman" w:cs="Times New Roman"/>
              </w:rPr>
            </w:pPr>
            <w:bookmarkStart w:id="972" w:name="_Toc390789817"/>
            <w:bookmarkStart w:id="973" w:name="_Toc390790548"/>
            <w:bookmarkStart w:id="974" w:name="_Toc390790913"/>
            <w:bookmarkStart w:id="975" w:name="_Toc390791490"/>
            <w:bookmarkStart w:id="976" w:name="_Toc390791936"/>
            <w:r w:rsidRPr="000C5EFC">
              <w:rPr>
                <w:rFonts w:ascii="Times New Roman" w:hAnsi="Times New Roman" w:cs="Times New Roman"/>
              </w:rPr>
              <w:t>57600</w:t>
            </w:r>
            <w:r w:rsidR="00870FFE">
              <w:rPr>
                <w:rFonts w:ascii="Times New Roman" w:hAnsi="Times New Roman" w:cs="Times New Roman"/>
              </w:rPr>
              <w:t xml:space="preserve">                 </w:t>
            </w:r>
            <w:r w:rsidRPr="000C5EFC">
              <w:rPr>
                <w:rFonts w:ascii="Times New Roman" w:hAnsi="Times New Roman" w:cs="Times New Roman"/>
              </w:rPr>
              <w:t xml:space="preserve"> </w:t>
            </w:r>
            <w:r w:rsidRPr="000C5EFC">
              <w:rPr>
                <w:rFonts w:ascii="Times New Roman" w:hAnsi="Times New Roman" w:cs="Times New Roman"/>
              </w:rPr>
              <w:tab/>
            </w:r>
            <w:r w:rsidRPr="000C5EFC">
              <w:rPr>
                <w:rFonts w:ascii="Times New Roman" w:hAnsi="Times New Roman" w:cs="Times New Roman"/>
              </w:rPr>
              <w:tab/>
              <w:t>-- return value</w:t>
            </w:r>
            <w:bookmarkEnd w:id="972"/>
            <w:bookmarkEnd w:id="973"/>
            <w:bookmarkEnd w:id="974"/>
            <w:bookmarkEnd w:id="975"/>
            <w:bookmarkEnd w:id="976"/>
            <w:r w:rsidRPr="000C5EFC">
              <w:rPr>
                <w:rFonts w:ascii="Times New Roman" w:hAnsi="Times New Roman" w:cs="Times New Roman"/>
              </w:rPr>
              <w:t xml:space="preserve"> </w:t>
            </w:r>
          </w:p>
        </w:tc>
      </w:tr>
    </w:tbl>
    <w:p w:rsidR="0065626B" w:rsidRPr="00581CAA" w:rsidRDefault="0065626B" w:rsidP="00812358">
      <w:pPr>
        <w:rPr>
          <w:rFonts w:cs="Times New Roman"/>
        </w:rPr>
      </w:pPr>
    </w:p>
    <w:p w:rsidR="00C76AD4" w:rsidRPr="00581CAA" w:rsidRDefault="00C76AD4" w:rsidP="00812358">
      <w:pPr>
        <w:rPr>
          <w:rFonts w:cs="Times New Roman"/>
        </w:rPr>
      </w:pPr>
    </w:p>
    <w:p w:rsidR="00812358" w:rsidRPr="00581CAA" w:rsidRDefault="00812358" w:rsidP="00E811F9">
      <w:pPr>
        <w:pStyle w:val="listlevel3"/>
      </w:pPr>
      <w:bookmarkStart w:id="977" w:name="_Toc390791340"/>
      <w:bookmarkStart w:id="978" w:name="_Toc390791491"/>
      <w:bookmarkStart w:id="979" w:name="_Toc390791937"/>
      <w:bookmarkStart w:id="980" w:name="_Toc459569288"/>
      <w:r w:rsidRPr="00581CAA">
        <w:t>Set Future Baud Rate</w:t>
      </w:r>
      <w:bookmarkEnd w:id="977"/>
      <w:bookmarkEnd w:id="978"/>
      <w:bookmarkEnd w:id="979"/>
      <w:bookmarkEnd w:id="980"/>
      <w:r w:rsidR="00FE4738" w:rsidRPr="00674F8A">
        <w:fldChar w:fldCharType="begin"/>
      </w:r>
      <w:r w:rsidR="00FE4738" w:rsidRPr="00581CAA">
        <w:instrText xml:space="preserve"> XE "Set Future Baud Rate"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A38C6" w:rsidRPr="00581CAA" w:rsidTr="007B0CB5">
        <w:tc>
          <w:tcPr>
            <w:tcW w:w="2880" w:type="dxa"/>
          </w:tcPr>
          <w:p w:rsidR="00BA38C6" w:rsidRPr="00581CAA" w:rsidRDefault="00BA38C6" w:rsidP="003D58B5">
            <w:pPr>
              <w:rPr>
                <w:rFonts w:cs="Times New Roman"/>
              </w:rPr>
            </w:pPr>
            <w:r w:rsidRPr="00581CAA">
              <w:rPr>
                <w:rFonts w:cs="Times New Roman"/>
              </w:rPr>
              <w:t>Description</w:t>
            </w:r>
          </w:p>
        </w:tc>
        <w:tc>
          <w:tcPr>
            <w:tcW w:w="6228" w:type="dxa"/>
          </w:tcPr>
          <w:p w:rsidR="00BA38C6" w:rsidRPr="00581CAA" w:rsidRDefault="006B00C5" w:rsidP="00E36215">
            <w:pPr>
              <w:rPr>
                <w:rFonts w:cs="Times New Roman"/>
              </w:rPr>
            </w:pPr>
            <w:r w:rsidRPr="00581CAA">
              <w:rPr>
                <w:rFonts w:cs="Times New Roman"/>
              </w:rPr>
              <w:t xml:space="preserve">Updates the future baud rate variable. WARNING: A CONFIG:SAVE command must be executed after this command for a change in the future baud rate value to be saved and </w:t>
            </w:r>
            <w:r w:rsidR="00E36215">
              <w:rPr>
                <w:rFonts w:cs="Times New Roman"/>
              </w:rPr>
              <w:t>persist after power cycle.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Setting Type</w:t>
            </w:r>
          </w:p>
        </w:tc>
        <w:tc>
          <w:tcPr>
            <w:tcW w:w="6228" w:type="dxa"/>
          </w:tcPr>
          <w:p w:rsidR="00BA38C6" w:rsidRPr="00581CAA" w:rsidRDefault="006B00C5" w:rsidP="003D58B5">
            <w:pPr>
              <w:rPr>
                <w:rFonts w:cs="Times New Roman"/>
              </w:rPr>
            </w:pPr>
            <w:r w:rsidRPr="00581CAA">
              <w:rPr>
                <w:rFonts w:cs="Times New Roman"/>
              </w:rPr>
              <w:t>Global</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Command</w:t>
            </w:r>
          </w:p>
        </w:tc>
        <w:tc>
          <w:tcPr>
            <w:tcW w:w="6228" w:type="dxa"/>
          </w:tcPr>
          <w:p w:rsidR="00BA38C6" w:rsidRPr="000C5EFC" w:rsidRDefault="006B00C5" w:rsidP="00891EBC">
            <w:pPr>
              <w:pStyle w:val="Command"/>
              <w:rPr>
                <w:rFonts w:ascii="Times New Roman" w:hAnsi="Times New Roman" w:cs="Times New Roman"/>
              </w:rPr>
            </w:pPr>
            <w:bookmarkStart w:id="981" w:name="_Toc390789818"/>
            <w:bookmarkStart w:id="982" w:name="_Toc390790549"/>
            <w:bookmarkStart w:id="983" w:name="_Toc390790914"/>
            <w:bookmarkStart w:id="984" w:name="_Toc390791492"/>
            <w:bookmarkStart w:id="985" w:name="_Toc390791938"/>
            <w:bookmarkStart w:id="986" w:name="_Toc459569289"/>
            <w:r w:rsidRPr="000C5EFC">
              <w:rPr>
                <w:rFonts w:ascii="Times New Roman" w:hAnsi="Times New Roman" w:cs="Times New Roman"/>
              </w:rPr>
              <w:t xml:space="preserve">BAUD:FUTURE </w:t>
            </w:r>
            <w:r w:rsidRPr="000C5EFC">
              <w:rPr>
                <w:rFonts w:ascii="Times New Roman" w:hAnsi="Times New Roman" w:cs="Times New Roman"/>
                <w:i/>
              </w:rPr>
              <w:t>baud_rate</w:t>
            </w:r>
            <w:bookmarkEnd w:id="981"/>
            <w:bookmarkEnd w:id="982"/>
            <w:bookmarkEnd w:id="983"/>
            <w:bookmarkEnd w:id="984"/>
            <w:bookmarkEnd w:id="985"/>
            <w:bookmarkEnd w:id="986"/>
          </w:p>
        </w:tc>
      </w:tr>
      <w:tr w:rsidR="00BA38C6" w:rsidRPr="00581CAA" w:rsidTr="007B0CB5">
        <w:tc>
          <w:tcPr>
            <w:tcW w:w="2880" w:type="dxa"/>
          </w:tcPr>
          <w:p w:rsidR="00BA38C6" w:rsidRPr="00581CAA" w:rsidRDefault="00BA38C6" w:rsidP="003D58B5">
            <w:pPr>
              <w:rPr>
                <w:rFonts w:cs="Times New Roman"/>
              </w:rPr>
            </w:pPr>
            <w:r w:rsidRPr="00581CAA">
              <w:rPr>
                <w:rFonts w:cs="Times New Roman"/>
              </w:rPr>
              <w:t>Parameters</w:t>
            </w:r>
          </w:p>
        </w:tc>
        <w:tc>
          <w:tcPr>
            <w:tcW w:w="6228" w:type="dxa"/>
          </w:tcPr>
          <w:p w:rsidR="00BA38C6" w:rsidRPr="000C5EFC" w:rsidRDefault="006B00C5" w:rsidP="001214F6">
            <w:pPr>
              <w:pStyle w:val="Parameter"/>
              <w:rPr>
                <w:rFonts w:ascii="Times New Roman" w:hAnsi="Times New Roman" w:cs="Times New Roman"/>
              </w:rPr>
            </w:pPr>
            <w:bookmarkStart w:id="987" w:name="_Toc390789819"/>
            <w:bookmarkStart w:id="988" w:name="_Toc390790550"/>
            <w:bookmarkStart w:id="989" w:name="_Toc390790915"/>
            <w:r w:rsidRPr="000C5EFC">
              <w:rPr>
                <w:rFonts w:ascii="Times New Roman" w:hAnsi="Times New Roman" w:cs="Times New Roman"/>
              </w:rPr>
              <w:t>baud_rate</w:t>
            </w:r>
            <w:bookmarkEnd w:id="987"/>
            <w:bookmarkEnd w:id="988"/>
            <w:bookmarkEnd w:id="989"/>
          </w:p>
        </w:tc>
      </w:tr>
      <w:tr w:rsidR="00BA38C6" w:rsidRPr="00581CAA" w:rsidTr="007B0CB5">
        <w:tc>
          <w:tcPr>
            <w:tcW w:w="2880" w:type="dxa"/>
          </w:tcPr>
          <w:p w:rsidR="00BA38C6" w:rsidRPr="00581CAA" w:rsidRDefault="00BA38C6" w:rsidP="003D58B5">
            <w:pPr>
              <w:rPr>
                <w:rFonts w:cs="Times New Roman"/>
              </w:rPr>
            </w:pPr>
            <w:r w:rsidRPr="00581CAA">
              <w:rPr>
                <w:rFonts w:cs="Times New Roman"/>
              </w:rPr>
              <w:t xml:space="preserve">Return Values </w:t>
            </w:r>
          </w:p>
        </w:tc>
        <w:tc>
          <w:tcPr>
            <w:tcW w:w="6228" w:type="dxa"/>
          </w:tcPr>
          <w:p w:rsidR="00BA38C6" w:rsidRPr="00581CAA" w:rsidRDefault="006B00C5" w:rsidP="003D58B5">
            <w:pPr>
              <w:rPr>
                <w:rFonts w:cs="Times New Roman"/>
              </w:rPr>
            </w:pPr>
            <w:r w:rsidRPr="00581CAA">
              <w:rPr>
                <w:rFonts w:cs="Times New Roman"/>
              </w:rPr>
              <w:t>none</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Range</w:t>
            </w:r>
          </w:p>
        </w:tc>
        <w:tc>
          <w:tcPr>
            <w:tcW w:w="6228" w:type="dxa"/>
          </w:tcPr>
          <w:p w:rsidR="006B00C5" w:rsidRPr="00581CAA" w:rsidRDefault="006B00C5" w:rsidP="006B00C5">
            <w:pPr>
              <w:rPr>
                <w:rFonts w:cs="Times New Roman"/>
              </w:rPr>
            </w:pPr>
            <w:r w:rsidRPr="00581CAA">
              <w:rPr>
                <w:rFonts w:cs="Times New Roman"/>
              </w:rPr>
              <w:t>57600</w:t>
            </w:r>
          </w:p>
          <w:p w:rsidR="006B00C5" w:rsidRPr="00581CAA" w:rsidRDefault="006B00C5" w:rsidP="006B00C5">
            <w:pPr>
              <w:rPr>
                <w:rFonts w:cs="Times New Roman"/>
              </w:rPr>
            </w:pPr>
            <w:r w:rsidRPr="00581CAA">
              <w:rPr>
                <w:rFonts w:cs="Times New Roman"/>
              </w:rPr>
              <w:lastRenderedPageBreak/>
              <w:t>115200</w:t>
            </w:r>
          </w:p>
          <w:p w:rsidR="006B00C5" w:rsidRPr="00581CAA" w:rsidRDefault="006B00C5" w:rsidP="006B00C5">
            <w:pPr>
              <w:rPr>
                <w:rFonts w:cs="Times New Roman"/>
              </w:rPr>
            </w:pPr>
            <w:r w:rsidRPr="00581CAA">
              <w:rPr>
                <w:rFonts w:cs="Times New Roman"/>
              </w:rPr>
              <w:t>230400</w:t>
            </w:r>
          </w:p>
          <w:p w:rsidR="006B00C5" w:rsidRPr="00581CAA" w:rsidRDefault="006B00C5" w:rsidP="006B00C5">
            <w:pPr>
              <w:rPr>
                <w:rFonts w:cs="Times New Roman"/>
              </w:rPr>
            </w:pPr>
            <w:r w:rsidRPr="00581CAA">
              <w:rPr>
                <w:rFonts w:cs="Times New Roman"/>
              </w:rPr>
              <w:t>460800</w:t>
            </w:r>
          </w:p>
          <w:p w:rsidR="00BA38C6" w:rsidRPr="00581CAA" w:rsidRDefault="00BA38C6" w:rsidP="003D58B5">
            <w:pPr>
              <w:rPr>
                <w:rFonts w:cs="Times New Roman"/>
              </w:rPr>
            </w:pPr>
          </w:p>
        </w:tc>
      </w:tr>
      <w:tr w:rsidR="00BA38C6" w:rsidRPr="00581CAA" w:rsidTr="007B0CB5">
        <w:tc>
          <w:tcPr>
            <w:tcW w:w="2880" w:type="dxa"/>
          </w:tcPr>
          <w:p w:rsidR="00BA38C6" w:rsidRPr="00581CAA" w:rsidRDefault="00BA38C6" w:rsidP="003D58B5">
            <w:pPr>
              <w:rPr>
                <w:rFonts w:cs="Times New Roman"/>
              </w:rPr>
            </w:pPr>
            <w:r w:rsidRPr="00581CAA">
              <w:rPr>
                <w:rFonts w:cs="Times New Roman"/>
              </w:rPr>
              <w:lastRenderedPageBreak/>
              <w:t>Type</w:t>
            </w:r>
          </w:p>
        </w:tc>
        <w:tc>
          <w:tcPr>
            <w:tcW w:w="6228" w:type="dxa"/>
          </w:tcPr>
          <w:p w:rsidR="00BA38C6" w:rsidRPr="00581CAA" w:rsidRDefault="006B00C5" w:rsidP="003D58B5">
            <w:pPr>
              <w:rPr>
                <w:rFonts w:cs="Times New Roman"/>
              </w:rPr>
            </w:pPr>
            <w:r w:rsidRPr="00581CAA">
              <w:rPr>
                <w:rFonts w:cs="Times New Roman"/>
              </w:rPr>
              <w:t>unsigned integer</w:t>
            </w:r>
          </w:p>
        </w:tc>
      </w:tr>
      <w:tr w:rsidR="00BA38C6" w:rsidRPr="00581CAA" w:rsidTr="007B0CB5">
        <w:tc>
          <w:tcPr>
            <w:tcW w:w="2880" w:type="dxa"/>
          </w:tcPr>
          <w:p w:rsidR="00BA38C6" w:rsidRPr="00581CAA" w:rsidRDefault="00BA38C6" w:rsidP="003D58B5">
            <w:pPr>
              <w:rPr>
                <w:rFonts w:cs="Times New Roman"/>
              </w:rPr>
            </w:pPr>
            <w:r w:rsidRPr="00581CAA">
              <w:rPr>
                <w:rFonts w:cs="Times New Roman"/>
              </w:rPr>
              <w:t>Example</w:t>
            </w:r>
          </w:p>
        </w:tc>
        <w:tc>
          <w:tcPr>
            <w:tcW w:w="6228" w:type="dxa"/>
          </w:tcPr>
          <w:p w:rsidR="00BA38C6" w:rsidRPr="000C5EFC" w:rsidRDefault="006B00C5" w:rsidP="008E3E74">
            <w:pPr>
              <w:pStyle w:val="Commandexample"/>
              <w:rPr>
                <w:rFonts w:ascii="Times New Roman" w:hAnsi="Times New Roman" w:cs="Times New Roman"/>
              </w:rPr>
            </w:pPr>
            <w:bookmarkStart w:id="990" w:name="_Toc390789820"/>
            <w:bookmarkStart w:id="991" w:name="_Toc390790551"/>
            <w:bookmarkStart w:id="992" w:name="_Toc390790916"/>
            <w:bookmarkStart w:id="993" w:name="_Toc390791493"/>
            <w:bookmarkStart w:id="994" w:name="_Toc390791939"/>
            <w:r w:rsidRPr="000C5EFC">
              <w:rPr>
                <w:rFonts w:ascii="Times New Roman" w:hAnsi="Times New Roman" w:cs="Times New Roman"/>
              </w:rPr>
              <w:t>BAUD:FUTURE 230400</w:t>
            </w:r>
            <w:bookmarkEnd w:id="990"/>
            <w:bookmarkEnd w:id="991"/>
            <w:bookmarkEnd w:id="992"/>
            <w:bookmarkEnd w:id="993"/>
            <w:bookmarkEnd w:id="994"/>
          </w:p>
        </w:tc>
      </w:tr>
    </w:tbl>
    <w:p w:rsidR="00C76AD4" w:rsidRPr="00581CAA" w:rsidRDefault="00C76AD4" w:rsidP="00812358">
      <w:pPr>
        <w:rPr>
          <w:rFonts w:cs="Times New Roman"/>
        </w:rPr>
      </w:pPr>
    </w:p>
    <w:p w:rsidR="00812358" w:rsidRPr="00581CAA" w:rsidRDefault="00812358" w:rsidP="00E811F9">
      <w:pPr>
        <w:pStyle w:val="listlevel3"/>
      </w:pPr>
      <w:bookmarkStart w:id="995" w:name="_Toc390791341"/>
      <w:bookmarkStart w:id="996" w:name="_Toc390791494"/>
      <w:bookmarkStart w:id="997" w:name="_Toc390791940"/>
      <w:bookmarkStart w:id="998" w:name="_Toc459569290"/>
      <w:r w:rsidRPr="00581CAA">
        <w:t>Get Future Baud Rate</w:t>
      </w:r>
      <w:bookmarkEnd w:id="995"/>
      <w:bookmarkEnd w:id="996"/>
      <w:bookmarkEnd w:id="997"/>
      <w:bookmarkEnd w:id="998"/>
      <w:r w:rsidR="00FE4738" w:rsidRPr="00674F8A">
        <w:fldChar w:fldCharType="begin"/>
      </w:r>
      <w:r w:rsidR="00FE4738" w:rsidRPr="00581CAA">
        <w:instrText xml:space="preserve"> XE "Get Future Baud Rate"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B00C5" w:rsidRPr="00581CAA" w:rsidTr="007B0CB5">
        <w:tc>
          <w:tcPr>
            <w:tcW w:w="2880" w:type="dxa"/>
          </w:tcPr>
          <w:p w:rsidR="006B00C5" w:rsidRPr="00581CAA" w:rsidRDefault="006B00C5" w:rsidP="003D58B5">
            <w:pPr>
              <w:rPr>
                <w:rFonts w:cs="Times New Roman"/>
              </w:rPr>
            </w:pPr>
            <w:r w:rsidRPr="00581CAA">
              <w:rPr>
                <w:rFonts w:cs="Times New Roman"/>
              </w:rPr>
              <w:t>Description</w:t>
            </w:r>
          </w:p>
        </w:tc>
        <w:tc>
          <w:tcPr>
            <w:tcW w:w="6228" w:type="dxa"/>
          </w:tcPr>
          <w:p w:rsidR="006B00C5" w:rsidRPr="00581CAA" w:rsidRDefault="00454E36" w:rsidP="003D58B5">
            <w:pPr>
              <w:rPr>
                <w:rFonts w:cs="Times New Roman"/>
              </w:rPr>
            </w:pPr>
            <w:r w:rsidRPr="00581CAA">
              <w:rPr>
                <w:rFonts w:cs="Times New Roman"/>
              </w:rPr>
              <w:t>Returns the value stored in the future baud rate variable</w:t>
            </w:r>
            <w:r w:rsidR="00E36215">
              <w:rPr>
                <w:rFonts w:cs="Times New Roman"/>
              </w:rPr>
              <w:t>.</w:t>
            </w: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Setting Type</w:t>
            </w:r>
          </w:p>
        </w:tc>
        <w:tc>
          <w:tcPr>
            <w:tcW w:w="6228" w:type="dxa"/>
          </w:tcPr>
          <w:p w:rsidR="006B00C5" w:rsidRPr="00581CAA" w:rsidRDefault="00454E36" w:rsidP="003D58B5">
            <w:pPr>
              <w:rPr>
                <w:rFonts w:cs="Times New Roman"/>
              </w:rPr>
            </w:pPr>
            <w:r w:rsidRPr="00581CAA">
              <w:rPr>
                <w:rFonts w:cs="Times New Roman"/>
              </w:rPr>
              <w:t>Global</w:t>
            </w: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Command</w:t>
            </w:r>
          </w:p>
        </w:tc>
        <w:tc>
          <w:tcPr>
            <w:tcW w:w="6228" w:type="dxa"/>
          </w:tcPr>
          <w:p w:rsidR="006B00C5" w:rsidRPr="000C5EFC" w:rsidRDefault="00454E36" w:rsidP="00891EBC">
            <w:pPr>
              <w:pStyle w:val="Command"/>
              <w:rPr>
                <w:rFonts w:ascii="Times New Roman" w:hAnsi="Times New Roman" w:cs="Times New Roman"/>
              </w:rPr>
            </w:pPr>
            <w:bookmarkStart w:id="999" w:name="_Toc390789821"/>
            <w:bookmarkStart w:id="1000" w:name="_Toc390790552"/>
            <w:bookmarkStart w:id="1001" w:name="_Toc390790917"/>
            <w:bookmarkStart w:id="1002" w:name="_Toc390791495"/>
            <w:bookmarkStart w:id="1003" w:name="_Toc390791941"/>
            <w:bookmarkStart w:id="1004" w:name="_Toc459569291"/>
            <w:r w:rsidRPr="000C5EFC">
              <w:rPr>
                <w:rFonts w:ascii="Times New Roman" w:hAnsi="Times New Roman" w:cs="Times New Roman"/>
              </w:rPr>
              <w:t>BAUD:FUTURE?</w:t>
            </w:r>
            <w:bookmarkEnd w:id="999"/>
            <w:bookmarkEnd w:id="1000"/>
            <w:bookmarkEnd w:id="1001"/>
            <w:bookmarkEnd w:id="1002"/>
            <w:bookmarkEnd w:id="1003"/>
            <w:bookmarkEnd w:id="1004"/>
          </w:p>
        </w:tc>
      </w:tr>
      <w:tr w:rsidR="006B00C5" w:rsidRPr="00581CAA" w:rsidTr="007B0CB5">
        <w:tc>
          <w:tcPr>
            <w:tcW w:w="2880" w:type="dxa"/>
          </w:tcPr>
          <w:p w:rsidR="006B00C5" w:rsidRPr="00581CAA" w:rsidRDefault="006B00C5" w:rsidP="003D58B5">
            <w:pPr>
              <w:rPr>
                <w:rFonts w:cs="Times New Roman"/>
              </w:rPr>
            </w:pPr>
            <w:r w:rsidRPr="00581CAA">
              <w:rPr>
                <w:rFonts w:cs="Times New Roman"/>
              </w:rPr>
              <w:t>Parameters</w:t>
            </w:r>
          </w:p>
        </w:tc>
        <w:tc>
          <w:tcPr>
            <w:tcW w:w="6228" w:type="dxa"/>
          </w:tcPr>
          <w:p w:rsidR="006B00C5" w:rsidRPr="00581CAA" w:rsidRDefault="00454E36" w:rsidP="003D58B5">
            <w:pPr>
              <w:rPr>
                <w:rFonts w:cs="Times New Roman"/>
              </w:rPr>
            </w:pPr>
            <w:r w:rsidRPr="00581CAA">
              <w:rPr>
                <w:rFonts w:cs="Times New Roman"/>
              </w:rPr>
              <w:t>none</w:t>
            </w: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 xml:space="preserve">Return Values </w:t>
            </w:r>
          </w:p>
        </w:tc>
        <w:tc>
          <w:tcPr>
            <w:tcW w:w="6228" w:type="dxa"/>
          </w:tcPr>
          <w:p w:rsidR="006B00C5" w:rsidRPr="00581CAA" w:rsidRDefault="00454E36" w:rsidP="003D58B5">
            <w:pPr>
              <w:rPr>
                <w:rFonts w:cs="Times New Roman"/>
              </w:rPr>
            </w:pPr>
            <w:r w:rsidRPr="00581CAA">
              <w:rPr>
                <w:rFonts w:cs="Times New Roman"/>
              </w:rPr>
              <w:t>baud_rate</w:t>
            </w: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Range</w:t>
            </w:r>
          </w:p>
        </w:tc>
        <w:tc>
          <w:tcPr>
            <w:tcW w:w="6228" w:type="dxa"/>
          </w:tcPr>
          <w:p w:rsidR="00454E36" w:rsidRPr="00581CAA" w:rsidRDefault="00454E36" w:rsidP="00454E36">
            <w:pPr>
              <w:rPr>
                <w:rFonts w:cs="Times New Roman"/>
              </w:rPr>
            </w:pPr>
            <w:r w:rsidRPr="00581CAA">
              <w:rPr>
                <w:rFonts w:cs="Times New Roman"/>
              </w:rPr>
              <w:t>57600</w:t>
            </w:r>
          </w:p>
          <w:p w:rsidR="00454E36" w:rsidRPr="00581CAA" w:rsidRDefault="00454E36" w:rsidP="00454E36">
            <w:pPr>
              <w:rPr>
                <w:rFonts w:cs="Times New Roman"/>
              </w:rPr>
            </w:pPr>
            <w:r w:rsidRPr="00581CAA">
              <w:rPr>
                <w:rFonts w:cs="Times New Roman"/>
              </w:rPr>
              <w:t>115200</w:t>
            </w:r>
          </w:p>
          <w:p w:rsidR="00454E36" w:rsidRPr="00581CAA" w:rsidRDefault="00454E36" w:rsidP="00454E36">
            <w:pPr>
              <w:rPr>
                <w:rFonts w:cs="Times New Roman"/>
              </w:rPr>
            </w:pPr>
            <w:r w:rsidRPr="00581CAA">
              <w:rPr>
                <w:rFonts w:cs="Times New Roman"/>
              </w:rPr>
              <w:t>230400</w:t>
            </w:r>
          </w:p>
          <w:p w:rsidR="00454E36" w:rsidRPr="00581CAA" w:rsidRDefault="00454E36" w:rsidP="00454E36">
            <w:pPr>
              <w:rPr>
                <w:rFonts w:cs="Times New Roman"/>
              </w:rPr>
            </w:pPr>
            <w:r w:rsidRPr="00581CAA">
              <w:rPr>
                <w:rFonts w:cs="Times New Roman"/>
              </w:rPr>
              <w:t>460800</w:t>
            </w:r>
          </w:p>
          <w:p w:rsidR="006B00C5" w:rsidRPr="00581CAA" w:rsidRDefault="006B00C5" w:rsidP="003D58B5">
            <w:pPr>
              <w:rPr>
                <w:rFonts w:cs="Times New Roman"/>
              </w:rPr>
            </w:pP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Type</w:t>
            </w:r>
          </w:p>
        </w:tc>
        <w:tc>
          <w:tcPr>
            <w:tcW w:w="6228" w:type="dxa"/>
          </w:tcPr>
          <w:p w:rsidR="006B00C5" w:rsidRPr="00581CAA" w:rsidRDefault="00454E36" w:rsidP="003D58B5">
            <w:pPr>
              <w:rPr>
                <w:rFonts w:cs="Times New Roman"/>
              </w:rPr>
            </w:pPr>
            <w:r w:rsidRPr="00581CAA">
              <w:rPr>
                <w:rFonts w:cs="Times New Roman"/>
              </w:rPr>
              <w:t>unsigned integer</w:t>
            </w:r>
          </w:p>
        </w:tc>
      </w:tr>
      <w:tr w:rsidR="006B00C5" w:rsidRPr="00581CAA" w:rsidTr="007B0CB5">
        <w:tc>
          <w:tcPr>
            <w:tcW w:w="2880" w:type="dxa"/>
          </w:tcPr>
          <w:p w:rsidR="006B00C5" w:rsidRPr="00581CAA" w:rsidRDefault="006B00C5" w:rsidP="003D58B5">
            <w:pPr>
              <w:rPr>
                <w:rFonts w:cs="Times New Roman"/>
              </w:rPr>
            </w:pPr>
            <w:r w:rsidRPr="00581CAA">
              <w:rPr>
                <w:rFonts w:cs="Times New Roman"/>
              </w:rPr>
              <w:t>Example</w:t>
            </w:r>
          </w:p>
        </w:tc>
        <w:tc>
          <w:tcPr>
            <w:tcW w:w="6228" w:type="dxa"/>
          </w:tcPr>
          <w:p w:rsidR="00454E36" w:rsidRPr="000C5EFC" w:rsidRDefault="00454E36" w:rsidP="008E3E74">
            <w:pPr>
              <w:pStyle w:val="Commandexample"/>
              <w:rPr>
                <w:rFonts w:ascii="Times New Roman" w:hAnsi="Times New Roman" w:cs="Times New Roman"/>
              </w:rPr>
            </w:pPr>
            <w:bookmarkStart w:id="1005" w:name="_Toc390789822"/>
            <w:bookmarkStart w:id="1006" w:name="_Toc390790553"/>
            <w:bookmarkStart w:id="1007" w:name="_Toc390790918"/>
            <w:bookmarkStart w:id="1008" w:name="_Toc390791496"/>
            <w:bookmarkStart w:id="1009" w:name="_Toc390791942"/>
            <w:r w:rsidRPr="000C5EFC">
              <w:rPr>
                <w:rFonts w:ascii="Times New Roman" w:hAnsi="Times New Roman" w:cs="Times New Roman"/>
              </w:rPr>
              <w:t>BAUD:FUTURE? -- query command</w:t>
            </w:r>
            <w:bookmarkEnd w:id="1005"/>
            <w:bookmarkEnd w:id="1006"/>
            <w:bookmarkEnd w:id="1007"/>
            <w:bookmarkEnd w:id="1008"/>
            <w:bookmarkEnd w:id="1009"/>
          </w:p>
          <w:p w:rsidR="00C76AD4" w:rsidRPr="000C5EFC" w:rsidRDefault="00454E36" w:rsidP="008E3E74">
            <w:pPr>
              <w:pStyle w:val="Commandexample"/>
              <w:rPr>
                <w:rFonts w:ascii="Times New Roman" w:hAnsi="Times New Roman" w:cs="Times New Roman"/>
              </w:rPr>
            </w:pPr>
            <w:bookmarkStart w:id="1010" w:name="_Toc390789823"/>
            <w:bookmarkStart w:id="1011" w:name="_Toc390790554"/>
            <w:bookmarkStart w:id="1012" w:name="_Toc390790919"/>
            <w:bookmarkStart w:id="1013" w:name="_Toc390791497"/>
            <w:bookmarkStart w:id="1014" w:name="_Toc390791943"/>
            <w:r w:rsidRPr="000C5EFC">
              <w:rPr>
                <w:rFonts w:ascii="Times New Roman" w:hAnsi="Times New Roman" w:cs="Times New Roman"/>
              </w:rPr>
              <w:t xml:space="preserve">230400 </w:t>
            </w:r>
            <w:r w:rsidR="00870FFE">
              <w:rPr>
                <w:rFonts w:ascii="Times New Roman" w:hAnsi="Times New Roman" w:cs="Times New Roman"/>
              </w:rPr>
              <w:t xml:space="preserve">                  </w:t>
            </w:r>
            <w:r w:rsidRPr="000C5EFC">
              <w:rPr>
                <w:rFonts w:ascii="Times New Roman" w:hAnsi="Times New Roman" w:cs="Times New Roman"/>
              </w:rPr>
              <w:t>-- return value</w:t>
            </w:r>
            <w:bookmarkEnd w:id="1010"/>
            <w:bookmarkEnd w:id="1011"/>
            <w:bookmarkEnd w:id="1012"/>
            <w:bookmarkEnd w:id="1013"/>
            <w:bookmarkEnd w:id="1014"/>
          </w:p>
          <w:p w:rsidR="006B00C5" w:rsidRPr="000C5EFC" w:rsidRDefault="006B00C5"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E811F9">
      <w:pPr>
        <w:pStyle w:val="listlevel3"/>
      </w:pPr>
      <w:bookmarkStart w:id="1015" w:name="_Toc390791342"/>
      <w:bookmarkStart w:id="1016" w:name="_Toc390791498"/>
      <w:bookmarkStart w:id="1017" w:name="_Toc390791944"/>
      <w:bookmarkStart w:id="1018" w:name="_Toc459569292"/>
      <w:r w:rsidRPr="00581CAA">
        <w:t>Set Echo Mode</w:t>
      </w:r>
      <w:bookmarkEnd w:id="1015"/>
      <w:bookmarkEnd w:id="1016"/>
      <w:bookmarkEnd w:id="1017"/>
      <w:bookmarkEnd w:id="1018"/>
      <w:r w:rsidR="00FE4738" w:rsidRPr="00674F8A">
        <w:fldChar w:fldCharType="begin"/>
      </w:r>
      <w:r w:rsidR="00FE4738" w:rsidRPr="00581CAA">
        <w:instrText xml:space="preserve"> XE "Set Echo Mode"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2E0D78" w:rsidP="00E36215">
            <w:pPr>
              <w:rPr>
                <w:rFonts w:cs="Times New Roman"/>
              </w:rPr>
            </w:pPr>
            <w:r w:rsidRPr="00581CAA">
              <w:rPr>
                <w:rFonts w:cs="Times New Roman"/>
              </w:rPr>
              <w:t>Sets the echo mode for serial communications. In mode 0 echo is disabled. In mode 1 echo is enabled</w:t>
            </w:r>
            <w:r w:rsidR="00E36215">
              <w:rPr>
                <w:rFonts w:cs="Times New Roman"/>
              </w:rPr>
              <w:t>.</w:t>
            </w:r>
            <w:r w:rsidRPr="00581CAA">
              <w:rPr>
                <w:rFonts w:cs="Times New Roman"/>
              </w:rPr>
              <w:t xml:space="preserve"> </w:t>
            </w:r>
            <w:r w:rsidR="00E36215">
              <w:rPr>
                <w:rFonts w:cs="Times New Roman"/>
              </w:rPr>
              <w:t>A</w:t>
            </w:r>
            <w:r w:rsidRPr="00581CAA">
              <w:rPr>
                <w:rFonts w:cs="Times New Roman"/>
              </w:rPr>
              <w:t>ny character received on the serial port is immediately echoed back. An exception to the echo of the received character with mode 1 enabled is when a backspace character is received while the receive buffer is empty. In mode 2 echo is enabled but instead of echoing back the character received a user defined character is echoed. Echo mode 1 provides for the most robust communication, allowing the host to verify that each character sent to the camera was properly received. Echo mode 2 allows the host to verify that the camera received characters, but does not provide a way to verify that characters where not corrupted during transmission.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2E0D78"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2E0D78" w:rsidP="00891EBC">
            <w:pPr>
              <w:pStyle w:val="Command"/>
              <w:rPr>
                <w:rFonts w:ascii="Times New Roman" w:hAnsi="Times New Roman" w:cs="Times New Roman"/>
              </w:rPr>
            </w:pPr>
            <w:bookmarkStart w:id="1019" w:name="_Toc390789824"/>
            <w:bookmarkStart w:id="1020" w:name="_Toc390790555"/>
            <w:bookmarkStart w:id="1021" w:name="_Toc390790920"/>
            <w:bookmarkStart w:id="1022" w:name="_Toc390791499"/>
            <w:bookmarkStart w:id="1023" w:name="_Toc390791945"/>
            <w:bookmarkStart w:id="1024" w:name="_Toc459569293"/>
            <w:r w:rsidRPr="000C5EFC">
              <w:rPr>
                <w:rFonts w:ascii="Times New Roman" w:hAnsi="Times New Roman" w:cs="Times New Roman"/>
              </w:rPr>
              <w:t>ECHO:MODE mode</w:t>
            </w:r>
            <w:bookmarkEnd w:id="1019"/>
            <w:bookmarkEnd w:id="1020"/>
            <w:bookmarkEnd w:id="1021"/>
            <w:bookmarkEnd w:id="1022"/>
            <w:bookmarkEnd w:id="1023"/>
            <w:bookmarkEnd w:id="1024"/>
          </w:p>
        </w:tc>
      </w:tr>
      <w:tr w:rsidR="00644451" w:rsidRPr="00581CAA" w:rsidTr="007B0CB5">
        <w:tc>
          <w:tcPr>
            <w:tcW w:w="2880" w:type="dxa"/>
          </w:tcPr>
          <w:p w:rsidR="00644451" w:rsidRPr="00581CAA" w:rsidRDefault="00644451" w:rsidP="003D58B5">
            <w:pPr>
              <w:rPr>
                <w:rFonts w:cs="Times New Roman"/>
              </w:rPr>
            </w:pPr>
            <w:r w:rsidRPr="00581CAA">
              <w:rPr>
                <w:rFonts w:cs="Times New Roman"/>
              </w:rPr>
              <w:lastRenderedPageBreak/>
              <w:t>Parameters</w:t>
            </w:r>
          </w:p>
        </w:tc>
        <w:tc>
          <w:tcPr>
            <w:tcW w:w="6228" w:type="dxa"/>
          </w:tcPr>
          <w:p w:rsidR="00644451" w:rsidRPr="000C5EFC" w:rsidRDefault="002E0D78" w:rsidP="001214F6">
            <w:pPr>
              <w:pStyle w:val="Parameter"/>
              <w:rPr>
                <w:rFonts w:ascii="Times New Roman" w:hAnsi="Times New Roman" w:cs="Times New Roman"/>
              </w:rPr>
            </w:pPr>
            <w:bookmarkStart w:id="1025" w:name="_Toc390789825"/>
            <w:bookmarkStart w:id="1026" w:name="_Toc390790556"/>
            <w:bookmarkStart w:id="1027" w:name="_Toc390790921"/>
            <w:r w:rsidRPr="000C5EFC">
              <w:rPr>
                <w:rFonts w:ascii="Times New Roman" w:hAnsi="Times New Roman" w:cs="Times New Roman"/>
              </w:rPr>
              <w:t>mode</w:t>
            </w:r>
            <w:bookmarkEnd w:id="1025"/>
            <w:bookmarkEnd w:id="1026"/>
            <w:bookmarkEnd w:id="1027"/>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AB14CE"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AB14CE" w:rsidRPr="00581CAA" w:rsidRDefault="00AB14CE" w:rsidP="00AB14CE">
            <w:pPr>
              <w:rPr>
                <w:rFonts w:cs="Times New Roman"/>
              </w:rPr>
            </w:pPr>
            <w:r w:rsidRPr="00581CAA">
              <w:rPr>
                <w:rFonts w:cs="Times New Roman"/>
              </w:rPr>
              <w:t xml:space="preserve">0 </w:t>
            </w:r>
            <w:r w:rsidRPr="00581CAA">
              <w:rPr>
                <w:rFonts w:cs="Times New Roman"/>
              </w:rPr>
              <w:tab/>
              <w:t>Echo off</w:t>
            </w:r>
          </w:p>
          <w:p w:rsidR="00AB14CE" w:rsidRPr="00581CAA" w:rsidRDefault="00AB14CE" w:rsidP="00AB14CE">
            <w:pPr>
              <w:rPr>
                <w:rFonts w:cs="Times New Roman"/>
              </w:rPr>
            </w:pPr>
            <w:r w:rsidRPr="00581CAA">
              <w:rPr>
                <w:rFonts w:cs="Times New Roman"/>
              </w:rPr>
              <w:t xml:space="preserve">1 </w:t>
            </w:r>
            <w:r w:rsidRPr="00581CAA">
              <w:rPr>
                <w:rFonts w:cs="Times New Roman"/>
              </w:rPr>
              <w:tab/>
              <w:t>Echo received character</w:t>
            </w:r>
          </w:p>
          <w:p w:rsidR="00AB14CE" w:rsidRPr="00581CAA" w:rsidRDefault="00AB14CE" w:rsidP="00AB14CE">
            <w:pPr>
              <w:rPr>
                <w:rFonts w:cs="Times New Roman"/>
              </w:rPr>
            </w:pPr>
            <w:r w:rsidRPr="00581CAA">
              <w:rPr>
                <w:rFonts w:cs="Times New Roman"/>
              </w:rPr>
              <w:t xml:space="preserve">2 </w:t>
            </w:r>
            <w:r w:rsidRPr="00581CAA">
              <w:rPr>
                <w:rFonts w:cs="Times New Roman"/>
              </w:rPr>
              <w:tab/>
              <w:t>Echo user defined character</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2E0D78" w:rsidP="003D58B5">
            <w:pPr>
              <w:rPr>
                <w:rFonts w:cs="Times New Roman"/>
              </w:rPr>
            </w:pPr>
            <w:r w:rsidRPr="00581CAA">
              <w:rPr>
                <w:rFonts w:cs="Times New Roman"/>
              </w:rPr>
              <w:t>unsigned integer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AB14CE" w:rsidP="008E3E74">
            <w:pPr>
              <w:pStyle w:val="Commandexample"/>
              <w:rPr>
                <w:rFonts w:ascii="Times New Roman" w:hAnsi="Times New Roman" w:cs="Times New Roman"/>
              </w:rPr>
            </w:pPr>
            <w:bookmarkStart w:id="1028" w:name="_Toc390789826"/>
            <w:bookmarkStart w:id="1029" w:name="_Toc390790557"/>
            <w:bookmarkStart w:id="1030" w:name="_Toc390790922"/>
            <w:bookmarkStart w:id="1031" w:name="_Toc390791500"/>
            <w:bookmarkStart w:id="1032" w:name="_Toc390791946"/>
            <w:r w:rsidRPr="000C5EFC">
              <w:rPr>
                <w:rFonts w:ascii="Times New Roman" w:hAnsi="Times New Roman" w:cs="Times New Roman"/>
              </w:rPr>
              <w:t>ECHO:MODE 1 -- query command</w:t>
            </w:r>
            <w:bookmarkEnd w:id="1028"/>
            <w:bookmarkEnd w:id="1029"/>
            <w:bookmarkEnd w:id="1030"/>
            <w:bookmarkEnd w:id="1031"/>
            <w:bookmarkEnd w:id="1032"/>
          </w:p>
        </w:tc>
      </w:tr>
    </w:tbl>
    <w:p w:rsidR="00C76AD4" w:rsidRPr="00581CAA" w:rsidRDefault="00C76AD4" w:rsidP="00812358">
      <w:pPr>
        <w:rPr>
          <w:rFonts w:cs="Times New Roman"/>
        </w:rPr>
      </w:pPr>
    </w:p>
    <w:p w:rsidR="00812358" w:rsidRPr="00581CAA" w:rsidRDefault="00812358" w:rsidP="00E811F9">
      <w:pPr>
        <w:pStyle w:val="listlevel3"/>
      </w:pPr>
      <w:bookmarkStart w:id="1033" w:name="_Toc390791343"/>
      <w:bookmarkStart w:id="1034" w:name="_Toc390791501"/>
      <w:bookmarkStart w:id="1035" w:name="_Toc390791947"/>
      <w:bookmarkStart w:id="1036" w:name="_Toc459569294"/>
      <w:r w:rsidRPr="00581CAA">
        <w:t>Get Echo Mode</w:t>
      </w:r>
      <w:bookmarkEnd w:id="1033"/>
      <w:bookmarkEnd w:id="1034"/>
      <w:bookmarkEnd w:id="1035"/>
      <w:bookmarkEnd w:id="1036"/>
      <w:r w:rsidR="00FE4738" w:rsidRPr="00674F8A">
        <w:fldChar w:fldCharType="begin"/>
      </w:r>
      <w:r w:rsidR="00FE4738" w:rsidRPr="00581CAA">
        <w:instrText xml:space="preserve"> XE "Get Echo Mode"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5528A3" w:rsidP="003D58B5">
            <w:pPr>
              <w:rPr>
                <w:rFonts w:cs="Times New Roman"/>
              </w:rPr>
            </w:pPr>
            <w:r w:rsidRPr="00581CAA">
              <w:rPr>
                <w:rFonts w:cs="Times New Roman"/>
              </w:rPr>
              <w:t>Returns the current echo mode setting.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5528A3"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5528A3" w:rsidP="00891EBC">
            <w:pPr>
              <w:pStyle w:val="Command"/>
              <w:rPr>
                <w:rFonts w:ascii="Times New Roman" w:hAnsi="Times New Roman" w:cs="Times New Roman"/>
              </w:rPr>
            </w:pPr>
            <w:bookmarkStart w:id="1037" w:name="_Toc390789827"/>
            <w:bookmarkStart w:id="1038" w:name="_Toc390790558"/>
            <w:bookmarkStart w:id="1039" w:name="_Toc390790923"/>
            <w:bookmarkStart w:id="1040" w:name="_Toc390791502"/>
            <w:bookmarkStart w:id="1041" w:name="_Toc390791948"/>
            <w:bookmarkStart w:id="1042" w:name="_Toc459569295"/>
            <w:r w:rsidRPr="000C5EFC">
              <w:rPr>
                <w:rFonts w:ascii="Times New Roman" w:hAnsi="Times New Roman" w:cs="Times New Roman"/>
              </w:rPr>
              <w:t>ECHO:MODE?</w:t>
            </w:r>
            <w:bookmarkEnd w:id="1037"/>
            <w:bookmarkEnd w:id="1038"/>
            <w:bookmarkEnd w:id="1039"/>
            <w:bookmarkEnd w:id="1040"/>
            <w:bookmarkEnd w:id="1041"/>
            <w:bookmarkEnd w:id="1042"/>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5528A3"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5528A3" w:rsidP="003D58B5">
            <w:pPr>
              <w:rPr>
                <w:rFonts w:cs="Times New Roman"/>
              </w:rPr>
            </w:pPr>
            <w:r w:rsidRPr="00581CAA">
              <w:rPr>
                <w:rFonts w:cs="Times New Roman"/>
              </w:rPr>
              <w:t>mode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5528A3" w:rsidRPr="00581CAA" w:rsidRDefault="005528A3" w:rsidP="005528A3">
            <w:pPr>
              <w:rPr>
                <w:rFonts w:cs="Times New Roman"/>
              </w:rPr>
            </w:pPr>
            <w:r w:rsidRPr="00581CAA">
              <w:rPr>
                <w:rFonts w:cs="Times New Roman"/>
              </w:rPr>
              <w:t xml:space="preserve">0 </w:t>
            </w:r>
            <w:r w:rsidRPr="00581CAA">
              <w:rPr>
                <w:rFonts w:cs="Times New Roman"/>
              </w:rPr>
              <w:tab/>
              <w:t>Echo off</w:t>
            </w:r>
          </w:p>
          <w:p w:rsidR="005528A3" w:rsidRPr="00581CAA" w:rsidRDefault="005528A3" w:rsidP="005528A3">
            <w:pPr>
              <w:rPr>
                <w:rFonts w:cs="Times New Roman"/>
              </w:rPr>
            </w:pPr>
            <w:r w:rsidRPr="00581CAA">
              <w:rPr>
                <w:rFonts w:cs="Times New Roman"/>
              </w:rPr>
              <w:t xml:space="preserve">1 </w:t>
            </w:r>
            <w:r w:rsidRPr="00581CAA">
              <w:rPr>
                <w:rFonts w:cs="Times New Roman"/>
              </w:rPr>
              <w:tab/>
              <w:t>Echo received character</w:t>
            </w:r>
          </w:p>
          <w:p w:rsidR="005528A3" w:rsidRPr="00581CAA" w:rsidRDefault="005528A3" w:rsidP="005528A3">
            <w:pPr>
              <w:rPr>
                <w:rFonts w:cs="Times New Roman"/>
              </w:rPr>
            </w:pPr>
            <w:r w:rsidRPr="00581CAA">
              <w:rPr>
                <w:rFonts w:cs="Times New Roman"/>
              </w:rPr>
              <w:t xml:space="preserve">2 </w:t>
            </w:r>
            <w:r w:rsidRPr="00581CAA">
              <w:rPr>
                <w:rFonts w:cs="Times New Roman"/>
              </w:rPr>
              <w:tab/>
              <w:t>Echo user defined character</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5528A3" w:rsidP="003D58B5">
            <w:pPr>
              <w:rPr>
                <w:rFonts w:cs="Times New Roman"/>
              </w:rPr>
            </w:pPr>
            <w:r w:rsidRPr="00581CAA">
              <w:rPr>
                <w:rFonts w:cs="Times New Roman"/>
              </w:rPr>
              <w:t>unsigned integer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5528A3" w:rsidRPr="000C5EFC" w:rsidRDefault="005528A3" w:rsidP="008E3E74">
            <w:pPr>
              <w:pStyle w:val="Commandexample"/>
              <w:rPr>
                <w:rFonts w:ascii="Times New Roman" w:hAnsi="Times New Roman" w:cs="Times New Roman"/>
              </w:rPr>
            </w:pPr>
            <w:bookmarkStart w:id="1043" w:name="_Toc390789828"/>
            <w:bookmarkStart w:id="1044" w:name="_Toc390790559"/>
            <w:bookmarkStart w:id="1045" w:name="_Toc390790924"/>
            <w:bookmarkStart w:id="1046" w:name="_Toc390791503"/>
            <w:bookmarkStart w:id="1047" w:name="_Toc390791949"/>
            <w:r w:rsidRPr="000C5EFC">
              <w:rPr>
                <w:rFonts w:ascii="Times New Roman" w:hAnsi="Times New Roman" w:cs="Times New Roman"/>
              </w:rPr>
              <w:t>ECHO:MODE? -- query command</w:t>
            </w:r>
            <w:bookmarkEnd w:id="1043"/>
            <w:bookmarkEnd w:id="1044"/>
            <w:bookmarkEnd w:id="1045"/>
            <w:bookmarkEnd w:id="1046"/>
            <w:bookmarkEnd w:id="1047"/>
          </w:p>
          <w:p w:rsidR="00C76AD4" w:rsidRPr="000C5EFC" w:rsidRDefault="005528A3" w:rsidP="008E3E74">
            <w:pPr>
              <w:pStyle w:val="Commandexample"/>
              <w:rPr>
                <w:rFonts w:ascii="Times New Roman" w:hAnsi="Times New Roman" w:cs="Times New Roman"/>
              </w:rPr>
            </w:pPr>
            <w:bookmarkStart w:id="1048" w:name="_Toc390789829"/>
            <w:bookmarkStart w:id="1049" w:name="_Toc390790560"/>
            <w:bookmarkStart w:id="1050" w:name="_Toc390790925"/>
            <w:bookmarkStart w:id="1051" w:name="_Toc390791504"/>
            <w:bookmarkStart w:id="1052" w:name="_Toc390791950"/>
            <w:r w:rsidRPr="000C5EFC">
              <w:rPr>
                <w:rFonts w:ascii="Times New Roman" w:hAnsi="Times New Roman" w:cs="Times New Roman"/>
              </w:rPr>
              <w:t>1 -- return value</w:t>
            </w:r>
            <w:bookmarkEnd w:id="1048"/>
            <w:bookmarkEnd w:id="1049"/>
            <w:bookmarkEnd w:id="1050"/>
            <w:bookmarkEnd w:id="1051"/>
            <w:bookmarkEnd w:id="1052"/>
          </w:p>
          <w:p w:rsidR="00644451" w:rsidRPr="000C5EFC" w:rsidRDefault="00644451" w:rsidP="008E3E74">
            <w:pPr>
              <w:pStyle w:val="Commandexample"/>
              <w:rPr>
                <w:rFonts w:ascii="Times New Roman" w:hAnsi="Times New Roman" w:cs="Times New Roman"/>
              </w:rPr>
            </w:pPr>
          </w:p>
        </w:tc>
      </w:tr>
    </w:tbl>
    <w:p w:rsidR="00C76AD4" w:rsidRPr="00581CAA" w:rsidRDefault="00C76AD4" w:rsidP="005528A3">
      <w:pPr>
        <w:rPr>
          <w:rFonts w:cs="Times New Roman"/>
        </w:rPr>
      </w:pPr>
    </w:p>
    <w:p w:rsidR="00C76AD4" w:rsidRPr="00581CAA" w:rsidRDefault="00C76AD4" w:rsidP="00812358">
      <w:pPr>
        <w:rPr>
          <w:rFonts w:cs="Times New Roman"/>
        </w:rPr>
      </w:pPr>
    </w:p>
    <w:p w:rsidR="00812358" w:rsidRPr="00581CAA" w:rsidRDefault="00812358" w:rsidP="00E811F9">
      <w:pPr>
        <w:pStyle w:val="listlevel3"/>
      </w:pPr>
      <w:bookmarkStart w:id="1053" w:name="_Toc390791344"/>
      <w:bookmarkStart w:id="1054" w:name="_Toc390791505"/>
      <w:bookmarkStart w:id="1055" w:name="_Toc390791951"/>
      <w:bookmarkStart w:id="1056" w:name="_Toc459569296"/>
      <w:r w:rsidRPr="00581CAA">
        <w:t>Set Echo Character</w:t>
      </w:r>
      <w:bookmarkEnd w:id="1053"/>
      <w:bookmarkEnd w:id="1054"/>
      <w:bookmarkEnd w:id="1055"/>
      <w:bookmarkEnd w:id="1056"/>
      <w:r w:rsidR="00FE4738" w:rsidRPr="00674F8A">
        <w:fldChar w:fldCharType="begin"/>
      </w:r>
      <w:r w:rsidR="00FE4738" w:rsidRPr="00581CAA">
        <w:instrText xml:space="preserve"> XE "Set Echo Character"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5528A3" w:rsidP="003D58B5">
            <w:pPr>
              <w:rPr>
                <w:rFonts w:cs="Times New Roman"/>
              </w:rPr>
            </w:pPr>
            <w:r w:rsidRPr="00581CAA">
              <w:rPr>
                <w:rFonts w:cs="Times New Roman"/>
              </w:rPr>
              <w:t>Sets the echo character returned when in echo mode 2. The character is set by entering the ASCII code of the desired character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5528A3"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5528A3" w:rsidP="00891EBC">
            <w:pPr>
              <w:pStyle w:val="Command"/>
              <w:rPr>
                <w:rFonts w:ascii="Times New Roman" w:hAnsi="Times New Roman" w:cs="Times New Roman"/>
              </w:rPr>
            </w:pPr>
            <w:bookmarkStart w:id="1057" w:name="_Toc390789830"/>
            <w:bookmarkStart w:id="1058" w:name="_Toc390790561"/>
            <w:bookmarkStart w:id="1059" w:name="_Toc390790926"/>
            <w:bookmarkStart w:id="1060" w:name="_Toc390791506"/>
            <w:bookmarkStart w:id="1061" w:name="_Toc390791952"/>
            <w:bookmarkStart w:id="1062" w:name="_Toc459569297"/>
            <w:r w:rsidRPr="000C5EFC">
              <w:rPr>
                <w:rFonts w:ascii="Times New Roman" w:hAnsi="Times New Roman" w:cs="Times New Roman"/>
              </w:rPr>
              <w:t xml:space="preserve">ECHO:CHAR </w:t>
            </w:r>
            <w:r w:rsidRPr="000C5EFC">
              <w:rPr>
                <w:rFonts w:ascii="Times New Roman" w:hAnsi="Times New Roman" w:cs="Times New Roman"/>
                <w:i/>
              </w:rPr>
              <w:t>value</w:t>
            </w:r>
            <w:bookmarkEnd w:id="1057"/>
            <w:bookmarkEnd w:id="1058"/>
            <w:bookmarkEnd w:id="1059"/>
            <w:bookmarkEnd w:id="1060"/>
            <w:bookmarkEnd w:id="1061"/>
            <w:bookmarkEnd w:id="1062"/>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5528A3" w:rsidP="001214F6">
            <w:pPr>
              <w:pStyle w:val="Parameter"/>
              <w:rPr>
                <w:rFonts w:ascii="Times New Roman" w:hAnsi="Times New Roman" w:cs="Times New Roman"/>
              </w:rPr>
            </w:pPr>
            <w:bookmarkStart w:id="1063" w:name="_Toc390789831"/>
            <w:bookmarkStart w:id="1064" w:name="_Toc390790562"/>
            <w:bookmarkStart w:id="1065" w:name="_Toc390790927"/>
            <w:r w:rsidRPr="000C5EFC">
              <w:rPr>
                <w:rFonts w:ascii="Times New Roman" w:hAnsi="Times New Roman" w:cs="Times New Roman"/>
              </w:rPr>
              <w:t>value</w:t>
            </w:r>
            <w:bookmarkEnd w:id="1063"/>
            <w:bookmarkEnd w:id="1064"/>
            <w:bookmarkEnd w:id="1065"/>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5528A3"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644451" w:rsidRPr="00581CAA" w:rsidRDefault="005528A3" w:rsidP="003D58B5">
            <w:pPr>
              <w:rPr>
                <w:rFonts w:cs="Times New Roman"/>
              </w:rPr>
            </w:pPr>
            <w:r w:rsidRPr="00581CAA">
              <w:rPr>
                <w:rFonts w:cs="Times New Roman"/>
              </w:rPr>
              <w:t>0 to 255</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5528A3" w:rsidP="003D58B5">
            <w:pPr>
              <w:rPr>
                <w:rFonts w:cs="Times New Roman"/>
              </w:rPr>
            </w:pPr>
            <w:r w:rsidRPr="00581CAA">
              <w:rPr>
                <w:rFonts w:cs="Times New Roman"/>
              </w:rPr>
              <w:t>unsigned integer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5528A3" w:rsidP="008E3E74">
            <w:pPr>
              <w:pStyle w:val="Commandexample"/>
              <w:rPr>
                <w:rFonts w:ascii="Times New Roman" w:hAnsi="Times New Roman" w:cs="Times New Roman"/>
              </w:rPr>
            </w:pPr>
            <w:bookmarkStart w:id="1066" w:name="_Toc390789832"/>
            <w:bookmarkStart w:id="1067" w:name="_Toc390790563"/>
            <w:bookmarkStart w:id="1068" w:name="_Toc390790928"/>
            <w:bookmarkStart w:id="1069" w:name="_Toc390791507"/>
            <w:bookmarkStart w:id="1070" w:name="_Toc390791953"/>
            <w:r w:rsidRPr="000C5EFC">
              <w:rPr>
                <w:rFonts w:ascii="Times New Roman" w:hAnsi="Times New Roman" w:cs="Times New Roman"/>
              </w:rPr>
              <w:t>ECHO:CHAR 35 -- ASCII CODE 35 is #</w:t>
            </w:r>
            <w:bookmarkEnd w:id="1066"/>
            <w:bookmarkEnd w:id="1067"/>
            <w:bookmarkEnd w:id="1068"/>
            <w:bookmarkEnd w:id="1069"/>
            <w:bookmarkEnd w:id="1070"/>
          </w:p>
        </w:tc>
      </w:tr>
    </w:tbl>
    <w:p w:rsidR="00812358" w:rsidRPr="00581CAA" w:rsidRDefault="00812358" w:rsidP="00812358">
      <w:pPr>
        <w:rPr>
          <w:rFonts w:cs="Times New Roman"/>
        </w:rPr>
      </w:pPr>
    </w:p>
    <w:p w:rsidR="00812358" w:rsidRPr="00581CAA" w:rsidRDefault="00812358" w:rsidP="00E811F9">
      <w:pPr>
        <w:pStyle w:val="listlevel3"/>
      </w:pPr>
      <w:bookmarkStart w:id="1071" w:name="_Toc390791345"/>
      <w:bookmarkStart w:id="1072" w:name="_Toc390791508"/>
      <w:bookmarkStart w:id="1073" w:name="_Toc390791954"/>
      <w:bookmarkStart w:id="1074" w:name="_Toc459569298"/>
      <w:r w:rsidRPr="00581CAA">
        <w:t>Get Echo Character</w:t>
      </w:r>
      <w:bookmarkEnd w:id="1071"/>
      <w:bookmarkEnd w:id="1072"/>
      <w:bookmarkEnd w:id="1073"/>
      <w:bookmarkEnd w:id="1074"/>
      <w:r w:rsidR="00FE4738" w:rsidRPr="00674F8A">
        <w:fldChar w:fldCharType="begin"/>
      </w:r>
      <w:r w:rsidR="00FE4738" w:rsidRPr="00581CAA">
        <w:instrText xml:space="preserve"> XE "Get Echo Character"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5A1A69" w:rsidP="003D58B5">
            <w:pPr>
              <w:rPr>
                <w:rFonts w:cs="Times New Roman"/>
              </w:rPr>
            </w:pPr>
            <w:r w:rsidRPr="00581CAA">
              <w:rPr>
                <w:rFonts w:cs="Times New Roman"/>
              </w:rPr>
              <w:t>Returns the echo character used for echo mode 2.</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5A1A69"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5A1A69" w:rsidP="00891EBC">
            <w:pPr>
              <w:pStyle w:val="Command"/>
              <w:rPr>
                <w:rFonts w:ascii="Times New Roman" w:hAnsi="Times New Roman" w:cs="Times New Roman"/>
              </w:rPr>
            </w:pPr>
            <w:bookmarkStart w:id="1075" w:name="_Toc390789833"/>
            <w:bookmarkStart w:id="1076" w:name="_Toc390790564"/>
            <w:bookmarkStart w:id="1077" w:name="_Toc390790929"/>
            <w:bookmarkStart w:id="1078" w:name="_Toc390791509"/>
            <w:bookmarkStart w:id="1079" w:name="_Toc390791955"/>
            <w:bookmarkStart w:id="1080" w:name="_Toc459569299"/>
            <w:r w:rsidRPr="000C5EFC">
              <w:rPr>
                <w:rFonts w:ascii="Times New Roman" w:hAnsi="Times New Roman" w:cs="Times New Roman"/>
              </w:rPr>
              <w:t>ECHO:CHAR?</w:t>
            </w:r>
            <w:bookmarkEnd w:id="1075"/>
            <w:bookmarkEnd w:id="1076"/>
            <w:bookmarkEnd w:id="1077"/>
            <w:bookmarkEnd w:id="1078"/>
            <w:bookmarkEnd w:id="1079"/>
            <w:bookmarkEnd w:id="1080"/>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5A1A69"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5A1A69" w:rsidP="003D58B5">
            <w:pPr>
              <w:rPr>
                <w:rFonts w:cs="Times New Roman"/>
              </w:rPr>
            </w:pPr>
            <w:r w:rsidRPr="00581CAA">
              <w:rPr>
                <w:rFonts w:cs="Times New Roman"/>
              </w:rPr>
              <w:t>value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644451" w:rsidRPr="00581CAA" w:rsidRDefault="005A1A69" w:rsidP="003D58B5">
            <w:pPr>
              <w:rPr>
                <w:rFonts w:cs="Times New Roman"/>
              </w:rPr>
            </w:pPr>
            <w:r w:rsidRPr="00581CAA">
              <w:rPr>
                <w:rFonts w:cs="Times New Roman"/>
              </w:rPr>
              <w:t>0 to 255</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5A1A69" w:rsidP="003D58B5">
            <w:pPr>
              <w:rPr>
                <w:rFonts w:cs="Times New Roman"/>
              </w:rPr>
            </w:pPr>
            <w:r w:rsidRPr="00581CAA">
              <w:rPr>
                <w:rFonts w:cs="Times New Roman"/>
              </w:rPr>
              <w:t>unsigned integer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5A1A69" w:rsidRPr="000C5EFC" w:rsidRDefault="005A1A69" w:rsidP="008E3E74">
            <w:pPr>
              <w:pStyle w:val="Commandexample"/>
              <w:rPr>
                <w:rFonts w:ascii="Times New Roman" w:hAnsi="Times New Roman" w:cs="Times New Roman"/>
              </w:rPr>
            </w:pPr>
            <w:bookmarkStart w:id="1081" w:name="_Toc390789834"/>
            <w:bookmarkStart w:id="1082" w:name="_Toc390790565"/>
            <w:bookmarkStart w:id="1083" w:name="_Toc390790930"/>
            <w:bookmarkStart w:id="1084" w:name="_Toc390791510"/>
            <w:bookmarkStart w:id="1085" w:name="_Toc390791956"/>
            <w:r w:rsidRPr="000C5EFC">
              <w:rPr>
                <w:rFonts w:ascii="Times New Roman" w:hAnsi="Times New Roman" w:cs="Times New Roman"/>
              </w:rPr>
              <w:t>ECHO:CHAR? -- query command</w:t>
            </w:r>
            <w:bookmarkEnd w:id="1081"/>
            <w:bookmarkEnd w:id="1082"/>
            <w:bookmarkEnd w:id="1083"/>
            <w:bookmarkEnd w:id="1084"/>
            <w:bookmarkEnd w:id="1085"/>
          </w:p>
          <w:p w:rsidR="00C76AD4" w:rsidRPr="000C5EFC" w:rsidRDefault="005A1A69" w:rsidP="008E3E74">
            <w:pPr>
              <w:pStyle w:val="Commandexample"/>
              <w:rPr>
                <w:rFonts w:ascii="Times New Roman" w:hAnsi="Times New Roman" w:cs="Times New Roman"/>
              </w:rPr>
            </w:pPr>
            <w:bookmarkStart w:id="1086" w:name="_Toc390789835"/>
            <w:bookmarkStart w:id="1087" w:name="_Toc390790566"/>
            <w:bookmarkStart w:id="1088" w:name="_Toc390790931"/>
            <w:bookmarkStart w:id="1089" w:name="_Toc390791511"/>
            <w:bookmarkStart w:id="1090" w:name="_Toc390791957"/>
            <w:r w:rsidRPr="000C5EFC">
              <w:rPr>
                <w:rFonts w:ascii="Times New Roman" w:hAnsi="Times New Roman" w:cs="Times New Roman"/>
              </w:rPr>
              <w:t>35 -- return value</w:t>
            </w:r>
            <w:bookmarkEnd w:id="1086"/>
            <w:bookmarkEnd w:id="1087"/>
            <w:bookmarkEnd w:id="1088"/>
            <w:bookmarkEnd w:id="1089"/>
            <w:bookmarkEnd w:id="1090"/>
          </w:p>
          <w:p w:rsidR="00644451" w:rsidRPr="000C5EFC" w:rsidRDefault="00644451" w:rsidP="008E3E74">
            <w:pPr>
              <w:pStyle w:val="Commandexample"/>
              <w:rPr>
                <w:rFonts w:ascii="Times New Roman" w:hAnsi="Times New Roman" w:cs="Times New Roman"/>
              </w:rPr>
            </w:pPr>
          </w:p>
        </w:tc>
      </w:tr>
    </w:tbl>
    <w:p w:rsidR="005A1A69" w:rsidRPr="00581CAA" w:rsidRDefault="005A1A69" w:rsidP="00812358">
      <w:pPr>
        <w:rPr>
          <w:rFonts w:cs="Times New Roman"/>
        </w:rPr>
      </w:pPr>
    </w:p>
    <w:p w:rsidR="00C76AD4" w:rsidRPr="00581CAA" w:rsidRDefault="00C76AD4" w:rsidP="00812358">
      <w:pPr>
        <w:rPr>
          <w:rFonts w:cs="Times New Roman"/>
        </w:rPr>
      </w:pPr>
    </w:p>
    <w:p w:rsidR="00812358" w:rsidRPr="00581CAA" w:rsidRDefault="00812358" w:rsidP="00B712C2">
      <w:pPr>
        <w:pStyle w:val="listlevel3"/>
      </w:pPr>
      <w:bookmarkStart w:id="1091" w:name="_Toc390791346"/>
      <w:bookmarkStart w:id="1092" w:name="_Toc390791512"/>
      <w:bookmarkStart w:id="1093" w:name="_Toc390791958"/>
      <w:bookmarkStart w:id="1094" w:name="_Toc459569300"/>
      <w:r w:rsidRPr="00581CAA">
        <w:t>Set Response Mode</w:t>
      </w:r>
      <w:bookmarkEnd w:id="1091"/>
      <w:bookmarkEnd w:id="1092"/>
      <w:bookmarkEnd w:id="1093"/>
      <w:bookmarkEnd w:id="1094"/>
      <w:r w:rsidR="00FE4738" w:rsidRPr="00674F8A">
        <w:fldChar w:fldCharType="begin"/>
      </w:r>
      <w:r w:rsidR="00FE4738" w:rsidRPr="00581CAA">
        <w:instrText xml:space="preserve"> XE "Set Response Mode" </w:instrText>
      </w:r>
      <w:r w:rsidR="00FE4738" w:rsidRPr="00674F8A">
        <w:fldChar w:fldCharType="end"/>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3D2C9B" w:rsidP="003D58B5">
            <w:pPr>
              <w:rPr>
                <w:rFonts w:cs="Times New Roman"/>
              </w:rPr>
            </w:pPr>
            <w:r w:rsidRPr="00581CAA">
              <w:rPr>
                <w:rFonts w:cs="Times New Roman"/>
              </w:rPr>
              <w:t xml:space="preserve">The camera supports two response modes, brief and verbose. In verbose response mode the processed command response line discussed in </w:t>
            </w:r>
            <w:r w:rsidR="00903636">
              <w:rPr>
                <w:rFonts w:cs="Times New Roman"/>
              </w:rPr>
              <w:t>S</w:t>
            </w:r>
            <w:r w:rsidRPr="00581CAA">
              <w:rPr>
                <w:rFonts w:cs="Times New Roman"/>
              </w:rPr>
              <w:t>ection 5.2 is output. In brief response mode the processed command response line is not echoed.</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3D2C9B"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3D2C9B" w:rsidP="00891EBC">
            <w:pPr>
              <w:pStyle w:val="Command"/>
              <w:rPr>
                <w:rFonts w:ascii="Times New Roman" w:hAnsi="Times New Roman" w:cs="Times New Roman"/>
              </w:rPr>
            </w:pPr>
            <w:bookmarkStart w:id="1095" w:name="_Toc390789836"/>
            <w:bookmarkStart w:id="1096" w:name="_Toc390790567"/>
            <w:bookmarkStart w:id="1097" w:name="_Toc390790932"/>
            <w:bookmarkStart w:id="1098" w:name="_Toc390791513"/>
            <w:bookmarkStart w:id="1099" w:name="_Toc390791959"/>
            <w:bookmarkStart w:id="1100" w:name="_Toc459569301"/>
            <w:r w:rsidRPr="000C5EFC">
              <w:rPr>
                <w:rFonts w:ascii="Times New Roman" w:hAnsi="Times New Roman" w:cs="Times New Roman"/>
              </w:rPr>
              <w:t xml:space="preserve">RESPONSE </w:t>
            </w:r>
            <w:r w:rsidRPr="000C5EFC">
              <w:rPr>
                <w:rFonts w:ascii="Times New Roman" w:hAnsi="Times New Roman" w:cs="Times New Roman"/>
                <w:i/>
              </w:rPr>
              <w:t>mode</w:t>
            </w:r>
            <w:bookmarkEnd w:id="1095"/>
            <w:bookmarkEnd w:id="1096"/>
            <w:bookmarkEnd w:id="1097"/>
            <w:bookmarkEnd w:id="1098"/>
            <w:bookmarkEnd w:id="1099"/>
            <w:bookmarkEnd w:id="1100"/>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3D2C9B" w:rsidP="001214F6">
            <w:pPr>
              <w:pStyle w:val="Parameter"/>
              <w:rPr>
                <w:rFonts w:ascii="Times New Roman" w:hAnsi="Times New Roman" w:cs="Times New Roman"/>
              </w:rPr>
            </w:pPr>
            <w:bookmarkStart w:id="1101" w:name="_Toc390789837"/>
            <w:bookmarkStart w:id="1102" w:name="_Toc390790568"/>
            <w:bookmarkStart w:id="1103" w:name="_Toc390790933"/>
            <w:r w:rsidRPr="000C5EFC">
              <w:rPr>
                <w:rFonts w:ascii="Times New Roman" w:hAnsi="Times New Roman" w:cs="Times New Roman"/>
              </w:rPr>
              <w:t>mode</w:t>
            </w:r>
            <w:bookmarkEnd w:id="1101"/>
            <w:bookmarkEnd w:id="1102"/>
            <w:bookmarkEnd w:id="1103"/>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3D2C9B"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3D2C9B" w:rsidRPr="00581CAA" w:rsidRDefault="003D2C9B" w:rsidP="003D2C9B">
            <w:pPr>
              <w:rPr>
                <w:rFonts w:cs="Times New Roman"/>
              </w:rPr>
            </w:pPr>
            <w:r w:rsidRPr="00581CAA">
              <w:rPr>
                <w:rFonts w:cs="Times New Roman"/>
              </w:rPr>
              <w:t>BRIEF</w:t>
            </w:r>
            <w:r w:rsidRPr="00581CAA">
              <w:rPr>
                <w:rFonts w:cs="Times New Roman"/>
              </w:rPr>
              <w:tab/>
            </w:r>
            <w:r w:rsidRPr="00581CAA">
              <w:rPr>
                <w:rFonts w:cs="Times New Roman"/>
              </w:rPr>
              <w:tab/>
              <w:t>Brief response mode</w:t>
            </w:r>
          </w:p>
          <w:p w:rsidR="003D2C9B" w:rsidRPr="00581CAA" w:rsidRDefault="003D2C9B" w:rsidP="003D2C9B">
            <w:pPr>
              <w:rPr>
                <w:rFonts w:cs="Times New Roman"/>
              </w:rPr>
            </w:pPr>
            <w:r w:rsidRPr="00581CAA">
              <w:rPr>
                <w:rFonts w:cs="Times New Roman"/>
              </w:rPr>
              <w:t>VERBOSE</w:t>
            </w:r>
            <w:r w:rsidRPr="00581CAA">
              <w:rPr>
                <w:rFonts w:cs="Times New Roman"/>
              </w:rPr>
              <w:tab/>
              <w:t>Verbose response mode</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3D2C9B"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3D2C9B" w:rsidP="008E3E74">
            <w:pPr>
              <w:pStyle w:val="Commandexample"/>
              <w:rPr>
                <w:rFonts w:ascii="Times New Roman" w:hAnsi="Times New Roman" w:cs="Times New Roman"/>
              </w:rPr>
            </w:pPr>
            <w:bookmarkStart w:id="1104" w:name="_Toc390789838"/>
            <w:bookmarkStart w:id="1105" w:name="_Toc390790569"/>
            <w:bookmarkStart w:id="1106" w:name="_Toc390790934"/>
            <w:bookmarkStart w:id="1107" w:name="_Toc390791514"/>
            <w:bookmarkStart w:id="1108" w:name="_Toc390791960"/>
            <w:r w:rsidRPr="000C5EFC">
              <w:rPr>
                <w:rFonts w:ascii="Times New Roman" w:hAnsi="Times New Roman" w:cs="Times New Roman"/>
              </w:rPr>
              <w:t>RESPONSE VERBOSE</w:t>
            </w:r>
            <w:bookmarkEnd w:id="1104"/>
            <w:bookmarkEnd w:id="1105"/>
            <w:bookmarkEnd w:id="1106"/>
            <w:bookmarkEnd w:id="1107"/>
            <w:bookmarkEnd w:id="1108"/>
          </w:p>
        </w:tc>
      </w:tr>
    </w:tbl>
    <w:p w:rsidR="00812358" w:rsidRPr="00581CAA" w:rsidRDefault="00812358" w:rsidP="00812358">
      <w:pPr>
        <w:rPr>
          <w:rFonts w:cs="Times New Roman"/>
        </w:rPr>
      </w:pPr>
    </w:p>
    <w:p w:rsidR="00C76AD4" w:rsidRPr="00581CAA" w:rsidRDefault="00C76AD4" w:rsidP="00812358">
      <w:pPr>
        <w:rPr>
          <w:rFonts w:cs="Times New Roman"/>
        </w:rPr>
      </w:pPr>
    </w:p>
    <w:p w:rsidR="00CB7AB0" w:rsidRDefault="00CB7AB0" w:rsidP="00B712C2">
      <w:pPr>
        <w:pStyle w:val="listlevel2"/>
      </w:pPr>
      <w:bookmarkStart w:id="1109" w:name="_Ref436646210"/>
      <w:bookmarkStart w:id="1110" w:name="_Ref436646215"/>
      <w:bookmarkStart w:id="1111" w:name="_Toc459649991"/>
      <w:r>
        <w:t xml:space="preserve">Non-Uniformity </w:t>
      </w:r>
      <w:r w:rsidR="00812358" w:rsidRPr="00581CAA">
        <w:t>Correction</w:t>
      </w:r>
      <w:r>
        <w:t>s (NUCs)</w:t>
      </w:r>
      <w:r w:rsidR="00812358" w:rsidRPr="00581CAA">
        <w:t xml:space="preserve"> Commands</w:t>
      </w:r>
      <w:bookmarkEnd w:id="1109"/>
      <w:bookmarkEnd w:id="1110"/>
      <w:bookmarkEnd w:id="1111"/>
    </w:p>
    <w:p w:rsidR="00812358" w:rsidRPr="00581CAA" w:rsidRDefault="00812358" w:rsidP="00812358">
      <w:pPr>
        <w:rPr>
          <w:rFonts w:cs="Times New Roman"/>
        </w:rPr>
      </w:pPr>
      <w:r w:rsidRPr="00581CAA">
        <w:rPr>
          <w:rFonts w:cs="Times New Roman"/>
        </w:rPr>
        <w:t xml:space="preserve">The factory operational configuration slots </w:t>
      </w:r>
      <w:r w:rsidR="008829B2">
        <w:rPr>
          <w:rFonts w:cs="Times New Roman"/>
        </w:rPr>
        <w:t xml:space="preserve">(OPRs) </w:t>
      </w:r>
      <w:r w:rsidRPr="00581CAA">
        <w:rPr>
          <w:rFonts w:cs="Times New Roman"/>
        </w:rPr>
        <w:t xml:space="preserve">support two-point correction tables that can be used to compensate for the dark signal and photoresponse non-uniformity of the FPA. </w:t>
      </w:r>
      <w:r w:rsidR="00CB7AB0" w:rsidRPr="00581CAA">
        <w:rPr>
          <w:rFonts w:cs="Times New Roman"/>
        </w:rPr>
        <w:t>The gain and offset correction coefficients are unique for each operational setting.</w:t>
      </w:r>
      <w:r w:rsidR="00CB7AB0">
        <w:rPr>
          <w:rFonts w:cs="Times New Roman"/>
        </w:rPr>
        <w:t xml:space="preserve"> </w:t>
      </w:r>
      <w:r w:rsidRPr="00581CAA">
        <w:rPr>
          <w:rFonts w:cs="Times New Roman"/>
        </w:rPr>
        <w:t>The correction table coefficients are applied to create a corrected pixel value PIXCORR according to the following relation:</w:t>
      </w:r>
    </w:p>
    <w:p w:rsidR="00812358" w:rsidRPr="00581CAA" w:rsidRDefault="00812358" w:rsidP="00812358">
      <w:pPr>
        <w:rPr>
          <w:rFonts w:cs="Times New Roman"/>
        </w:rPr>
      </w:pPr>
      <w:r w:rsidRPr="00581CAA">
        <w:rPr>
          <w:rFonts w:cs="Times New Roman"/>
        </w:rPr>
        <w:t>PIXCORR = ((PIXIN − CORROFF) × CORRGAIN/ 2048 ) + GLOBALCORROFF</w:t>
      </w:r>
    </w:p>
    <w:p w:rsidR="00C76AD4" w:rsidRPr="00581CAA" w:rsidRDefault="00812358" w:rsidP="00812358">
      <w:pPr>
        <w:rPr>
          <w:rFonts w:cs="Times New Roman"/>
        </w:rPr>
      </w:pPr>
      <w:r w:rsidRPr="00581CAA">
        <w:rPr>
          <w:rFonts w:cs="Times New Roman"/>
        </w:rPr>
        <w:lastRenderedPageBreak/>
        <w:t>where PIXIN is the raw pixel value, CORROFF is the offset correction value, CORRGAIN is the gain correction value, and GLOBALCORROFF is the global corrected offset value. CORROFF and CORRGAIN are unique for each FPA pixel and operational configuration slot. GLOBALCORROFF is applied to every pixel of the frame. The correction commands allow the offset, gain, and pixel corrections to be independently enabled or disabled. If offset correction is disabled, CORROFF and GLOBALCORROFF are 0. If gain correction is disabled, CORRGAIN is 2048.</w:t>
      </w:r>
    </w:p>
    <w:p w:rsidR="00812358" w:rsidRPr="00581CAA" w:rsidRDefault="00812358" w:rsidP="00812358">
      <w:pPr>
        <w:rPr>
          <w:rFonts w:cs="Times New Roman"/>
        </w:rPr>
      </w:pPr>
      <w:r w:rsidRPr="00581CAA">
        <w:rPr>
          <w:rFonts w:cs="Times New Roman"/>
        </w:rPr>
        <w:t>If either gain or offset correction is applied to the raw pixel data and a subsequent digital fixed gain of 1X is used, some pixel values may not saturate at the full 12-bit resolution count value of 4,095. A fixed digital gain greater than 1X can be applied to the corrected image data to guarantee that all pixels saturate at the full scale value of 4,095 if needed or desirable.</w:t>
      </w:r>
    </w:p>
    <w:p w:rsidR="00812358" w:rsidRPr="00581CAA" w:rsidRDefault="00812358" w:rsidP="00B712C2">
      <w:pPr>
        <w:pStyle w:val="listlevel3"/>
      </w:pPr>
      <w:bookmarkStart w:id="1112" w:name="_Toc440443484"/>
      <w:bookmarkStart w:id="1113" w:name="_Toc440444132"/>
      <w:bookmarkStart w:id="1114" w:name="_Toc440444535"/>
      <w:bookmarkStart w:id="1115" w:name="_Toc440443485"/>
      <w:bookmarkStart w:id="1116" w:name="_Toc440444133"/>
      <w:bookmarkStart w:id="1117" w:name="_Toc440444536"/>
      <w:bookmarkStart w:id="1118" w:name="_Toc440443486"/>
      <w:bookmarkStart w:id="1119" w:name="_Toc440444134"/>
      <w:bookmarkStart w:id="1120" w:name="_Toc440444537"/>
      <w:bookmarkStart w:id="1121" w:name="_Toc440443487"/>
      <w:bookmarkStart w:id="1122" w:name="_Toc440444135"/>
      <w:bookmarkStart w:id="1123" w:name="_Toc440444538"/>
      <w:bookmarkStart w:id="1124" w:name="_Toc390791347"/>
      <w:bookmarkStart w:id="1125" w:name="_Toc390791515"/>
      <w:bookmarkStart w:id="1126" w:name="_Toc390791961"/>
      <w:bookmarkStart w:id="1127" w:name="_Toc459569302"/>
      <w:bookmarkEnd w:id="1112"/>
      <w:bookmarkEnd w:id="1113"/>
      <w:bookmarkEnd w:id="1114"/>
      <w:bookmarkEnd w:id="1115"/>
      <w:bookmarkEnd w:id="1116"/>
      <w:bookmarkEnd w:id="1117"/>
      <w:bookmarkEnd w:id="1118"/>
      <w:bookmarkEnd w:id="1119"/>
      <w:bookmarkEnd w:id="1120"/>
      <w:bookmarkEnd w:id="1121"/>
      <w:bookmarkEnd w:id="1122"/>
      <w:bookmarkEnd w:id="1123"/>
      <w:r w:rsidRPr="00581CAA">
        <w:t>Set Gain Correction State</w:t>
      </w:r>
      <w:bookmarkEnd w:id="1124"/>
      <w:bookmarkEnd w:id="1125"/>
      <w:bookmarkEnd w:id="1126"/>
      <w:bookmarkEnd w:id="112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C05B61" w:rsidP="003D58B5">
            <w:pPr>
              <w:rPr>
                <w:rFonts w:cs="Times New Roman"/>
              </w:rPr>
            </w:pPr>
            <w:r w:rsidRPr="00581CAA">
              <w:rPr>
                <w:rFonts w:cs="Times New Roman"/>
              </w:rPr>
              <w:t>Sets the state of the gain correction. Gain correction compensates for pixel-to-pixel photoresponse non-uniformity. Otherwise known as a white balance correction (multiplication).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C05B61"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C05B61" w:rsidP="00891EBC">
            <w:pPr>
              <w:pStyle w:val="Command"/>
              <w:rPr>
                <w:rFonts w:ascii="Times New Roman" w:hAnsi="Times New Roman" w:cs="Times New Roman"/>
              </w:rPr>
            </w:pPr>
            <w:bookmarkStart w:id="1128" w:name="_Toc390789839"/>
            <w:bookmarkStart w:id="1129" w:name="_Toc390790570"/>
            <w:bookmarkStart w:id="1130" w:name="_Toc390790935"/>
            <w:bookmarkStart w:id="1131" w:name="_Toc390791516"/>
            <w:bookmarkStart w:id="1132" w:name="_Toc390791962"/>
            <w:bookmarkStart w:id="1133" w:name="_Toc459569303"/>
            <w:r w:rsidRPr="000C5EFC">
              <w:rPr>
                <w:rFonts w:ascii="Times New Roman" w:hAnsi="Times New Roman" w:cs="Times New Roman"/>
              </w:rPr>
              <w:t xml:space="preserve">CORR:GAIN </w:t>
            </w:r>
            <w:r w:rsidRPr="000C5EFC">
              <w:rPr>
                <w:rFonts w:ascii="Times New Roman" w:hAnsi="Times New Roman" w:cs="Times New Roman"/>
                <w:i/>
              </w:rPr>
              <w:t>state</w:t>
            </w:r>
            <w:bookmarkEnd w:id="1128"/>
            <w:bookmarkEnd w:id="1129"/>
            <w:bookmarkEnd w:id="1130"/>
            <w:bookmarkEnd w:id="1131"/>
            <w:bookmarkEnd w:id="1132"/>
            <w:bookmarkEnd w:id="1133"/>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C05B61" w:rsidP="001214F6">
            <w:pPr>
              <w:pStyle w:val="Parameter"/>
              <w:rPr>
                <w:rFonts w:ascii="Times New Roman" w:hAnsi="Times New Roman" w:cs="Times New Roman"/>
              </w:rPr>
            </w:pPr>
            <w:bookmarkStart w:id="1134" w:name="_Toc390789840"/>
            <w:bookmarkStart w:id="1135" w:name="_Toc390790571"/>
            <w:bookmarkStart w:id="1136" w:name="_Toc390790936"/>
            <w:r w:rsidRPr="000C5EFC">
              <w:rPr>
                <w:rFonts w:ascii="Times New Roman" w:hAnsi="Times New Roman" w:cs="Times New Roman"/>
              </w:rPr>
              <w:t>state</w:t>
            </w:r>
            <w:bookmarkEnd w:id="1134"/>
            <w:bookmarkEnd w:id="1135"/>
            <w:bookmarkEnd w:id="1136"/>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C05B61"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C05B61" w:rsidRPr="00581CAA" w:rsidRDefault="00C05B61" w:rsidP="00C05B61">
            <w:pPr>
              <w:rPr>
                <w:rFonts w:cs="Times New Roman"/>
              </w:rPr>
            </w:pPr>
            <w:r w:rsidRPr="00581CAA">
              <w:rPr>
                <w:rFonts w:cs="Times New Roman"/>
              </w:rPr>
              <w:t>ON</w:t>
            </w:r>
            <w:r w:rsidRPr="00581CAA">
              <w:rPr>
                <w:rFonts w:cs="Times New Roman"/>
              </w:rPr>
              <w:tab/>
              <w:t>Enables Gain Corrections</w:t>
            </w:r>
          </w:p>
          <w:p w:rsidR="00C05B61" w:rsidRPr="00581CAA" w:rsidRDefault="00C05B61" w:rsidP="00C05B61">
            <w:pPr>
              <w:rPr>
                <w:rFonts w:cs="Times New Roman"/>
              </w:rPr>
            </w:pPr>
            <w:r w:rsidRPr="00581CAA">
              <w:rPr>
                <w:rFonts w:cs="Times New Roman"/>
              </w:rPr>
              <w:t>OFF</w:t>
            </w:r>
            <w:r w:rsidRPr="00581CAA">
              <w:rPr>
                <w:rFonts w:cs="Times New Roman"/>
              </w:rPr>
              <w:tab/>
              <w:t>Disables Gain Corrections</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C05B61"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C05B61" w:rsidP="008E3E74">
            <w:pPr>
              <w:pStyle w:val="Commandexample"/>
              <w:rPr>
                <w:rFonts w:ascii="Times New Roman" w:hAnsi="Times New Roman" w:cs="Times New Roman"/>
              </w:rPr>
            </w:pPr>
            <w:bookmarkStart w:id="1137" w:name="_Toc390789841"/>
            <w:bookmarkStart w:id="1138" w:name="_Toc390790572"/>
            <w:bookmarkStart w:id="1139" w:name="_Toc390790937"/>
            <w:bookmarkStart w:id="1140" w:name="_Toc390791517"/>
            <w:bookmarkStart w:id="1141" w:name="_Toc390791963"/>
            <w:r w:rsidRPr="000C5EFC">
              <w:rPr>
                <w:rFonts w:ascii="Times New Roman" w:hAnsi="Times New Roman" w:cs="Times New Roman"/>
              </w:rPr>
              <w:t>CORR:GAIN ON</w:t>
            </w:r>
            <w:bookmarkEnd w:id="1137"/>
            <w:bookmarkEnd w:id="1138"/>
            <w:bookmarkEnd w:id="1139"/>
            <w:bookmarkEnd w:id="1140"/>
            <w:bookmarkEnd w:id="1141"/>
          </w:p>
        </w:tc>
      </w:tr>
    </w:tbl>
    <w:p w:rsidR="00812358" w:rsidRPr="00581CAA" w:rsidRDefault="00812358" w:rsidP="00812358">
      <w:pPr>
        <w:rPr>
          <w:rFonts w:cs="Times New Roman"/>
        </w:rPr>
      </w:pPr>
    </w:p>
    <w:p w:rsidR="00812358" w:rsidRPr="00581CAA" w:rsidRDefault="00812358" w:rsidP="00B712C2">
      <w:pPr>
        <w:pStyle w:val="listlevel3"/>
      </w:pPr>
      <w:bookmarkStart w:id="1142" w:name="_Toc390791348"/>
      <w:bookmarkStart w:id="1143" w:name="_Toc390791518"/>
      <w:bookmarkStart w:id="1144" w:name="_Toc390791964"/>
      <w:bookmarkStart w:id="1145" w:name="_Toc459569304"/>
      <w:r w:rsidRPr="00581CAA">
        <w:t>Get Gain Correction State</w:t>
      </w:r>
      <w:bookmarkEnd w:id="1142"/>
      <w:bookmarkEnd w:id="1143"/>
      <w:bookmarkEnd w:id="1144"/>
      <w:bookmarkEnd w:id="114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2D064C" w:rsidP="003D58B5">
            <w:pPr>
              <w:rPr>
                <w:rFonts w:cs="Times New Roman"/>
              </w:rPr>
            </w:pPr>
            <w:r w:rsidRPr="00581CAA">
              <w:rPr>
                <w:rFonts w:cs="Times New Roman"/>
              </w:rPr>
              <w:t>Returns the state of the gain correction.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2D064C"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2D064C" w:rsidP="00891EBC">
            <w:pPr>
              <w:pStyle w:val="Command"/>
              <w:rPr>
                <w:rFonts w:ascii="Times New Roman" w:hAnsi="Times New Roman" w:cs="Times New Roman"/>
              </w:rPr>
            </w:pPr>
            <w:bookmarkStart w:id="1146" w:name="_Toc390789842"/>
            <w:bookmarkStart w:id="1147" w:name="_Toc390790573"/>
            <w:bookmarkStart w:id="1148" w:name="_Toc390790938"/>
            <w:bookmarkStart w:id="1149" w:name="_Toc390791519"/>
            <w:bookmarkStart w:id="1150" w:name="_Toc390791965"/>
            <w:bookmarkStart w:id="1151" w:name="_Toc459569305"/>
            <w:r w:rsidRPr="000C5EFC">
              <w:rPr>
                <w:rFonts w:ascii="Times New Roman" w:hAnsi="Times New Roman" w:cs="Times New Roman"/>
              </w:rPr>
              <w:t>CORR:GAIN?</w:t>
            </w:r>
            <w:bookmarkEnd w:id="1146"/>
            <w:bookmarkEnd w:id="1147"/>
            <w:bookmarkEnd w:id="1148"/>
            <w:bookmarkEnd w:id="1149"/>
            <w:bookmarkEnd w:id="1150"/>
            <w:bookmarkEnd w:id="1151"/>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2D064C"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2D064C" w:rsidP="003D58B5">
            <w:pPr>
              <w:rPr>
                <w:rFonts w:cs="Times New Roman"/>
              </w:rPr>
            </w:pPr>
            <w:r w:rsidRPr="00581CAA">
              <w:rPr>
                <w:rFonts w:cs="Times New Roman"/>
              </w:rPr>
              <w:t>state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2D064C" w:rsidRPr="00581CAA" w:rsidRDefault="002D064C" w:rsidP="002D064C">
            <w:pPr>
              <w:rPr>
                <w:rFonts w:cs="Times New Roman"/>
              </w:rPr>
            </w:pPr>
            <w:r w:rsidRPr="00581CAA">
              <w:rPr>
                <w:rFonts w:cs="Times New Roman"/>
              </w:rPr>
              <w:t>ON</w:t>
            </w:r>
            <w:r w:rsidRPr="00581CAA">
              <w:rPr>
                <w:rFonts w:cs="Times New Roman"/>
              </w:rPr>
              <w:tab/>
              <w:t>Gain Correction Enabled</w:t>
            </w:r>
          </w:p>
          <w:p w:rsidR="002D064C" w:rsidRPr="00581CAA" w:rsidRDefault="002D064C" w:rsidP="002D064C">
            <w:pPr>
              <w:rPr>
                <w:rFonts w:cs="Times New Roman"/>
              </w:rPr>
            </w:pPr>
            <w:r w:rsidRPr="00581CAA">
              <w:rPr>
                <w:rFonts w:cs="Times New Roman"/>
              </w:rPr>
              <w:t>OFF</w:t>
            </w:r>
            <w:r w:rsidRPr="00581CAA">
              <w:rPr>
                <w:rFonts w:cs="Times New Roman"/>
              </w:rPr>
              <w:tab/>
              <w:t>Gain Correction Disabled</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2D064C"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2D064C" w:rsidRPr="000C5EFC" w:rsidRDefault="002D064C" w:rsidP="008E3E74">
            <w:pPr>
              <w:pStyle w:val="Commandexample"/>
              <w:rPr>
                <w:rFonts w:ascii="Times New Roman" w:hAnsi="Times New Roman" w:cs="Times New Roman"/>
              </w:rPr>
            </w:pPr>
            <w:bookmarkStart w:id="1152" w:name="_Toc390789843"/>
            <w:bookmarkStart w:id="1153" w:name="_Toc390790574"/>
            <w:bookmarkStart w:id="1154" w:name="_Toc390790939"/>
            <w:bookmarkStart w:id="1155" w:name="_Toc390791520"/>
            <w:bookmarkStart w:id="1156" w:name="_Toc390791966"/>
            <w:r w:rsidRPr="000C5EFC">
              <w:rPr>
                <w:rFonts w:ascii="Times New Roman" w:hAnsi="Times New Roman" w:cs="Times New Roman"/>
              </w:rPr>
              <w:t>CORR:GAIN? -- query command</w:t>
            </w:r>
            <w:bookmarkEnd w:id="1152"/>
            <w:bookmarkEnd w:id="1153"/>
            <w:bookmarkEnd w:id="1154"/>
            <w:bookmarkEnd w:id="1155"/>
            <w:bookmarkEnd w:id="1156"/>
          </w:p>
          <w:p w:rsidR="002D064C" w:rsidRPr="000C5EFC" w:rsidRDefault="002D064C" w:rsidP="008E3E74">
            <w:pPr>
              <w:pStyle w:val="Commandexample"/>
              <w:rPr>
                <w:rFonts w:ascii="Times New Roman" w:hAnsi="Times New Roman" w:cs="Times New Roman"/>
              </w:rPr>
            </w:pPr>
            <w:bookmarkStart w:id="1157" w:name="_Toc390789844"/>
            <w:bookmarkStart w:id="1158" w:name="_Toc390790575"/>
            <w:bookmarkStart w:id="1159" w:name="_Toc390790940"/>
            <w:bookmarkStart w:id="1160" w:name="_Toc390791521"/>
            <w:bookmarkStart w:id="1161" w:name="_Toc390791967"/>
            <w:r w:rsidRPr="000C5EFC">
              <w:rPr>
                <w:rFonts w:ascii="Times New Roman" w:hAnsi="Times New Roman" w:cs="Times New Roman"/>
              </w:rPr>
              <w:t>ON -- return value</w:t>
            </w:r>
            <w:bookmarkEnd w:id="1157"/>
            <w:bookmarkEnd w:id="1158"/>
            <w:bookmarkEnd w:id="1159"/>
            <w:bookmarkEnd w:id="1160"/>
            <w:bookmarkEnd w:id="1161"/>
          </w:p>
          <w:p w:rsidR="00644451" w:rsidRPr="000C5EFC" w:rsidRDefault="00644451" w:rsidP="008E3E74">
            <w:pPr>
              <w:pStyle w:val="Commandexample"/>
              <w:rPr>
                <w:rFonts w:ascii="Times New Roman" w:hAnsi="Times New Roman" w:cs="Times New Roman"/>
              </w:rPr>
            </w:pPr>
          </w:p>
        </w:tc>
      </w:tr>
    </w:tbl>
    <w:p w:rsidR="00812358" w:rsidRPr="00581CAA" w:rsidRDefault="00812358" w:rsidP="002D064C">
      <w:pPr>
        <w:rPr>
          <w:rFonts w:cs="Times New Roman"/>
        </w:rPr>
      </w:pPr>
    </w:p>
    <w:p w:rsidR="00812358" w:rsidRPr="00581CAA" w:rsidRDefault="006E1B23" w:rsidP="00B712C2">
      <w:pPr>
        <w:pStyle w:val="listlevel3"/>
      </w:pPr>
      <w:bookmarkStart w:id="1162" w:name="_Toc440443492"/>
      <w:bookmarkStart w:id="1163" w:name="_Toc440444140"/>
      <w:bookmarkStart w:id="1164" w:name="_Toc440444543"/>
      <w:bookmarkStart w:id="1165" w:name="_Toc440443493"/>
      <w:bookmarkStart w:id="1166" w:name="_Toc440444141"/>
      <w:bookmarkStart w:id="1167" w:name="_Toc440444544"/>
      <w:bookmarkStart w:id="1168" w:name="_Toc390791349"/>
      <w:bookmarkStart w:id="1169" w:name="_Toc390791522"/>
      <w:bookmarkStart w:id="1170" w:name="_Toc390791968"/>
      <w:bookmarkStart w:id="1171" w:name="_Toc459569306"/>
      <w:bookmarkEnd w:id="1162"/>
      <w:bookmarkEnd w:id="1163"/>
      <w:bookmarkEnd w:id="1164"/>
      <w:bookmarkEnd w:id="1165"/>
      <w:bookmarkEnd w:id="1166"/>
      <w:bookmarkEnd w:id="1167"/>
      <w:r>
        <w:t>S</w:t>
      </w:r>
      <w:r w:rsidR="00812358" w:rsidRPr="00581CAA">
        <w:t>et Offset Correction State</w:t>
      </w:r>
      <w:bookmarkEnd w:id="1168"/>
      <w:bookmarkEnd w:id="1169"/>
      <w:bookmarkEnd w:id="1170"/>
      <w:bookmarkEnd w:id="117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871230" w:rsidP="003D58B5">
            <w:pPr>
              <w:rPr>
                <w:rFonts w:cs="Times New Roman"/>
              </w:rPr>
            </w:pPr>
            <w:r w:rsidRPr="00581CAA">
              <w:rPr>
                <w:rFonts w:cs="Times New Roman"/>
              </w:rPr>
              <w:t>Sets the state of the offset correction. Offset correction compensates for dark current signal non-uniformity. Otherwise known as a Dark Correction (subtraction)</w:t>
            </w:r>
            <w:r w:rsidR="00C20364">
              <w:rPr>
                <w:rFonts w:cs="Times New Roman"/>
              </w:rPr>
              <w:t>.</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871230"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871230" w:rsidP="00891EBC">
            <w:pPr>
              <w:pStyle w:val="Command"/>
              <w:rPr>
                <w:rFonts w:ascii="Times New Roman" w:hAnsi="Times New Roman" w:cs="Times New Roman"/>
              </w:rPr>
            </w:pPr>
            <w:bookmarkStart w:id="1172" w:name="_Toc390789845"/>
            <w:bookmarkStart w:id="1173" w:name="_Toc390790576"/>
            <w:bookmarkStart w:id="1174" w:name="_Toc390790941"/>
            <w:bookmarkStart w:id="1175" w:name="_Toc390791523"/>
            <w:bookmarkStart w:id="1176" w:name="_Toc390791969"/>
            <w:bookmarkStart w:id="1177" w:name="_Toc459569307"/>
            <w:r w:rsidRPr="000C5EFC">
              <w:rPr>
                <w:rFonts w:ascii="Times New Roman" w:hAnsi="Times New Roman" w:cs="Times New Roman"/>
              </w:rPr>
              <w:t xml:space="preserve">CORR:OFFSET </w:t>
            </w:r>
            <w:r w:rsidRPr="000C5EFC">
              <w:rPr>
                <w:rFonts w:ascii="Times New Roman" w:hAnsi="Times New Roman" w:cs="Times New Roman"/>
                <w:i/>
              </w:rPr>
              <w:t>state</w:t>
            </w:r>
            <w:bookmarkEnd w:id="1172"/>
            <w:bookmarkEnd w:id="1173"/>
            <w:bookmarkEnd w:id="1174"/>
            <w:bookmarkEnd w:id="1175"/>
            <w:bookmarkEnd w:id="1176"/>
            <w:bookmarkEnd w:id="1177"/>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871230" w:rsidP="001214F6">
            <w:pPr>
              <w:pStyle w:val="Parameter"/>
              <w:rPr>
                <w:rFonts w:ascii="Times New Roman" w:hAnsi="Times New Roman" w:cs="Times New Roman"/>
              </w:rPr>
            </w:pPr>
            <w:bookmarkStart w:id="1178" w:name="_Toc390789846"/>
            <w:bookmarkStart w:id="1179" w:name="_Toc390790577"/>
            <w:bookmarkStart w:id="1180" w:name="_Toc390790942"/>
            <w:r w:rsidRPr="000C5EFC">
              <w:rPr>
                <w:rFonts w:ascii="Times New Roman" w:hAnsi="Times New Roman" w:cs="Times New Roman"/>
              </w:rPr>
              <w:t>state</w:t>
            </w:r>
            <w:bookmarkEnd w:id="1178"/>
            <w:bookmarkEnd w:id="1179"/>
            <w:bookmarkEnd w:id="1180"/>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871230"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871230" w:rsidRPr="00581CAA" w:rsidRDefault="00871230" w:rsidP="00871230">
            <w:pPr>
              <w:rPr>
                <w:rFonts w:cs="Times New Roman"/>
              </w:rPr>
            </w:pPr>
            <w:r w:rsidRPr="00581CAA">
              <w:rPr>
                <w:rFonts w:cs="Times New Roman"/>
              </w:rPr>
              <w:t>ON</w:t>
            </w:r>
            <w:r w:rsidRPr="00581CAA">
              <w:rPr>
                <w:rFonts w:cs="Times New Roman"/>
              </w:rPr>
              <w:tab/>
              <w:t>Enables Offset Corrections</w:t>
            </w:r>
          </w:p>
          <w:p w:rsidR="00871230" w:rsidRPr="00581CAA" w:rsidRDefault="00871230" w:rsidP="00871230">
            <w:pPr>
              <w:rPr>
                <w:rFonts w:cs="Times New Roman"/>
              </w:rPr>
            </w:pPr>
            <w:r w:rsidRPr="00581CAA">
              <w:rPr>
                <w:rFonts w:cs="Times New Roman"/>
              </w:rPr>
              <w:t>OFF</w:t>
            </w:r>
            <w:r w:rsidRPr="00581CAA">
              <w:rPr>
                <w:rFonts w:cs="Times New Roman"/>
              </w:rPr>
              <w:tab/>
              <w:t>Disables Offset Corrections</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871230"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871230" w:rsidP="008E3E74">
            <w:pPr>
              <w:pStyle w:val="Commandexample"/>
              <w:rPr>
                <w:rFonts w:ascii="Times New Roman" w:hAnsi="Times New Roman" w:cs="Times New Roman"/>
              </w:rPr>
            </w:pPr>
            <w:bookmarkStart w:id="1181" w:name="_Toc390789847"/>
            <w:bookmarkStart w:id="1182" w:name="_Toc390790578"/>
            <w:bookmarkStart w:id="1183" w:name="_Toc390790943"/>
            <w:bookmarkStart w:id="1184" w:name="_Toc390791524"/>
            <w:bookmarkStart w:id="1185" w:name="_Toc390791970"/>
            <w:r w:rsidRPr="000C5EFC">
              <w:rPr>
                <w:rFonts w:ascii="Times New Roman" w:hAnsi="Times New Roman" w:cs="Times New Roman"/>
              </w:rPr>
              <w:t>CORR:OFFSET ON</w:t>
            </w:r>
            <w:bookmarkEnd w:id="1181"/>
            <w:bookmarkEnd w:id="1182"/>
            <w:bookmarkEnd w:id="1183"/>
            <w:bookmarkEnd w:id="1184"/>
            <w:bookmarkEnd w:id="1185"/>
          </w:p>
        </w:tc>
      </w:tr>
    </w:tbl>
    <w:p w:rsidR="00C76AD4" w:rsidRPr="00581CAA" w:rsidRDefault="00C76AD4" w:rsidP="00812358">
      <w:pPr>
        <w:rPr>
          <w:rFonts w:cs="Times New Roman"/>
        </w:rPr>
      </w:pPr>
    </w:p>
    <w:p w:rsidR="00812358" w:rsidRPr="00581CAA" w:rsidRDefault="00812358" w:rsidP="00B712C2">
      <w:pPr>
        <w:pStyle w:val="listlevel3"/>
      </w:pPr>
      <w:bookmarkStart w:id="1186" w:name="_Toc390791350"/>
      <w:bookmarkStart w:id="1187" w:name="_Toc390791525"/>
      <w:bookmarkStart w:id="1188" w:name="_Toc390791971"/>
      <w:bookmarkStart w:id="1189" w:name="_Toc459569308"/>
      <w:r w:rsidRPr="00581CAA">
        <w:t>Get Offset Correction State</w:t>
      </w:r>
      <w:bookmarkEnd w:id="1186"/>
      <w:bookmarkEnd w:id="1187"/>
      <w:bookmarkEnd w:id="1188"/>
      <w:bookmarkEnd w:id="118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B0229B" w:rsidP="003D58B5">
            <w:pPr>
              <w:rPr>
                <w:rFonts w:cs="Times New Roman"/>
              </w:rPr>
            </w:pPr>
            <w:r w:rsidRPr="00581CAA">
              <w:rPr>
                <w:rFonts w:cs="Times New Roman"/>
              </w:rPr>
              <w:t>Returns the state of the offset correction.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B0229B"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B0229B" w:rsidP="00891EBC">
            <w:pPr>
              <w:pStyle w:val="Command"/>
              <w:rPr>
                <w:rFonts w:ascii="Times New Roman" w:hAnsi="Times New Roman" w:cs="Times New Roman"/>
              </w:rPr>
            </w:pPr>
            <w:bookmarkStart w:id="1190" w:name="_Toc390789848"/>
            <w:bookmarkStart w:id="1191" w:name="_Toc390790579"/>
            <w:bookmarkStart w:id="1192" w:name="_Toc390790944"/>
            <w:bookmarkStart w:id="1193" w:name="_Toc390791526"/>
            <w:bookmarkStart w:id="1194" w:name="_Toc390791972"/>
            <w:bookmarkStart w:id="1195" w:name="_Toc459569309"/>
            <w:r w:rsidRPr="000C5EFC">
              <w:rPr>
                <w:rFonts w:ascii="Times New Roman" w:hAnsi="Times New Roman" w:cs="Times New Roman"/>
              </w:rPr>
              <w:t>CORR:OFFSET?</w:t>
            </w:r>
            <w:bookmarkEnd w:id="1190"/>
            <w:bookmarkEnd w:id="1191"/>
            <w:bookmarkEnd w:id="1192"/>
            <w:bookmarkEnd w:id="1193"/>
            <w:bookmarkEnd w:id="1194"/>
            <w:bookmarkEnd w:id="1195"/>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B0229B"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B0229B" w:rsidP="003D58B5">
            <w:pPr>
              <w:rPr>
                <w:rFonts w:cs="Times New Roman"/>
              </w:rPr>
            </w:pPr>
            <w:r w:rsidRPr="00581CAA">
              <w:rPr>
                <w:rFonts w:cs="Times New Roman"/>
              </w:rPr>
              <w:t>state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B0229B" w:rsidRPr="00581CAA" w:rsidRDefault="00B0229B" w:rsidP="00B0229B">
            <w:pPr>
              <w:rPr>
                <w:rFonts w:cs="Times New Roman"/>
              </w:rPr>
            </w:pPr>
            <w:r w:rsidRPr="00581CAA">
              <w:rPr>
                <w:rFonts w:cs="Times New Roman"/>
              </w:rPr>
              <w:t>ON</w:t>
            </w:r>
            <w:r w:rsidRPr="00581CAA">
              <w:rPr>
                <w:rFonts w:cs="Times New Roman"/>
              </w:rPr>
              <w:tab/>
              <w:t>Offset Correction Enabled</w:t>
            </w:r>
          </w:p>
          <w:p w:rsidR="00B0229B" w:rsidRPr="00581CAA" w:rsidRDefault="00B0229B" w:rsidP="00B0229B">
            <w:pPr>
              <w:rPr>
                <w:rFonts w:cs="Times New Roman"/>
              </w:rPr>
            </w:pPr>
            <w:r w:rsidRPr="00581CAA">
              <w:rPr>
                <w:rFonts w:cs="Times New Roman"/>
              </w:rPr>
              <w:t>OFF</w:t>
            </w:r>
            <w:r w:rsidRPr="00581CAA">
              <w:rPr>
                <w:rFonts w:cs="Times New Roman"/>
              </w:rPr>
              <w:tab/>
              <w:t>Offset Correction Disabled</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B0229B"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B0229B" w:rsidRPr="000C5EFC" w:rsidRDefault="00B0229B" w:rsidP="008E3E74">
            <w:pPr>
              <w:pStyle w:val="Commandexample"/>
              <w:rPr>
                <w:rFonts w:ascii="Times New Roman" w:hAnsi="Times New Roman" w:cs="Times New Roman"/>
              </w:rPr>
            </w:pPr>
            <w:bookmarkStart w:id="1196" w:name="_Toc390789849"/>
            <w:bookmarkStart w:id="1197" w:name="_Toc390790580"/>
            <w:bookmarkStart w:id="1198" w:name="_Toc390790945"/>
            <w:bookmarkStart w:id="1199" w:name="_Toc390791527"/>
            <w:bookmarkStart w:id="1200" w:name="_Toc390791973"/>
            <w:r w:rsidRPr="000C5EFC">
              <w:rPr>
                <w:rFonts w:ascii="Times New Roman" w:hAnsi="Times New Roman" w:cs="Times New Roman"/>
              </w:rPr>
              <w:t>CORR:OFFSET? -- query command</w:t>
            </w:r>
            <w:bookmarkEnd w:id="1196"/>
            <w:bookmarkEnd w:id="1197"/>
            <w:bookmarkEnd w:id="1198"/>
            <w:bookmarkEnd w:id="1199"/>
            <w:bookmarkEnd w:id="1200"/>
          </w:p>
          <w:p w:rsidR="00B0229B" w:rsidRPr="000C5EFC" w:rsidRDefault="00B0229B" w:rsidP="008E3E74">
            <w:pPr>
              <w:pStyle w:val="Commandexample"/>
              <w:rPr>
                <w:rFonts w:ascii="Times New Roman" w:hAnsi="Times New Roman" w:cs="Times New Roman"/>
              </w:rPr>
            </w:pPr>
            <w:bookmarkStart w:id="1201" w:name="_Toc390789850"/>
            <w:bookmarkStart w:id="1202" w:name="_Toc390790581"/>
            <w:bookmarkStart w:id="1203" w:name="_Toc390790946"/>
            <w:bookmarkStart w:id="1204" w:name="_Toc390791528"/>
            <w:bookmarkStart w:id="1205" w:name="_Toc390791974"/>
            <w:r w:rsidRPr="000C5EFC">
              <w:rPr>
                <w:rFonts w:ascii="Times New Roman" w:hAnsi="Times New Roman" w:cs="Times New Roman"/>
              </w:rPr>
              <w:t>ON -- return value</w:t>
            </w:r>
            <w:bookmarkEnd w:id="1201"/>
            <w:bookmarkEnd w:id="1202"/>
            <w:bookmarkEnd w:id="1203"/>
            <w:bookmarkEnd w:id="1204"/>
            <w:bookmarkEnd w:id="1205"/>
          </w:p>
          <w:p w:rsidR="00644451" w:rsidRPr="000C5EFC" w:rsidRDefault="00644451" w:rsidP="008E3E74">
            <w:pPr>
              <w:pStyle w:val="Commandexample"/>
              <w:rPr>
                <w:rFonts w:ascii="Times New Roman" w:hAnsi="Times New Roman" w:cs="Times New Roman"/>
              </w:rPr>
            </w:pPr>
          </w:p>
        </w:tc>
      </w:tr>
    </w:tbl>
    <w:p w:rsidR="008858C1" w:rsidRDefault="008858C1" w:rsidP="000C5EFC">
      <w:pPr>
        <w:pStyle w:val="listlevel3"/>
        <w:numPr>
          <w:ilvl w:val="0"/>
          <w:numId w:val="0"/>
        </w:numPr>
        <w:ind w:left="1224"/>
      </w:pPr>
    </w:p>
    <w:p w:rsidR="008858C1" w:rsidRPr="00581CAA" w:rsidRDefault="008858C1" w:rsidP="000C5EFC">
      <w:pPr>
        <w:pStyle w:val="listlevel3"/>
        <w:ind w:left="1224" w:hanging="504"/>
      </w:pPr>
      <w:bookmarkStart w:id="1206" w:name="_Toc459569310"/>
      <w:r w:rsidRPr="00581CAA">
        <w:t>Set Global Corrected Offset Value</w:t>
      </w:r>
      <w:bookmarkEnd w:id="120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8858C1" w:rsidRPr="00581CAA" w:rsidTr="00711F52">
        <w:tc>
          <w:tcPr>
            <w:tcW w:w="2880" w:type="dxa"/>
          </w:tcPr>
          <w:p w:rsidR="008858C1" w:rsidRPr="00581CAA" w:rsidRDefault="008858C1" w:rsidP="00711F52">
            <w:pPr>
              <w:rPr>
                <w:rFonts w:cs="Times New Roman"/>
              </w:rPr>
            </w:pPr>
            <w:r w:rsidRPr="00581CAA">
              <w:rPr>
                <w:rFonts w:cs="Times New Roman"/>
              </w:rPr>
              <w:t>Description</w:t>
            </w:r>
          </w:p>
        </w:tc>
        <w:tc>
          <w:tcPr>
            <w:tcW w:w="6228" w:type="dxa"/>
          </w:tcPr>
          <w:p w:rsidR="008858C1" w:rsidRPr="00581CAA" w:rsidRDefault="008858C1" w:rsidP="00711F52">
            <w:pPr>
              <w:rPr>
                <w:rFonts w:cs="Times New Roman"/>
              </w:rPr>
            </w:pPr>
            <w:r w:rsidRPr="00581CAA">
              <w:rPr>
                <w:rFonts w:cs="Times New Roman"/>
              </w:rPr>
              <w:t xml:space="preserve">Sets the global corrected offset value. Global offset is a fixed value that is added to each pixel in the image after all other corrections have been applied if offset correction is enabled. The net effect of this command is a positive DC offset. As this command is after the RAW ADC step, any negative raw pixel value going into the ADC is not offset and remains zero-clipped (an unusual condition to begin with). The global offset can be disabled by setting its value to </w:t>
            </w:r>
            <w:r w:rsidRPr="00581CAA">
              <w:rPr>
                <w:rFonts w:cs="Times New Roman"/>
              </w:rPr>
              <w:lastRenderedPageBreak/>
              <w:t>zero</w:t>
            </w:r>
            <w:r w:rsidR="00C20364">
              <w:rPr>
                <w:rFonts w:cs="Times New Roman"/>
              </w:rPr>
              <w:t>.</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lastRenderedPageBreak/>
              <w:t>Setting Type</w:t>
            </w:r>
          </w:p>
        </w:tc>
        <w:tc>
          <w:tcPr>
            <w:tcW w:w="6228" w:type="dxa"/>
          </w:tcPr>
          <w:p w:rsidR="008858C1" w:rsidRPr="00581CAA" w:rsidRDefault="008858C1" w:rsidP="00711F52">
            <w:pPr>
              <w:rPr>
                <w:rFonts w:cs="Times New Roman"/>
              </w:rPr>
            </w:pPr>
            <w:r w:rsidRPr="00581CAA">
              <w:rPr>
                <w:rFonts w:cs="Times New Roman"/>
              </w:rPr>
              <w:t>Global</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Command</w:t>
            </w:r>
          </w:p>
        </w:tc>
        <w:tc>
          <w:tcPr>
            <w:tcW w:w="6228" w:type="dxa"/>
          </w:tcPr>
          <w:p w:rsidR="008858C1" w:rsidRPr="00842A69" w:rsidRDefault="008858C1" w:rsidP="00711F52">
            <w:pPr>
              <w:pStyle w:val="Command"/>
              <w:rPr>
                <w:rFonts w:ascii="Times New Roman" w:hAnsi="Times New Roman" w:cs="Times New Roman"/>
              </w:rPr>
            </w:pPr>
            <w:bookmarkStart w:id="1207" w:name="_Toc459569311"/>
            <w:r w:rsidRPr="00842A69">
              <w:rPr>
                <w:rFonts w:ascii="Times New Roman" w:hAnsi="Times New Roman" w:cs="Times New Roman"/>
              </w:rPr>
              <w:t xml:space="preserve">CORR:OFFSET:GLOBAL </w:t>
            </w:r>
            <w:r w:rsidRPr="00842A69">
              <w:rPr>
                <w:rFonts w:ascii="Times New Roman" w:hAnsi="Times New Roman" w:cs="Times New Roman"/>
                <w:i/>
              </w:rPr>
              <w:t>value</w:t>
            </w:r>
            <w:bookmarkEnd w:id="1207"/>
          </w:p>
        </w:tc>
      </w:tr>
      <w:tr w:rsidR="008858C1" w:rsidRPr="00581CAA" w:rsidTr="00711F52">
        <w:tc>
          <w:tcPr>
            <w:tcW w:w="2880" w:type="dxa"/>
          </w:tcPr>
          <w:p w:rsidR="008858C1" w:rsidRPr="00581CAA" w:rsidRDefault="008858C1" w:rsidP="00711F52">
            <w:pPr>
              <w:rPr>
                <w:rFonts w:cs="Times New Roman"/>
              </w:rPr>
            </w:pPr>
            <w:r w:rsidRPr="00581CAA">
              <w:rPr>
                <w:rFonts w:cs="Times New Roman"/>
              </w:rPr>
              <w:t>Parameters</w:t>
            </w:r>
          </w:p>
        </w:tc>
        <w:tc>
          <w:tcPr>
            <w:tcW w:w="6228" w:type="dxa"/>
          </w:tcPr>
          <w:p w:rsidR="008858C1" w:rsidRPr="00842A69" w:rsidRDefault="008858C1" w:rsidP="00711F52">
            <w:pPr>
              <w:pStyle w:val="Parameter"/>
              <w:rPr>
                <w:rFonts w:ascii="Times New Roman" w:hAnsi="Times New Roman" w:cs="Times New Roman"/>
              </w:rPr>
            </w:pPr>
            <w:r w:rsidRPr="00842A69">
              <w:rPr>
                <w:rFonts w:ascii="Times New Roman" w:hAnsi="Times New Roman" w:cs="Times New Roman"/>
              </w:rPr>
              <w:t>value</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 xml:space="preserve">Return Values </w:t>
            </w:r>
          </w:p>
        </w:tc>
        <w:tc>
          <w:tcPr>
            <w:tcW w:w="6228" w:type="dxa"/>
          </w:tcPr>
          <w:p w:rsidR="008858C1" w:rsidRPr="00581CAA" w:rsidRDefault="008858C1" w:rsidP="00711F52">
            <w:pPr>
              <w:rPr>
                <w:rFonts w:cs="Times New Roman"/>
              </w:rPr>
            </w:pPr>
            <w:r w:rsidRPr="00581CAA">
              <w:rPr>
                <w:rFonts w:cs="Times New Roman"/>
              </w:rPr>
              <w:t>none</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Range</w:t>
            </w:r>
          </w:p>
        </w:tc>
        <w:tc>
          <w:tcPr>
            <w:tcW w:w="6228" w:type="dxa"/>
          </w:tcPr>
          <w:p w:rsidR="008858C1" w:rsidRPr="00581CAA" w:rsidRDefault="008858C1" w:rsidP="00711F52">
            <w:pPr>
              <w:rPr>
                <w:rFonts w:cs="Times New Roman"/>
              </w:rPr>
            </w:pPr>
            <w:r w:rsidRPr="00581CAA">
              <w:rPr>
                <w:rFonts w:cs="Times New Roman"/>
              </w:rPr>
              <w:t>0 to 4095</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Type</w:t>
            </w:r>
          </w:p>
        </w:tc>
        <w:tc>
          <w:tcPr>
            <w:tcW w:w="6228" w:type="dxa"/>
          </w:tcPr>
          <w:p w:rsidR="008858C1" w:rsidRPr="00581CAA" w:rsidRDefault="008858C1" w:rsidP="00711F52">
            <w:pPr>
              <w:rPr>
                <w:rFonts w:cs="Times New Roman"/>
              </w:rPr>
            </w:pPr>
            <w:r w:rsidRPr="00581CAA">
              <w:rPr>
                <w:rFonts w:cs="Times New Roman"/>
              </w:rPr>
              <w:t>unsigned integer</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Example</w:t>
            </w:r>
          </w:p>
        </w:tc>
        <w:tc>
          <w:tcPr>
            <w:tcW w:w="6228" w:type="dxa"/>
          </w:tcPr>
          <w:p w:rsidR="008858C1" w:rsidRPr="00842A69" w:rsidRDefault="008858C1" w:rsidP="00711F52">
            <w:pPr>
              <w:pStyle w:val="Commandexample"/>
              <w:rPr>
                <w:rFonts w:ascii="Times New Roman" w:hAnsi="Times New Roman" w:cs="Times New Roman"/>
              </w:rPr>
            </w:pPr>
            <w:r w:rsidRPr="00842A69">
              <w:rPr>
                <w:rFonts w:ascii="Times New Roman" w:hAnsi="Times New Roman" w:cs="Times New Roman"/>
              </w:rPr>
              <w:t>CORR:OFFSET:GLOBAL 0</w:t>
            </w:r>
          </w:p>
        </w:tc>
      </w:tr>
    </w:tbl>
    <w:p w:rsidR="008858C1" w:rsidRPr="00581CAA" w:rsidRDefault="008858C1" w:rsidP="008858C1">
      <w:pPr>
        <w:rPr>
          <w:rFonts w:cs="Times New Roman"/>
        </w:rPr>
      </w:pPr>
    </w:p>
    <w:p w:rsidR="008858C1" w:rsidRPr="00581CAA" w:rsidRDefault="008858C1" w:rsidP="008858C1">
      <w:pPr>
        <w:pStyle w:val="listlevel3"/>
      </w:pPr>
      <w:r w:rsidRPr="00581CAA">
        <w:t xml:space="preserve"> </w:t>
      </w:r>
      <w:bookmarkStart w:id="1208" w:name="_Toc459569312"/>
      <w:r w:rsidRPr="00581CAA">
        <w:t>Get Global Corrected Offset Value</w:t>
      </w:r>
      <w:bookmarkEnd w:id="120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8858C1" w:rsidRPr="00581CAA" w:rsidTr="00711F52">
        <w:tc>
          <w:tcPr>
            <w:tcW w:w="2880" w:type="dxa"/>
          </w:tcPr>
          <w:p w:rsidR="008858C1" w:rsidRPr="00581CAA" w:rsidRDefault="008858C1" w:rsidP="00711F52">
            <w:pPr>
              <w:rPr>
                <w:rFonts w:cs="Times New Roman"/>
              </w:rPr>
            </w:pPr>
            <w:r w:rsidRPr="00581CAA">
              <w:rPr>
                <w:rFonts w:cs="Times New Roman"/>
              </w:rPr>
              <w:t>Description</w:t>
            </w:r>
          </w:p>
        </w:tc>
        <w:tc>
          <w:tcPr>
            <w:tcW w:w="6228" w:type="dxa"/>
          </w:tcPr>
          <w:p w:rsidR="008858C1" w:rsidRPr="00581CAA" w:rsidRDefault="008858C1" w:rsidP="00711F52">
            <w:pPr>
              <w:rPr>
                <w:rFonts w:cs="Times New Roman"/>
              </w:rPr>
            </w:pPr>
            <w:r w:rsidRPr="00581CAA">
              <w:rPr>
                <w:rFonts w:cs="Times New Roman"/>
              </w:rPr>
              <w:t>Returns the global corrected offset value.</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Setting Type</w:t>
            </w:r>
          </w:p>
        </w:tc>
        <w:tc>
          <w:tcPr>
            <w:tcW w:w="6228" w:type="dxa"/>
          </w:tcPr>
          <w:p w:rsidR="008858C1" w:rsidRPr="00581CAA" w:rsidRDefault="008858C1" w:rsidP="00711F52">
            <w:pPr>
              <w:rPr>
                <w:rFonts w:cs="Times New Roman"/>
              </w:rPr>
            </w:pPr>
            <w:r w:rsidRPr="00581CAA">
              <w:rPr>
                <w:rFonts w:cs="Times New Roman"/>
              </w:rPr>
              <w:t>Global</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Command</w:t>
            </w:r>
          </w:p>
        </w:tc>
        <w:tc>
          <w:tcPr>
            <w:tcW w:w="6228" w:type="dxa"/>
          </w:tcPr>
          <w:p w:rsidR="008858C1" w:rsidRPr="00842A69" w:rsidRDefault="008858C1" w:rsidP="00711F52">
            <w:pPr>
              <w:pStyle w:val="Command"/>
              <w:rPr>
                <w:rFonts w:ascii="Times New Roman" w:hAnsi="Times New Roman" w:cs="Times New Roman"/>
              </w:rPr>
            </w:pPr>
            <w:bookmarkStart w:id="1209" w:name="_Toc459569313"/>
            <w:r w:rsidRPr="00842A69">
              <w:rPr>
                <w:rFonts w:ascii="Times New Roman" w:hAnsi="Times New Roman" w:cs="Times New Roman"/>
              </w:rPr>
              <w:t>CORR:OFFSET:GLOBAL?</w:t>
            </w:r>
            <w:bookmarkEnd w:id="1209"/>
          </w:p>
        </w:tc>
      </w:tr>
      <w:tr w:rsidR="008858C1" w:rsidRPr="00581CAA" w:rsidTr="00711F52">
        <w:tc>
          <w:tcPr>
            <w:tcW w:w="2880" w:type="dxa"/>
          </w:tcPr>
          <w:p w:rsidR="008858C1" w:rsidRPr="00581CAA" w:rsidRDefault="008858C1" w:rsidP="00711F52">
            <w:pPr>
              <w:rPr>
                <w:rFonts w:cs="Times New Roman"/>
              </w:rPr>
            </w:pPr>
            <w:r w:rsidRPr="00581CAA">
              <w:rPr>
                <w:rFonts w:cs="Times New Roman"/>
              </w:rPr>
              <w:t>Parameters</w:t>
            </w:r>
          </w:p>
        </w:tc>
        <w:tc>
          <w:tcPr>
            <w:tcW w:w="6228" w:type="dxa"/>
          </w:tcPr>
          <w:p w:rsidR="008858C1" w:rsidRPr="00581CAA" w:rsidRDefault="008858C1" w:rsidP="00711F52">
            <w:pPr>
              <w:rPr>
                <w:rFonts w:cs="Times New Roman"/>
              </w:rPr>
            </w:pPr>
            <w:r w:rsidRPr="00581CAA">
              <w:rPr>
                <w:rFonts w:cs="Times New Roman"/>
              </w:rPr>
              <w:t>none</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 xml:space="preserve">Return Values </w:t>
            </w:r>
          </w:p>
        </w:tc>
        <w:tc>
          <w:tcPr>
            <w:tcW w:w="6228" w:type="dxa"/>
          </w:tcPr>
          <w:p w:rsidR="008858C1" w:rsidRPr="00581CAA" w:rsidRDefault="008858C1" w:rsidP="00711F52">
            <w:pPr>
              <w:rPr>
                <w:rFonts w:cs="Times New Roman"/>
              </w:rPr>
            </w:pPr>
            <w:r w:rsidRPr="00581CAA">
              <w:rPr>
                <w:rFonts w:cs="Times New Roman"/>
              </w:rPr>
              <w:t>value</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Range</w:t>
            </w:r>
          </w:p>
        </w:tc>
        <w:tc>
          <w:tcPr>
            <w:tcW w:w="6228" w:type="dxa"/>
          </w:tcPr>
          <w:p w:rsidR="008858C1" w:rsidRPr="00581CAA" w:rsidRDefault="008858C1" w:rsidP="00711F52">
            <w:pPr>
              <w:rPr>
                <w:rFonts w:cs="Times New Roman"/>
              </w:rPr>
            </w:pPr>
            <w:r w:rsidRPr="00581CAA">
              <w:rPr>
                <w:rFonts w:cs="Times New Roman"/>
              </w:rPr>
              <w:t>0 to 4095</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Type</w:t>
            </w:r>
          </w:p>
        </w:tc>
        <w:tc>
          <w:tcPr>
            <w:tcW w:w="6228" w:type="dxa"/>
          </w:tcPr>
          <w:p w:rsidR="008858C1" w:rsidRPr="00581CAA" w:rsidRDefault="008858C1" w:rsidP="00711F52">
            <w:pPr>
              <w:rPr>
                <w:rFonts w:cs="Times New Roman"/>
              </w:rPr>
            </w:pPr>
            <w:r w:rsidRPr="00581CAA">
              <w:rPr>
                <w:rFonts w:cs="Times New Roman"/>
              </w:rPr>
              <w:t>unsigned integer</w:t>
            </w:r>
          </w:p>
        </w:tc>
      </w:tr>
      <w:tr w:rsidR="008858C1" w:rsidRPr="00581CAA" w:rsidTr="00711F52">
        <w:tc>
          <w:tcPr>
            <w:tcW w:w="2880" w:type="dxa"/>
          </w:tcPr>
          <w:p w:rsidR="008858C1" w:rsidRPr="00581CAA" w:rsidRDefault="008858C1" w:rsidP="00711F52">
            <w:pPr>
              <w:rPr>
                <w:rFonts w:cs="Times New Roman"/>
              </w:rPr>
            </w:pPr>
            <w:r w:rsidRPr="00581CAA">
              <w:rPr>
                <w:rFonts w:cs="Times New Roman"/>
              </w:rPr>
              <w:t>Example</w:t>
            </w:r>
          </w:p>
        </w:tc>
        <w:tc>
          <w:tcPr>
            <w:tcW w:w="6228" w:type="dxa"/>
          </w:tcPr>
          <w:p w:rsidR="008858C1" w:rsidRPr="00842A69" w:rsidRDefault="008858C1" w:rsidP="00711F52">
            <w:pPr>
              <w:pStyle w:val="Commandexample"/>
              <w:rPr>
                <w:rFonts w:ascii="Times New Roman" w:hAnsi="Times New Roman" w:cs="Times New Roman"/>
              </w:rPr>
            </w:pPr>
            <w:r w:rsidRPr="00842A69">
              <w:rPr>
                <w:rFonts w:ascii="Times New Roman" w:hAnsi="Times New Roman" w:cs="Times New Roman"/>
              </w:rPr>
              <w:t>CORR:OFFSET:GLOBAL? -- query command</w:t>
            </w:r>
          </w:p>
          <w:p w:rsidR="008858C1" w:rsidRPr="00842A69" w:rsidRDefault="008858C1" w:rsidP="00711F52">
            <w:pPr>
              <w:pStyle w:val="Commandexample"/>
              <w:rPr>
                <w:rFonts w:ascii="Times New Roman" w:hAnsi="Times New Roman" w:cs="Times New Roman"/>
              </w:rPr>
            </w:pPr>
            <w:r w:rsidRPr="00842A69">
              <w:rPr>
                <w:rFonts w:ascii="Times New Roman" w:hAnsi="Times New Roman" w:cs="Times New Roman"/>
              </w:rPr>
              <w:t>0 -- return value</w:t>
            </w:r>
          </w:p>
          <w:p w:rsidR="008858C1" w:rsidRPr="00842A69" w:rsidRDefault="008858C1" w:rsidP="00711F52">
            <w:pPr>
              <w:pStyle w:val="Commandexample"/>
              <w:rPr>
                <w:rFonts w:ascii="Times New Roman" w:hAnsi="Times New Roman" w:cs="Times New Roman"/>
              </w:rPr>
            </w:pPr>
          </w:p>
        </w:tc>
      </w:tr>
    </w:tbl>
    <w:p w:rsidR="008858C1" w:rsidRPr="00581CAA" w:rsidRDefault="008858C1" w:rsidP="008858C1">
      <w:pPr>
        <w:rPr>
          <w:rFonts w:cs="Times New Roman"/>
        </w:rPr>
      </w:pPr>
    </w:p>
    <w:p w:rsidR="00CB7AB0" w:rsidRPr="00581CAA" w:rsidRDefault="00CB7AB0" w:rsidP="000C5EFC">
      <w:pPr>
        <w:pStyle w:val="listlevel2"/>
      </w:pPr>
      <w:bookmarkStart w:id="1210" w:name="_Toc440443502"/>
      <w:bookmarkStart w:id="1211" w:name="_Toc440444150"/>
      <w:bookmarkStart w:id="1212" w:name="_Toc440444963"/>
      <w:bookmarkStart w:id="1213" w:name="_Toc457829596"/>
      <w:bookmarkStart w:id="1214" w:name="_Toc458086229"/>
      <w:bookmarkStart w:id="1215" w:name="_Toc458086660"/>
      <w:bookmarkStart w:id="1216" w:name="_Toc458086925"/>
      <w:bookmarkStart w:id="1217" w:name="_Toc458087152"/>
      <w:bookmarkStart w:id="1218" w:name="_Toc458087379"/>
      <w:bookmarkStart w:id="1219" w:name="_Toc458087606"/>
      <w:bookmarkStart w:id="1220" w:name="_Toc440443503"/>
      <w:bookmarkStart w:id="1221" w:name="_Toc440444151"/>
      <w:bookmarkStart w:id="1222" w:name="_Toc459649992"/>
      <w:bookmarkEnd w:id="1210"/>
      <w:bookmarkEnd w:id="1211"/>
      <w:bookmarkEnd w:id="1212"/>
      <w:bookmarkEnd w:id="1213"/>
      <w:bookmarkEnd w:id="1214"/>
      <w:bookmarkEnd w:id="1215"/>
      <w:bookmarkEnd w:id="1216"/>
      <w:bookmarkEnd w:id="1217"/>
      <w:bookmarkEnd w:id="1218"/>
      <w:bookmarkEnd w:id="1219"/>
      <w:r>
        <w:t>Bad Pixel Corrections</w:t>
      </w:r>
      <w:bookmarkEnd w:id="1220"/>
      <w:bookmarkEnd w:id="1221"/>
      <w:bookmarkEnd w:id="1222"/>
    </w:p>
    <w:p w:rsidR="00CB7AB0" w:rsidRPr="00581CAA" w:rsidRDefault="00CB7AB0" w:rsidP="00CB7AB0">
      <w:pPr>
        <w:rPr>
          <w:rFonts w:cs="Times New Roman"/>
        </w:rPr>
      </w:pPr>
      <w:r w:rsidRPr="00581CAA">
        <w:rPr>
          <w:rFonts w:cs="Times New Roman"/>
        </w:rPr>
        <w:t xml:space="preserve">Defective FPA pixels can be substituted with an interpolated pixel value. The pixel correction function uses a bad pixel map that </w:t>
      </w:r>
      <w:r>
        <w:rPr>
          <w:rFonts w:cs="Times New Roman"/>
        </w:rPr>
        <w:t>is unique to each</w:t>
      </w:r>
      <w:r w:rsidRPr="00581CAA">
        <w:rPr>
          <w:rFonts w:cs="Times New Roman"/>
        </w:rPr>
        <w:t xml:space="preserve"> operational configuration slot</w:t>
      </w:r>
      <w:r>
        <w:rPr>
          <w:rFonts w:cs="Times New Roman"/>
        </w:rPr>
        <w:t xml:space="preserve"> (OPR)</w:t>
      </w:r>
      <w:r w:rsidRPr="00581CAA">
        <w:rPr>
          <w:rFonts w:cs="Times New Roman"/>
        </w:rPr>
        <w:t xml:space="preserve">. </w:t>
      </w:r>
    </w:p>
    <w:p w:rsidR="00CB7AB0" w:rsidRPr="00581CAA" w:rsidRDefault="00CB7AB0" w:rsidP="00CB7AB0">
      <w:pPr>
        <w:rPr>
          <w:rFonts w:cs="Times New Roman"/>
        </w:rPr>
      </w:pPr>
      <w:r w:rsidRPr="00581CAA">
        <w:rPr>
          <w:rFonts w:cs="Times New Roman"/>
        </w:rPr>
        <w:t>A command to enable the return of the correction pixel map in the form of image data is supported. When the correction pixel map is enabled, a pixel value of 0 is returned for pixels locations that are not replaced and 4,095 returned for pixels that are replaced when pixel correction is enabled.</w:t>
      </w:r>
    </w:p>
    <w:p w:rsidR="00812358" w:rsidRPr="00581CAA" w:rsidRDefault="00812358" w:rsidP="00B712C2">
      <w:pPr>
        <w:pStyle w:val="listlevel3"/>
      </w:pPr>
      <w:bookmarkStart w:id="1223" w:name="_Toc440443504"/>
      <w:bookmarkStart w:id="1224" w:name="_Toc440444152"/>
      <w:bookmarkStart w:id="1225" w:name="_Toc440444553"/>
      <w:bookmarkStart w:id="1226" w:name="_Toc390791351"/>
      <w:bookmarkStart w:id="1227" w:name="_Toc390791529"/>
      <w:bookmarkStart w:id="1228" w:name="_Toc390791975"/>
      <w:bookmarkStart w:id="1229" w:name="_Toc459569314"/>
      <w:bookmarkEnd w:id="1223"/>
      <w:bookmarkEnd w:id="1224"/>
      <w:bookmarkEnd w:id="1225"/>
      <w:r w:rsidRPr="00581CAA">
        <w:t>Set Pixel Substitution State</w:t>
      </w:r>
      <w:bookmarkEnd w:id="1226"/>
      <w:bookmarkEnd w:id="1227"/>
      <w:bookmarkEnd w:id="1228"/>
      <w:bookmarkEnd w:id="122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551FA5" w:rsidP="003D58B5">
            <w:pPr>
              <w:rPr>
                <w:rFonts w:cs="Times New Roman"/>
              </w:rPr>
            </w:pPr>
            <w:r w:rsidRPr="00581CAA">
              <w:rPr>
                <w:rFonts w:cs="Times New Roman"/>
              </w:rPr>
              <w:t>Sets the state of the pixel substitution. Pixel substitution replaces pixels that do not pass focal plane array performance specifications with the last, non-replaced pixel value. Consecutive substitution is allowed, using the same non-replaced pixel value. While more pleasing to the eye/brain, some machine vision computations perform better with pixel substitution off.</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551FA5"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551FA5" w:rsidP="00891EBC">
            <w:pPr>
              <w:pStyle w:val="Command"/>
              <w:rPr>
                <w:rFonts w:ascii="Times New Roman" w:hAnsi="Times New Roman" w:cs="Times New Roman"/>
              </w:rPr>
            </w:pPr>
            <w:bookmarkStart w:id="1230" w:name="_Toc390789851"/>
            <w:bookmarkStart w:id="1231" w:name="_Toc390790582"/>
            <w:bookmarkStart w:id="1232" w:name="_Toc390790947"/>
            <w:bookmarkStart w:id="1233" w:name="_Toc390791530"/>
            <w:bookmarkStart w:id="1234" w:name="_Toc390791976"/>
            <w:bookmarkStart w:id="1235" w:name="_Toc459569315"/>
            <w:r w:rsidRPr="000C5EFC">
              <w:rPr>
                <w:rFonts w:ascii="Times New Roman" w:hAnsi="Times New Roman" w:cs="Times New Roman"/>
              </w:rPr>
              <w:t xml:space="preserve">CORR:PIXEL </w:t>
            </w:r>
            <w:r w:rsidRPr="000C5EFC">
              <w:rPr>
                <w:rFonts w:ascii="Times New Roman" w:hAnsi="Times New Roman" w:cs="Times New Roman"/>
                <w:i/>
              </w:rPr>
              <w:t>state</w:t>
            </w:r>
            <w:bookmarkEnd w:id="1230"/>
            <w:bookmarkEnd w:id="1231"/>
            <w:bookmarkEnd w:id="1232"/>
            <w:bookmarkEnd w:id="1233"/>
            <w:bookmarkEnd w:id="1234"/>
            <w:bookmarkEnd w:id="1235"/>
          </w:p>
        </w:tc>
      </w:tr>
      <w:tr w:rsidR="00644451" w:rsidRPr="00581CAA" w:rsidTr="007B0CB5">
        <w:tc>
          <w:tcPr>
            <w:tcW w:w="2880" w:type="dxa"/>
          </w:tcPr>
          <w:p w:rsidR="00644451" w:rsidRPr="00581CAA" w:rsidRDefault="00644451" w:rsidP="003D58B5">
            <w:pPr>
              <w:rPr>
                <w:rFonts w:cs="Times New Roman"/>
              </w:rPr>
            </w:pPr>
            <w:r w:rsidRPr="00581CAA">
              <w:rPr>
                <w:rFonts w:cs="Times New Roman"/>
              </w:rPr>
              <w:lastRenderedPageBreak/>
              <w:t>Parameters</w:t>
            </w:r>
          </w:p>
        </w:tc>
        <w:tc>
          <w:tcPr>
            <w:tcW w:w="6228" w:type="dxa"/>
          </w:tcPr>
          <w:p w:rsidR="00644451" w:rsidRPr="000C5EFC" w:rsidRDefault="00551FA5" w:rsidP="001214F6">
            <w:pPr>
              <w:pStyle w:val="Parameter"/>
              <w:rPr>
                <w:rFonts w:ascii="Times New Roman" w:hAnsi="Times New Roman" w:cs="Times New Roman"/>
              </w:rPr>
            </w:pPr>
            <w:bookmarkStart w:id="1236" w:name="_Toc390789852"/>
            <w:bookmarkStart w:id="1237" w:name="_Toc390790583"/>
            <w:bookmarkStart w:id="1238" w:name="_Toc390790948"/>
            <w:r w:rsidRPr="000C5EFC">
              <w:rPr>
                <w:rFonts w:ascii="Times New Roman" w:hAnsi="Times New Roman" w:cs="Times New Roman"/>
              </w:rPr>
              <w:t>state</w:t>
            </w:r>
            <w:bookmarkEnd w:id="1236"/>
            <w:bookmarkEnd w:id="1237"/>
            <w:bookmarkEnd w:id="1238"/>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551FA5"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551FA5" w:rsidRPr="00581CAA" w:rsidRDefault="00551FA5" w:rsidP="00551FA5">
            <w:pPr>
              <w:rPr>
                <w:rFonts w:cs="Times New Roman"/>
              </w:rPr>
            </w:pPr>
            <w:r w:rsidRPr="00581CAA">
              <w:rPr>
                <w:rFonts w:cs="Times New Roman"/>
              </w:rPr>
              <w:t>ON</w:t>
            </w:r>
            <w:r w:rsidRPr="00581CAA">
              <w:rPr>
                <w:rFonts w:cs="Times New Roman"/>
              </w:rPr>
              <w:tab/>
              <w:t>Enables Pixel Substitutions</w:t>
            </w:r>
          </w:p>
          <w:p w:rsidR="00644451" w:rsidRPr="00581CAA" w:rsidRDefault="00551FA5" w:rsidP="00551FA5">
            <w:pPr>
              <w:rPr>
                <w:rFonts w:cs="Times New Roman"/>
              </w:rPr>
            </w:pPr>
            <w:r w:rsidRPr="00581CAA">
              <w:rPr>
                <w:rFonts w:cs="Times New Roman"/>
              </w:rPr>
              <w:t>OFF</w:t>
            </w:r>
            <w:r w:rsidRPr="00581CAA">
              <w:rPr>
                <w:rFonts w:cs="Times New Roman"/>
              </w:rPr>
              <w:tab/>
              <w:t>Disables Pixel Substitutions</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551FA5"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551FA5" w:rsidP="008E3E74">
            <w:pPr>
              <w:pStyle w:val="Commandexample"/>
              <w:rPr>
                <w:rFonts w:ascii="Times New Roman" w:hAnsi="Times New Roman" w:cs="Times New Roman"/>
              </w:rPr>
            </w:pPr>
            <w:bookmarkStart w:id="1239" w:name="_Toc390789853"/>
            <w:bookmarkStart w:id="1240" w:name="_Toc390790584"/>
            <w:bookmarkStart w:id="1241" w:name="_Toc390790949"/>
            <w:bookmarkStart w:id="1242" w:name="_Toc390791531"/>
            <w:bookmarkStart w:id="1243" w:name="_Toc390791977"/>
            <w:r w:rsidRPr="000C5EFC">
              <w:rPr>
                <w:rFonts w:ascii="Times New Roman" w:hAnsi="Times New Roman" w:cs="Times New Roman"/>
              </w:rPr>
              <w:t>CORR:PIXEL ON</w:t>
            </w:r>
            <w:bookmarkEnd w:id="1239"/>
            <w:bookmarkEnd w:id="1240"/>
            <w:bookmarkEnd w:id="1241"/>
            <w:bookmarkEnd w:id="1242"/>
            <w:bookmarkEnd w:id="1243"/>
          </w:p>
        </w:tc>
      </w:tr>
    </w:tbl>
    <w:p w:rsidR="00812358" w:rsidRPr="00581CAA" w:rsidRDefault="00812358" w:rsidP="00812358">
      <w:pPr>
        <w:rPr>
          <w:rFonts w:cs="Times New Roman"/>
        </w:rPr>
      </w:pPr>
    </w:p>
    <w:p w:rsidR="00812358" w:rsidRPr="00581CAA" w:rsidRDefault="00812358" w:rsidP="00B712C2">
      <w:pPr>
        <w:pStyle w:val="listlevel3"/>
      </w:pPr>
      <w:bookmarkStart w:id="1244" w:name="_Toc390791352"/>
      <w:bookmarkStart w:id="1245" w:name="_Toc390791532"/>
      <w:bookmarkStart w:id="1246" w:name="_Toc390791978"/>
      <w:bookmarkStart w:id="1247" w:name="_Toc459569316"/>
      <w:r w:rsidRPr="00581CAA">
        <w:t>Get Pixel Substitution State</w:t>
      </w:r>
      <w:bookmarkEnd w:id="1244"/>
      <w:bookmarkEnd w:id="1245"/>
      <w:bookmarkEnd w:id="1246"/>
      <w:bookmarkEnd w:id="124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767965" w:rsidP="003D58B5">
            <w:pPr>
              <w:rPr>
                <w:rFonts w:cs="Times New Roman"/>
              </w:rPr>
            </w:pPr>
            <w:r w:rsidRPr="00581CAA">
              <w:rPr>
                <w:rFonts w:cs="Times New Roman"/>
              </w:rPr>
              <w:t>Returns the state of the pixel substitution.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767965"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767965" w:rsidP="00891EBC">
            <w:pPr>
              <w:pStyle w:val="Command"/>
              <w:rPr>
                <w:rFonts w:ascii="Times New Roman" w:hAnsi="Times New Roman" w:cs="Times New Roman"/>
              </w:rPr>
            </w:pPr>
            <w:bookmarkStart w:id="1248" w:name="_Toc390789854"/>
            <w:bookmarkStart w:id="1249" w:name="_Toc390790585"/>
            <w:bookmarkStart w:id="1250" w:name="_Toc390790950"/>
            <w:bookmarkStart w:id="1251" w:name="_Toc390791533"/>
            <w:bookmarkStart w:id="1252" w:name="_Toc390791979"/>
            <w:bookmarkStart w:id="1253" w:name="_Toc459569317"/>
            <w:r w:rsidRPr="000C5EFC">
              <w:rPr>
                <w:rFonts w:ascii="Times New Roman" w:hAnsi="Times New Roman" w:cs="Times New Roman"/>
              </w:rPr>
              <w:t>CORR:PIXEL?</w:t>
            </w:r>
            <w:bookmarkEnd w:id="1248"/>
            <w:bookmarkEnd w:id="1249"/>
            <w:bookmarkEnd w:id="1250"/>
            <w:bookmarkEnd w:id="1251"/>
            <w:bookmarkEnd w:id="1252"/>
            <w:bookmarkEnd w:id="1253"/>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767965"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767965" w:rsidP="003D58B5">
            <w:pPr>
              <w:rPr>
                <w:rFonts w:cs="Times New Roman"/>
              </w:rPr>
            </w:pPr>
            <w:r w:rsidRPr="00581CAA">
              <w:rPr>
                <w:rFonts w:cs="Times New Roman"/>
              </w:rPr>
              <w:t>state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767965" w:rsidRPr="00581CAA" w:rsidRDefault="00767965" w:rsidP="00767965">
            <w:pPr>
              <w:rPr>
                <w:rFonts w:cs="Times New Roman"/>
              </w:rPr>
            </w:pPr>
            <w:r w:rsidRPr="00581CAA">
              <w:rPr>
                <w:rFonts w:cs="Times New Roman"/>
              </w:rPr>
              <w:t>ON</w:t>
            </w:r>
            <w:r w:rsidRPr="00581CAA">
              <w:rPr>
                <w:rFonts w:cs="Times New Roman"/>
              </w:rPr>
              <w:tab/>
              <w:t>Pixel Substitution Enabled</w:t>
            </w:r>
          </w:p>
          <w:p w:rsidR="00767965" w:rsidRPr="00581CAA" w:rsidRDefault="00767965" w:rsidP="00767965">
            <w:pPr>
              <w:rPr>
                <w:rFonts w:cs="Times New Roman"/>
              </w:rPr>
            </w:pPr>
            <w:r w:rsidRPr="00581CAA">
              <w:rPr>
                <w:rFonts w:cs="Times New Roman"/>
              </w:rPr>
              <w:t>OFF</w:t>
            </w:r>
            <w:r w:rsidRPr="00581CAA">
              <w:rPr>
                <w:rFonts w:cs="Times New Roman"/>
              </w:rPr>
              <w:tab/>
              <w:t>Pixel Substitution Disabled</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767965"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767965" w:rsidRPr="000C5EFC" w:rsidRDefault="00767965" w:rsidP="008E3E74">
            <w:pPr>
              <w:pStyle w:val="Commandexample"/>
              <w:rPr>
                <w:rFonts w:ascii="Times New Roman" w:hAnsi="Times New Roman" w:cs="Times New Roman"/>
              </w:rPr>
            </w:pPr>
            <w:bookmarkStart w:id="1254" w:name="_Toc390789855"/>
            <w:bookmarkStart w:id="1255" w:name="_Toc390790586"/>
            <w:bookmarkStart w:id="1256" w:name="_Toc390790951"/>
            <w:bookmarkStart w:id="1257" w:name="_Toc390791534"/>
            <w:bookmarkStart w:id="1258" w:name="_Toc390791980"/>
            <w:r w:rsidRPr="000C5EFC">
              <w:rPr>
                <w:rFonts w:ascii="Times New Roman" w:hAnsi="Times New Roman" w:cs="Times New Roman"/>
              </w:rPr>
              <w:t>CORR:PIXEL? -- query command</w:t>
            </w:r>
            <w:bookmarkEnd w:id="1254"/>
            <w:bookmarkEnd w:id="1255"/>
            <w:bookmarkEnd w:id="1256"/>
            <w:bookmarkEnd w:id="1257"/>
            <w:bookmarkEnd w:id="1258"/>
          </w:p>
          <w:p w:rsidR="00C76AD4" w:rsidRPr="000C5EFC" w:rsidRDefault="00767965" w:rsidP="008E3E74">
            <w:pPr>
              <w:pStyle w:val="Commandexample"/>
              <w:rPr>
                <w:rFonts w:ascii="Times New Roman" w:hAnsi="Times New Roman" w:cs="Times New Roman"/>
              </w:rPr>
            </w:pPr>
            <w:bookmarkStart w:id="1259" w:name="_Toc390789856"/>
            <w:bookmarkStart w:id="1260" w:name="_Toc390790587"/>
            <w:bookmarkStart w:id="1261" w:name="_Toc390790952"/>
            <w:bookmarkStart w:id="1262" w:name="_Toc390791535"/>
            <w:bookmarkStart w:id="1263" w:name="_Toc390791981"/>
            <w:r w:rsidRPr="000C5EFC">
              <w:rPr>
                <w:rFonts w:ascii="Times New Roman" w:hAnsi="Times New Roman" w:cs="Times New Roman"/>
              </w:rPr>
              <w:t>ON -- return value</w:t>
            </w:r>
            <w:bookmarkEnd w:id="1259"/>
            <w:bookmarkEnd w:id="1260"/>
            <w:bookmarkEnd w:id="1261"/>
            <w:bookmarkEnd w:id="1262"/>
            <w:bookmarkEnd w:id="1263"/>
          </w:p>
          <w:p w:rsidR="00644451" w:rsidRPr="000C5EFC" w:rsidRDefault="00644451" w:rsidP="008E3E74">
            <w:pPr>
              <w:pStyle w:val="Commandexample"/>
              <w:rPr>
                <w:rFonts w:ascii="Times New Roman" w:hAnsi="Times New Roman" w:cs="Times New Roman"/>
              </w:rPr>
            </w:pPr>
          </w:p>
        </w:tc>
      </w:tr>
    </w:tbl>
    <w:p w:rsidR="00C76AD4" w:rsidRPr="00581CAA" w:rsidRDefault="00C76AD4" w:rsidP="00812358">
      <w:pPr>
        <w:rPr>
          <w:rFonts w:cs="Times New Roman"/>
        </w:rPr>
      </w:pPr>
    </w:p>
    <w:p w:rsidR="00812358" w:rsidRPr="00581CAA" w:rsidRDefault="00812358" w:rsidP="007B604B">
      <w:pPr>
        <w:pStyle w:val="listlevel3"/>
      </w:pPr>
      <w:bookmarkStart w:id="1264" w:name="_Toc390791353"/>
      <w:bookmarkStart w:id="1265" w:name="_Toc390791536"/>
      <w:bookmarkStart w:id="1266" w:name="_Toc390791982"/>
      <w:bookmarkStart w:id="1267" w:name="_Toc459569318"/>
      <w:r w:rsidRPr="00581CAA">
        <w:t>User Pixel Defect Flag</w:t>
      </w:r>
      <w:bookmarkEnd w:id="1264"/>
      <w:bookmarkEnd w:id="1265"/>
      <w:bookmarkEnd w:id="1266"/>
      <w:bookmarkEnd w:id="126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767965" w:rsidRPr="00581CAA" w:rsidRDefault="00767965" w:rsidP="00767965">
            <w:pPr>
              <w:rPr>
                <w:rFonts w:cs="Times New Roman"/>
              </w:rPr>
            </w:pPr>
            <w:r w:rsidRPr="00581CAA">
              <w:rPr>
                <w:rFonts w:cs="Times New Roman"/>
              </w:rPr>
              <w:t>Allows the user to add a pixel into the defective pixel map, allowing the pixel correction tool CORR:PIXEL to act on these additional individual pixels. Pixels may be defined in the current OPR or defined for all OPRs.</w:t>
            </w:r>
          </w:p>
          <w:p w:rsidR="00767965" w:rsidRPr="00581CAA" w:rsidRDefault="00767965" w:rsidP="00767965">
            <w:pPr>
              <w:rPr>
                <w:rFonts w:cs="Times New Roman"/>
              </w:rPr>
            </w:pPr>
            <w:r w:rsidRPr="00581CAA">
              <w:rPr>
                <w:rFonts w:cs="Times New Roman"/>
              </w:rPr>
              <w:t>Pixels are selected by their X,Y coordinates in each OPR, and can be interactively added and removed from the map. Additionally, the command can be used to turn the individual x,y user-added pixels ON or OFF across all OPRs.</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767965"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767965" w:rsidP="00891EBC">
            <w:pPr>
              <w:pStyle w:val="Command"/>
              <w:rPr>
                <w:rFonts w:ascii="Times New Roman" w:hAnsi="Times New Roman" w:cs="Times New Roman"/>
              </w:rPr>
            </w:pPr>
            <w:bookmarkStart w:id="1268" w:name="_Toc390789857"/>
            <w:bookmarkStart w:id="1269" w:name="_Toc390790588"/>
            <w:bookmarkStart w:id="1270" w:name="_Toc390790953"/>
            <w:bookmarkStart w:id="1271" w:name="_Toc390791537"/>
            <w:bookmarkStart w:id="1272" w:name="_Toc390791983"/>
            <w:bookmarkStart w:id="1273" w:name="_Toc459569319"/>
            <w:r w:rsidRPr="000C5EFC">
              <w:rPr>
                <w:rFonts w:ascii="Times New Roman" w:hAnsi="Times New Roman" w:cs="Times New Roman"/>
              </w:rPr>
              <w:t xml:space="preserve">PIX:RPL </w:t>
            </w:r>
            <w:r w:rsidRPr="000C5EFC">
              <w:rPr>
                <w:rFonts w:ascii="Times New Roman" w:hAnsi="Times New Roman" w:cs="Times New Roman"/>
                <w:i/>
              </w:rPr>
              <w:t>parameters</w:t>
            </w:r>
            <w:bookmarkEnd w:id="1268"/>
            <w:bookmarkEnd w:id="1269"/>
            <w:bookmarkEnd w:id="1270"/>
            <w:bookmarkEnd w:id="1271"/>
            <w:bookmarkEnd w:id="1272"/>
            <w:bookmarkEnd w:id="1273"/>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767965" w:rsidP="001214F6">
            <w:pPr>
              <w:pStyle w:val="Parameter"/>
              <w:rPr>
                <w:rFonts w:ascii="Times New Roman" w:hAnsi="Times New Roman" w:cs="Times New Roman"/>
              </w:rPr>
            </w:pPr>
            <w:bookmarkStart w:id="1274" w:name="_Toc390789858"/>
            <w:bookmarkStart w:id="1275" w:name="_Toc390790589"/>
            <w:bookmarkStart w:id="1276" w:name="_Toc390790954"/>
            <w:r w:rsidRPr="000C5EFC">
              <w:rPr>
                <w:rFonts w:ascii="Times New Roman" w:hAnsi="Times New Roman" w:cs="Times New Roman"/>
              </w:rPr>
              <w:t>x, y ordinates of pixel, ON/OFF, ALL</w:t>
            </w:r>
            <w:bookmarkEnd w:id="1274"/>
            <w:bookmarkEnd w:id="1275"/>
            <w:bookmarkEnd w:id="1276"/>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767965" w:rsidRPr="00581CAA" w:rsidRDefault="00767965" w:rsidP="00767965">
            <w:pPr>
              <w:rPr>
                <w:rFonts w:cs="Times New Roman"/>
              </w:rPr>
            </w:pPr>
            <w:r w:rsidRPr="00581CAA">
              <w:rPr>
                <w:rFonts w:cs="Times New Roman"/>
              </w:rPr>
              <w:t>&lt;x&gt;</w:t>
            </w:r>
            <w:r w:rsidRPr="00581CAA">
              <w:rPr>
                <w:rFonts w:cs="Times New Roman"/>
              </w:rPr>
              <w:tab/>
              <w:t>X coordinate of selected pixel</w:t>
            </w:r>
          </w:p>
          <w:p w:rsidR="00767965" w:rsidRPr="00581CAA" w:rsidRDefault="00767965" w:rsidP="00767965">
            <w:pPr>
              <w:rPr>
                <w:rFonts w:cs="Times New Roman"/>
              </w:rPr>
            </w:pPr>
            <w:r w:rsidRPr="00581CAA">
              <w:rPr>
                <w:rFonts w:cs="Times New Roman"/>
              </w:rPr>
              <w:lastRenderedPageBreak/>
              <w:t>&lt;y&gt;</w:t>
            </w:r>
            <w:r w:rsidRPr="00581CAA">
              <w:rPr>
                <w:rFonts w:cs="Times New Roman"/>
              </w:rPr>
              <w:tab/>
              <w:t>Y coordinate of selected pixel</w:t>
            </w:r>
          </w:p>
          <w:p w:rsidR="00767965" w:rsidRPr="00581CAA" w:rsidRDefault="00767965" w:rsidP="00767965">
            <w:pPr>
              <w:rPr>
                <w:rFonts w:cs="Times New Roman"/>
              </w:rPr>
            </w:pPr>
            <w:r w:rsidRPr="00581CAA">
              <w:rPr>
                <w:rFonts w:cs="Times New Roman"/>
              </w:rPr>
              <w:t>ON</w:t>
            </w:r>
            <w:r w:rsidRPr="00581CAA">
              <w:rPr>
                <w:rFonts w:cs="Times New Roman"/>
              </w:rPr>
              <w:tab/>
              <w:t>&lt;default&gt; Flags pixel for replacement</w:t>
            </w:r>
          </w:p>
          <w:p w:rsidR="00644451" w:rsidRPr="00581CAA" w:rsidRDefault="00767965" w:rsidP="00767965">
            <w:pPr>
              <w:rPr>
                <w:rFonts w:cs="Times New Roman"/>
              </w:rPr>
            </w:pPr>
            <w:r w:rsidRPr="00581CAA">
              <w:rPr>
                <w:rFonts w:cs="Times New Roman"/>
              </w:rPr>
              <w:t>OFF</w:t>
            </w:r>
            <w:r w:rsidRPr="00581CAA">
              <w:rPr>
                <w:rFonts w:cs="Times New Roman"/>
              </w:rPr>
              <w:tab/>
              <w:t>Removes flag to make pixel active</w:t>
            </w:r>
          </w:p>
          <w:p w:rsidR="00767965" w:rsidRPr="00581CAA" w:rsidRDefault="00767965" w:rsidP="00767965">
            <w:pPr>
              <w:rPr>
                <w:rFonts w:cs="Times New Roman"/>
              </w:rPr>
            </w:pPr>
            <w:r w:rsidRPr="00581CAA">
              <w:rPr>
                <w:rFonts w:cs="Times New Roman"/>
              </w:rPr>
              <w:t>ALL</w:t>
            </w:r>
            <w:r w:rsidRPr="00581CAA">
              <w:rPr>
                <w:rFonts w:cs="Times New Roman"/>
              </w:rPr>
              <w:tab/>
              <w:t>Sets ON or OFF state to user-flagged pixels across all OPRs</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lastRenderedPageBreak/>
              <w:t>Type</w:t>
            </w:r>
          </w:p>
        </w:tc>
        <w:tc>
          <w:tcPr>
            <w:tcW w:w="6228" w:type="dxa"/>
          </w:tcPr>
          <w:p w:rsidR="00644451" w:rsidRPr="00581CAA" w:rsidRDefault="00767965" w:rsidP="003D58B5">
            <w:pPr>
              <w:rPr>
                <w:rFonts w:cs="Times New Roman"/>
              </w:rPr>
            </w:pPr>
            <w:r w:rsidRPr="00581CAA">
              <w:rPr>
                <w:rFonts w:cs="Times New Roman"/>
              </w:rPr>
              <w:t>integer, 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C76AD4" w:rsidRPr="000C5EFC" w:rsidRDefault="00767965" w:rsidP="008E3E74">
            <w:pPr>
              <w:pStyle w:val="Commandexample"/>
              <w:rPr>
                <w:rFonts w:ascii="Times New Roman" w:hAnsi="Times New Roman" w:cs="Times New Roman"/>
              </w:rPr>
            </w:pPr>
            <w:bookmarkStart w:id="1277" w:name="_Toc390789859"/>
            <w:bookmarkStart w:id="1278" w:name="_Toc390790590"/>
            <w:bookmarkStart w:id="1279" w:name="_Toc390790955"/>
            <w:bookmarkStart w:id="1280" w:name="_Toc390791538"/>
            <w:bookmarkStart w:id="1281" w:name="_Toc390791984"/>
            <w:r w:rsidRPr="000C5EFC">
              <w:rPr>
                <w:rFonts w:ascii="Times New Roman" w:hAnsi="Times New Roman" w:cs="Times New Roman"/>
              </w:rPr>
              <w:t>Examples</w:t>
            </w:r>
            <w:bookmarkEnd w:id="1277"/>
            <w:bookmarkEnd w:id="1278"/>
            <w:bookmarkEnd w:id="1279"/>
            <w:bookmarkEnd w:id="1280"/>
            <w:bookmarkEnd w:id="1281"/>
          </w:p>
          <w:p w:rsidR="00C76AD4" w:rsidRPr="000C5EFC" w:rsidRDefault="00767965" w:rsidP="008E3E74">
            <w:pPr>
              <w:pStyle w:val="Commandexample"/>
              <w:rPr>
                <w:rFonts w:ascii="Times New Roman" w:hAnsi="Times New Roman" w:cs="Times New Roman"/>
              </w:rPr>
            </w:pPr>
            <w:bookmarkStart w:id="1282" w:name="_Toc390789860"/>
            <w:bookmarkStart w:id="1283" w:name="_Toc390790591"/>
            <w:bookmarkStart w:id="1284" w:name="_Toc390790956"/>
            <w:bookmarkStart w:id="1285" w:name="_Toc390791539"/>
            <w:bookmarkStart w:id="1286" w:name="_Toc390791985"/>
            <w:r w:rsidRPr="000C5EFC">
              <w:rPr>
                <w:rFonts w:ascii="Times New Roman" w:hAnsi="Times New Roman" w:cs="Times New Roman"/>
              </w:rPr>
              <w:t>PIX:RPL 34 127 ON</w:t>
            </w:r>
            <w:bookmarkEnd w:id="1282"/>
            <w:bookmarkEnd w:id="1283"/>
            <w:bookmarkEnd w:id="1284"/>
            <w:bookmarkEnd w:id="1285"/>
            <w:bookmarkEnd w:id="1286"/>
          </w:p>
          <w:p w:rsidR="00767965" w:rsidRPr="000C5EFC" w:rsidRDefault="00767965" w:rsidP="008E3E74">
            <w:pPr>
              <w:pStyle w:val="Commandexample"/>
              <w:rPr>
                <w:rFonts w:ascii="Times New Roman" w:hAnsi="Times New Roman" w:cs="Times New Roman"/>
              </w:rPr>
            </w:pPr>
            <w:bookmarkStart w:id="1287" w:name="_Toc390789861"/>
            <w:bookmarkStart w:id="1288" w:name="_Toc390790592"/>
            <w:bookmarkStart w:id="1289" w:name="_Toc390790957"/>
            <w:bookmarkStart w:id="1290" w:name="_Toc390791540"/>
            <w:bookmarkStart w:id="1291" w:name="_Toc390791986"/>
            <w:r w:rsidRPr="000C5EFC">
              <w:rPr>
                <w:rFonts w:ascii="Times New Roman" w:hAnsi="Times New Roman" w:cs="Times New Roman"/>
              </w:rPr>
              <w:t>--Sets pixel (34,127) to replacement status</w:t>
            </w:r>
            <w:bookmarkEnd w:id="1287"/>
            <w:bookmarkEnd w:id="1288"/>
            <w:bookmarkEnd w:id="1289"/>
            <w:bookmarkEnd w:id="1290"/>
            <w:bookmarkEnd w:id="1291"/>
          </w:p>
          <w:p w:rsidR="00767965" w:rsidRPr="000C5EFC" w:rsidRDefault="00767965" w:rsidP="008E3E74">
            <w:pPr>
              <w:pStyle w:val="Commandexample"/>
              <w:rPr>
                <w:rFonts w:ascii="Times New Roman" w:hAnsi="Times New Roman" w:cs="Times New Roman"/>
              </w:rPr>
            </w:pPr>
            <w:bookmarkStart w:id="1292" w:name="_Toc390789862"/>
            <w:bookmarkStart w:id="1293" w:name="_Toc390790593"/>
            <w:bookmarkStart w:id="1294" w:name="_Toc390790958"/>
            <w:bookmarkStart w:id="1295" w:name="_Toc390791541"/>
            <w:bookmarkStart w:id="1296" w:name="_Toc390791987"/>
            <w:r w:rsidRPr="000C5EFC">
              <w:rPr>
                <w:rFonts w:ascii="Times New Roman" w:hAnsi="Times New Roman" w:cs="Times New Roman"/>
              </w:rPr>
              <w:t>PIX:RPL 34 127 OFF ALL</w:t>
            </w:r>
            <w:bookmarkEnd w:id="1292"/>
            <w:bookmarkEnd w:id="1293"/>
            <w:bookmarkEnd w:id="1294"/>
            <w:bookmarkEnd w:id="1295"/>
            <w:bookmarkEnd w:id="1296"/>
          </w:p>
          <w:p w:rsidR="00767965" w:rsidRPr="000C5EFC" w:rsidRDefault="00767965" w:rsidP="008E3E74">
            <w:pPr>
              <w:pStyle w:val="Commandexample"/>
              <w:rPr>
                <w:rFonts w:ascii="Times New Roman" w:hAnsi="Times New Roman" w:cs="Times New Roman"/>
              </w:rPr>
            </w:pPr>
            <w:bookmarkStart w:id="1297" w:name="_Toc390789863"/>
            <w:bookmarkStart w:id="1298" w:name="_Toc390790594"/>
            <w:bookmarkStart w:id="1299" w:name="_Toc390790959"/>
            <w:bookmarkStart w:id="1300" w:name="_Toc390791542"/>
            <w:bookmarkStart w:id="1301" w:name="_Toc390791988"/>
            <w:r w:rsidRPr="000C5EFC">
              <w:rPr>
                <w:rFonts w:ascii="Times New Roman" w:hAnsi="Times New Roman" w:cs="Times New Roman"/>
              </w:rPr>
              <w:t>--Restores flagged pixel 34,127 in all OPRs to active</w:t>
            </w:r>
            <w:bookmarkEnd w:id="1297"/>
            <w:bookmarkEnd w:id="1298"/>
            <w:bookmarkEnd w:id="1299"/>
            <w:bookmarkEnd w:id="1300"/>
            <w:bookmarkEnd w:id="1301"/>
          </w:p>
          <w:p w:rsidR="00767965" w:rsidRPr="000C5EFC" w:rsidRDefault="00767965" w:rsidP="008E3E74">
            <w:pPr>
              <w:pStyle w:val="Commandexample"/>
              <w:rPr>
                <w:rFonts w:ascii="Times New Roman" w:hAnsi="Times New Roman" w:cs="Times New Roman"/>
              </w:rPr>
            </w:pPr>
            <w:bookmarkStart w:id="1302" w:name="_Toc390789864"/>
            <w:bookmarkStart w:id="1303" w:name="_Toc390790595"/>
            <w:bookmarkStart w:id="1304" w:name="_Toc390790960"/>
            <w:bookmarkStart w:id="1305" w:name="_Toc390791543"/>
            <w:bookmarkStart w:id="1306" w:name="_Toc390791989"/>
            <w:r w:rsidRPr="000C5EFC">
              <w:rPr>
                <w:rFonts w:ascii="Times New Roman" w:hAnsi="Times New Roman" w:cs="Times New Roman"/>
              </w:rPr>
              <w:t>PIX:RPL 34 127</w:t>
            </w:r>
            <w:bookmarkEnd w:id="1302"/>
            <w:bookmarkEnd w:id="1303"/>
            <w:bookmarkEnd w:id="1304"/>
            <w:bookmarkEnd w:id="1305"/>
            <w:bookmarkEnd w:id="1306"/>
          </w:p>
          <w:p w:rsidR="00644451" w:rsidRPr="000C5EFC" w:rsidRDefault="00767965" w:rsidP="008E3E74">
            <w:pPr>
              <w:pStyle w:val="Commandexample"/>
              <w:rPr>
                <w:rFonts w:ascii="Times New Roman" w:hAnsi="Times New Roman" w:cs="Times New Roman"/>
              </w:rPr>
            </w:pPr>
            <w:bookmarkStart w:id="1307" w:name="_Toc390789865"/>
            <w:bookmarkStart w:id="1308" w:name="_Toc390790596"/>
            <w:bookmarkStart w:id="1309" w:name="_Toc390790961"/>
            <w:bookmarkStart w:id="1310" w:name="_Toc390791544"/>
            <w:bookmarkStart w:id="1311" w:name="_Toc390791990"/>
            <w:r w:rsidRPr="000C5EFC">
              <w:rPr>
                <w:rFonts w:ascii="Times New Roman" w:hAnsi="Times New Roman" w:cs="Times New Roman"/>
              </w:rPr>
              <w:t>--Sets pixel (34,127) to replacement status (ON) in current OPR</w:t>
            </w:r>
            <w:bookmarkEnd w:id="1307"/>
            <w:bookmarkEnd w:id="1308"/>
            <w:bookmarkEnd w:id="1309"/>
            <w:bookmarkEnd w:id="1310"/>
            <w:bookmarkEnd w:id="1311"/>
          </w:p>
        </w:tc>
      </w:tr>
    </w:tbl>
    <w:p w:rsidR="00812358" w:rsidRPr="00581CAA" w:rsidRDefault="00812358" w:rsidP="00812358">
      <w:pPr>
        <w:rPr>
          <w:rFonts w:cs="Times New Roman"/>
        </w:rPr>
      </w:pPr>
    </w:p>
    <w:p w:rsidR="00812358" w:rsidRPr="00581CAA" w:rsidRDefault="00812358" w:rsidP="007B604B">
      <w:pPr>
        <w:pStyle w:val="listlevel3"/>
      </w:pPr>
      <w:bookmarkStart w:id="1312" w:name="_Toc390791354"/>
      <w:bookmarkStart w:id="1313" w:name="_Toc390791545"/>
      <w:bookmarkStart w:id="1314" w:name="_Toc390791991"/>
      <w:bookmarkStart w:id="1315" w:name="_Toc459569320"/>
      <w:r w:rsidRPr="00581CAA">
        <w:t>User Pixel Defect Flag Count</w:t>
      </w:r>
      <w:bookmarkEnd w:id="1312"/>
      <w:bookmarkEnd w:id="1313"/>
      <w:bookmarkEnd w:id="1314"/>
      <w:bookmarkEnd w:id="131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E34828" w:rsidP="003D58B5">
            <w:pPr>
              <w:rPr>
                <w:rFonts w:cs="Times New Roman"/>
              </w:rPr>
            </w:pPr>
            <w:r w:rsidRPr="00581CAA">
              <w:rPr>
                <w:rFonts w:cs="Times New Roman"/>
              </w:rPr>
              <w:t>Counts the number of pixels currently enabled in User Pixel Replacement (PIX:RPL)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E34828"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E34828" w:rsidP="00891EBC">
            <w:pPr>
              <w:pStyle w:val="Command"/>
              <w:rPr>
                <w:rFonts w:ascii="Times New Roman" w:hAnsi="Times New Roman" w:cs="Times New Roman"/>
              </w:rPr>
            </w:pPr>
            <w:bookmarkStart w:id="1316" w:name="_Toc390789866"/>
            <w:bookmarkStart w:id="1317" w:name="_Toc390790597"/>
            <w:bookmarkStart w:id="1318" w:name="_Toc390790962"/>
            <w:bookmarkStart w:id="1319" w:name="_Toc390791546"/>
            <w:bookmarkStart w:id="1320" w:name="_Toc390791992"/>
            <w:bookmarkStart w:id="1321" w:name="_Toc459569321"/>
            <w:r w:rsidRPr="000C5EFC">
              <w:rPr>
                <w:rFonts w:ascii="Times New Roman" w:hAnsi="Times New Roman" w:cs="Times New Roman"/>
              </w:rPr>
              <w:t>PIX:BAD?</w:t>
            </w:r>
            <w:bookmarkEnd w:id="1316"/>
            <w:bookmarkEnd w:id="1317"/>
            <w:bookmarkEnd w:id="1318"/>
            <w:bookmarkEnd w:id="1319"/>
            <w:bookmarkEnd w:id="1320"/>
            <w:bookmarkEnd w:id="1321"/>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E34828"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E34828" w:rsidP="003D58B5">
            <w:pPr>
              <w:rPr>
                <w:rFonts w:cs="Times New Roman"/>
              </w:rPr>
            </w:pPr>
            <w:r w:rsidRPr="00581CAA">
              <w:rPr>
                <w:rFonts w:cs="Times New Roman"/>
              </w:rPr>
              <w:t>integer</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644451" w:rsidRPr="00581CAA" w:rsidRDefault="00E34828" w:rsidP="003D58B5">
            <w:pPr>
              <w:rPr>
                <w:rFonts w:cs="Times New Roman"/>
              </w:rPr>
            </w:pPr>
            <w:r w:rsidRPr="00581CAA">
              <w:rPr>
                <w:rFonts w:cs="Times New Roman"/>
              </w:rPr>
              <w:t>0 - n</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E34828" w:rsidP="003D58B5">
            <w:pPr>
              <w:rPr>
                <w:rFonts w:cs="Times New Roman"/>
              </w:rPr>
            </w:pPr>
            <w:r w:rsidRPr="00581CAA">
              <w:rPr>
                <w:rFonts w:cs="Times New Roman"/>
              </w:rPr>
              <w:t>n/a</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E34828" w:rsidRPr="000C5EFC" w:rsidRDefault="00E34828" w:rsidP="008E3E74">
            <w:pPr>
              <w:pStyle w:val="Commandexample"/>
              <w:rPr>
                <w:rFonts w:ascii="Times New Roman" w:hAnsi="Times New Roman" w:cs="Times New Roman"/>
              </w:rPr>
            </w:pPr>
            <w:bookmarkStart w:id="1322" w:name="_Toc390789867"/>
            <w:bookmarkStart w:id="1323" w:name="_Toc390790598"/>
            <w:bookmarkStart w:id="1324" w:name="_Toc390790963"/>
            <w:bookmarkStart w:id="1325" w:name="_Toc390791547"/>
            <w:bookmarkStart w:id="1326" w:name="_Toc390791993"/>
            <w:r w:rsidRPr="000C5EFC">
              <w:rPr>
                <w:rFonts w:ascii="Times New Roman" w:hAnsi="Times New Roman" w:cs="Times New Roman"/>
              </w:rPr>
              <w:t>PIX:BAD? -- query command</w:t>
            </w:r>
            <w:bookmarkEnd w:id="1322"/>
            <w:bookmarkEnd w:id="1323"/>
            <w:bookmarkEnd w:id="1324"/>
            <w:bookmarkEnd w:id="1325"/>
            <w:bookmarkEnd w:id="1326"/>
          </w:p>
          <w:p w:rsidR="00C76AD4" w:rsidRPr="000C5EFC" w:rsidRDefault="00E34828" w:rsidP="008E3E74">
            <w:pPr>
              <w:pStyle w:val="Commandexample"/>
              <w:rPr>
                <w:rFonts w:ascii="Times New Roman" w:hAnsi="Times New Roman" w:cs="Times New Roman"/>
              </w:rPr>
            </w:pPr>
            <w:bookmarkStart w:id="1327" w:name="_Toc390789868"/>
            <w:bookmarkStart w:id="1328" w:name="_Toc390790599"/>
            <w:bookmarkStart w:id="1329" w:name="_Toc390790964"/>
            <w:bookmarkStart w:id="1330" w:name="_Toc390791548"/>
            <w:bookmarkStart w:id="1331" w:name="_Toc390791994"/>
            <w:r w:rsidRPr="000C5EFC">
              <w:rPr>
                <w:rFonts w:ascii="Times New Roman" w:hAnsi="Times New Roman" w:cs="Times New Roman"/>
              </w:rPr>
              <w:t>7 -- return value (7 user-defined pixels)</w:t>
            </w:r>
            <w:bookmarkEnd w:id="1327"/>
            <w:bookmarkEnd w:id="1328"/>
            <w:bookmarkEnd w:id="1329"/>
            <w:bookmarkEnd w:id="1330"/>
            <w:bookmarkEnd w:id="1331"/>
          </w:p>
          <w:p w:rsidR="00644451" w:rsidRPr="000C5EFC" w:rsidRDefault="00644451" w:rsidP="008E3E74">
            <w:pPr>
              <w:pStyle w:val="Commandexample"/>
              <w:rPr>
                <w:rFonts w:ascii="Times New Roman" w:hAnsi="Times New Roman" w:cs="Times New Roman"/>
              </w:rPr>
            </w:pPr>
          </w:p>
        </w:tc>
      </w:tr>
    </w:tbl>
    <w:p w:rsidR="00C76AD4" w:rsidRPr="00581CAA" w:rsidRDefault="00C76AD4" w:rsidP="00812358">
      <w:pPr>
        <w:rPr>
          <w:rFonts w:cs="Times New Roman"/>
        </w:rPr>
      </w:pPr>
    </w:p>
    <w:p w:rsidR="00812358" w:rsidRPr="00581CAA" w:rsidRDefault="00812358" w:rsidP="007B604B">
      <w:pPr>
        <w:pStyle w:val="listlevel3"/>
      </w:pPr>
      <w:bookmarkStart w:id="1332" w:name="_Toc390791355"/>
      <w:bookmarkStart w:id="1333" w:name="_Toc390791549"/>
      <w:bookmarkStart w:id="1334" w:name="_Toc390791995"/>
      <w:bookmarkStart w:id="1335" w:name="_Toc459569322"/>
      <w:r w:rsidRPr="00581CAA">
        <w:t>Set Correction Bypass State</w:t>
      </w:r>
      <w:bookmarkEnd w:id="1332"/>
      <w:bookmarkEnd w:id="1333"/>
      <w:bookmarkEnd w:id="1334"/>
      <w:bookmarkEnd w:id="133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E34828" w:rsidP="003D58B5">
            <w:pPr>
              <w:rPr>
                <w:rFonts w:cs="Times New Roman"/>
              </w:rPr>
            </w:pPr>
            <w:r w:rsidRPr="00581CAA">
              <w:rPr>
                <w:rFonts w:cs="Times New Roman"/>
              </w:rPr>
              <w:t>Sets the state of the correction bypass: With one command the 3 correction commands: Gain (white), Offset (dark) and Pixel (defect) Correction are set to On or Off as a group.</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E34828"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E34828" w:rsidP="00891EBC">
            <w:pPr>
              <w:pStyle w:val="Command"/>
              <w:rPr>
                <w:rFonts w:ascii="Times New Roman" w:hAnsi="Times New Roman" w:cs="Times New Roman"/>
              </w:rPr>
            </w:pPr>
            <w:bookmarkStart w:id="1336" w:name="_Toc390789869"/>
            <w:bookmarkStart w:id="1337" w:name="_Toc390790600"/>
            <w:bookmarkStart w:id="1338" w:name="_Toc390790965"/>
            <w:bookmarkStart w:id="1339" w:name="_Toc390791550"/>
            <w:bookmarkStart w:id="1340" w:name="_Toc390791996"/>
            <w:bookmarkStart w:id="1341" w:name="_Toc459569323"/>
            <w:r w:rsidRPr="000C5EFC">
              <w:rPr>
                <w:rFonts w:ascii="Times New Roman" w:hAnsi="Times New Roman" w:cs="Times New Roman"/>
              </w:rPr>
              <w:t xml:space="preserve">CORR:BYPASS </w:t>
            </w:r>
            <w:r w:rsidRPr="000C5EFC">
              <w:rPr>
                <w:rFonts w:ascii="Times New Roman" w:hAnsi="Times New Roman" w:cs="Times New Roman"/>
                <w:i/>
              </w:rPr>
              <w:t>state</w:t>
            </w:r>
            <w:bookmarkEnd w:id="1336"/>
            <w:bookmarkEnd w:id="1337"/>
            <w:bookmarkEnd w:id="1338"/>
            <w:bookmarkEnd w:id="1339"/>
            <w:bookmarkEnd w:id="1340"/>
            <w:bookmarkEnd w:id="1341"/>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E34828" w:rsidP="001214F6">
            <w:pPr>
              <w:pStyle w:val="Parameter"/>
              <w:rPr>
                <w:rFonts w:ascii="Times New Roman" w:hAnsi="Times New Roman" w:cs="Times New Roman"/>
              </w:rPr>
            </w:pPr>
            <w:bookmarkStart w:id="1342" w:name="_Toc390789870"/>
            <w:bookmarkStart w:id="1343" w:name="_Toc390790601"/>
            <w:bookmarkStart w:id="1344" w:name="_Toc390790966"/>
            <w:r w:rsidRPr="000C5EFC">
              <w:rPr>
                <w:rFonts w:ascii="Times New Roman" w:hAnsi="Times New Roman" w:cs="Times New Roman"/>
              </w:rPr>
              <w:t>state</w:t>
            </w:r>
            <w:bookmarkEnd w:id="1342"/>
            <w:bookmarkEnd w:id="1343"/>
            <w:bookmarkEnd w:id="1344"/>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E34828"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E34828" w:rsidRPr="00581CAA" w:rsidRDefault="00E34828" w:rsidP="00E34828">
            <w:pPr>
              <w:rPr>
                <w:rFonts w:cs="Times New Roman"/>
              </w:rPr>
            </w:pPr>
            <w:r w:rsidRPr="00581CAA">
              <w:rPr>
                <w:rFonts w:cs="Times New Roman"/>
              </w:rPr>
              <w:t>ON</w:t>
            </w:r>
            <w:r w:rsidRPr="00581CAA">
              <w:rPr>
                <w:rFonts w:cs="Times New Roman"/>
              </w:rPr>
              <w:tab/>
              <w:t>Enables Correction Bypass</w:t>
            </w:r>
          </w:p>
          <w:p w:rsidR="00E34828" w:rsidRPr="00581CAA" w:rsidRDefault="00E34828" w:rsidP="00E34828">
            <w:pPr>
              <w:rPr>
                <w:rFonts w:cs="Times New Roman"/>
              </w:rPr>
            </w:pPr>
            <w:r w:rsidRPr="00581CAA">
              <w:rPr>
                <w:rFonts w:cs="Times New Roman"/>
              </w:rPr>
              <w:t>OFF</w:t>
            </w:r>
            <w:r w:rsidRPr="00581CAA">
              <w:rPr>
                <w:rFonts w:cs="Times New Roman"/>
              </w:rPr>
              <w:tab/>
              <w:t>Disables Correction Bypass</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lastRenderedPageBreak/>
              <w:t>Type</w:t>
            </w:r>
          </w:p>
        </w:tc>
        <w:tc>
          <w:tcPr>
            <w:tcW w:w="6228" w:type="dxa"/>
          </w:tcPr>
          <w:p w:rsidR="00644451" w:rsidRPr="00581CAA" w:rsidRDefault="00E34828"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E34828" w:rsidP="008E3E74">
            <w:pPr>
              <w:pStyle w:val="Commandexample"/>
              <w:rPr>
                <w:rFonts w:ascii="Times New Roman" w:hAnsi="Times New Roman" w:cs="Times New Roman"/>
              </w:rPr>
            </w:pPr>
            <w:bookmarkStart w:id="1345" w:name="_Toc390789871"/>
            <w:bookmarkStart w:id="1346" w:name="_Toc390790602"/>
            <w:bookmarkStart w:id="1347" w:name="_Toc390790967"/>
            <w:bookmarkStart w:id="1348" w:name="_Toc390791551"/>
            <w:bookmarkStart w:id="1349" w:name="_Toc390791997"/>
            <w:r w:rsidRPr="000C5EFC">
              <w:rPr>
                <w:rFonts w:ascii="Times New Roman" w:hAnsi="Times New Roman" w:cs="Times New Roman"/>
              </w:rPr>
              <w:t>CORR:BYPASS ON</w:t>
            </w:r>
            <w:bookmarkEnd w:id="1345"/>
            <w:bookmarkEnd w:id="1346"/>
            <w:bookmarkEnd w:id="1347"/>
            <w:bookmarkEnd w:id="1348"/>
            <w:bookmarkEnd w:id="1349"/>
          </w:p>
        </w:tc>
      </w:tr>
    </w:tbl>
    <w:p w:rsidR="00E34828" w:rsidRPr="00581CAA" w:rsidRDefault="00E34828" w:rsidP="00812358">
      <w:pPr>
        <w:rPr>
          <w:rFonts w:cs="Times New Roman"/>
        </w:rPr>
      </w:pPr>
    </w:p>
    <w:p w:rsidR="00812358" w:rsidRPr="00581CAA" w:rsidRDefault="00812358" w:rsidP="007B604B">
      <w:pPr>
        <w:pStyle w:val="listlevel3"/>
      </w:pPr>
      <w:bookmarkStart w:id="1350" w:name="_Toc440443515"/>
      <w:bookmarkStart w:id="1351" w:name="_Toc440444163"/>
      <w:bookmarkStart w:id="1352" w:name="_Toc440444564"/>
      <w:bookmarkStart w:id="1353" w:name="_Toc390791356"/>
      <w:bookmarkStart w:id="1354" w:name="_Toc390791552"/>
      <w:bookmarkStart w:id="1355" w:name="_Toc390791998"/>
      <w:bookmarkStart w:id="1356" w:name="_Toc459569324"/>
      <w:bookmarkEnd w:id="1350"/>
      <w:bookmarkEnd w:id="1351"/>
      <w:bookmarkEnd w:id="1352"/>
      <w:r w:rsidRPr="00581CAA">
        <w:t>Get Correction Bypass State</w:t>
      </w:r>
      <w:bookmarkEnd w:id="1353"/>
      <w:bookmarkEnd w:id="1354"/>
      <w:bookmarkEnd w:id="1355"/>
      <w:bookmarkEnd w:id="135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7B0CB5">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697151" w:rsidP="003D58B5">
            <w:pPr>
              <w:rPr>
                <w:rFonts w:cs="Times New Roman"/>
              </w:rPr>
            </w:pPr>
            <w:r w:rsidRPr="00581CAA">
              <w:rPr>
                <w:rFonts w:cs="Times New Roman"/>
              </w:rPr>
              <w:t>Returns the state of the correction bypass.</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697151" w:rsidP="003D58B5">
            <w:pPr>
              <w:rPr>
                <w:rFonts w:cs="Times New Roman"/>
              </w:rPr>
            </w:pPr>
            <w:r w:rsidRPr="00581CAA">
              <w:rPr>
                <w:rFonts w:cs="Times New Roman"/>
              </w:rPr>
              <w:t>Global</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697151" w:rsidP="00891EBC">
            <w:pPr>
              <w:pStyle w:val="Command"/>
              <w:rPr>
                <w:rFonts w:ascii="Times New Roman" w:hAnsi="Times New Roman" w:cs="Times New Roman"/>
              </w:rPr>
            </w:pPr>
            <w:bookmarkStart w:id="1357" w:name="_Toc390789872"/>
            <w:bookmarkStart w:id="1358" w:name="_Toc390790603"/>
            <w:bookmarkStart w:id="1359" w:name="_Toc390790968"/>
            <w:bookmarkStart w:id="1360" w:name="_Toc390791553"/>
            <w:bookmarkStart w:id="1361" w:name="_Toc390791999"/>
            <w:bookmarkStart w:id="1362" w:name="_Toc459569325"/>
            <w:r w:rsidRPr="000C5EFC">
              <w:rPr>
                <w:rFonts w:ascii="Times New Roman" w:hAnsi="Times New Roman" w:cs="Times New Roman"/>
              </w:rPr>
              <w:t>CORR:BYPASS?</w:t>
            </w:r>
            <w:bookmarkEnd w:id="1357"/>
            <w:bookmarkEnd w:id="1358"/>
            <w:bookmarkEnd w:id="1359"/>
            <w:bookmarkEnd w:id="1360"/>
            <w:bookmarkEnd w:id="1361"/>
            <w:bookmarkEnd w:id="1362"/>
          </w:p>
        </w:tc>
      </w:tr>
      <w:tr w:rsidR="00644451" w:rsidRPr="00581CAA" w:rsidTr="007B0CB5">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697151" w:rsidP="003D58B5">
            <w:pPr>
              <w:rPr>
                <w:rFonts w:cs="Times New Roman"/>
              </w:rPr>
            </w:pPr>
            <w:r w:rsidRPr="00581CAA">
              <w:rPr>
                <w:rFonts w:cs="Times New Roman"/>
              </w:rPr>
              <w:t>none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697151" w:rsidP="003D58B5">
            <w:pPr>
              <w:rPr>
                <w:rFonts w:cs="Times New Roman"/>
              </w:rPr>
            </w:pPr>
            <w:r w:rsidRPr="00581CAA">
              <w:rPr>
                <w:rFonts w:cs="Times New Roman"/>
              </w:rPr>
              <w:t>state</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697151" w:rsidRPr="00581CAA" w:rsidRDefault="00697151" w:rsidP="00697151">
            <w:pPr>
              <w:rPr>
                <w:rFonts w:cs="Times New Roman"/>
              </w:rPr>
            </w:pPr>
            <w:r w:rsidRPr="00581CAA">
              <w:rPr>
                <w:rFonts w:cs="Times New Roman"/>
              </w:rPr>
              <w:t>ON</w:t>
            </w:r>
            <w:r w:rsidRPr="00581CAA">
              <w:rPr>
                <w:rFonts w:cs="Times New Roman"/>
              </w:rPr>
              <w:tab/>
              <w:t>Corrections globally bypassed</w:t>
            </w:r>
          </w:p>
          <w:p w:rsidR="00697151" w:rsidRPr="00581CAA" w:rsidRDefault="00697151" w:rsidP="00697151">
            <w:pPr>
              <w:rPr>
                <w:rFonts w:cs="Times New Roman"/>
              </w:rPr>
            </w:pPr>
            <w:r w:rsidRPr="00581CAA">
              <w:rPr>
                <w:rFonts w:cs="Times New Roman"/>
              </w:rPr>
              <w:t>OFF</w:t>
            </w:r>
            <w:r w:rsidRPr="00581CAA">
              <w:rPr>
                <w:rFonts w:cs="Times New Roman"/>
              </w:rPr>
              <w:tab/>
              <w:t>Corrections not globally bypassed</w:t>
            </w:r>
          </w:p>
          <w:p w:rsidR="00644451" w:rsidRPr="00581CAA" w:rsidRDefault="00644451" w:rsidP="003D58B5">
            <w:pPr>
              <w:rPr>
                <w:rFonts w:cs="Times New Roman"/>
              </w:rPr>
            </w:pP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697151" w:rsidP="003D58B5">
            <w:pPr>
              <w:rPr>
                <w:rFonts w:cs="Times New Roman"/>
              </w:rPr>
            </w:pPr>
            <w:r w:rsidRPr="00581CAA">
              <w:rPr>
                <w:rFonts w:cs="Times New Roman"/>
              </w:rPr>
              <w:t>string</w:t>
            </w:r>
          </w:p>
        </w:tc>
      </w:tr>
      <w:tr w:rsidR="00644451" w:rsidRPr="00581CAA" w:rsidTr="007B0CB5">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97151" w:rsidRPr="000C5EFC" w:rsidRDefault="00697151" w:rsidP="008E3E74">
            <w:pPr>
              <w:pStyle w:val="Commandexample"/>
              <w:rPr>
                <w:rFonts w:ascii="Times New Roman" w:hAnsi="Times New Roman" w:cs="Times New Roman"/>
              </w:rPr>
            </w:pPr>
            <w:bookmarkStart w:id="1363" w:name="_Toc390789873"/>
            <w:bookmarkStart w:id="1364" w:name="_Toc390790604"/>
            <w:bookmarkStart w:id="1365" w:name="_Toc390790969"/>
            <w:bookmarkStart w:id="1366" w:name="_Toc390791554"/>
            <w:bookmarkStart w:id="1367" w:name="_Toc390792000"/>
            <w:r w:rsidRPr="000C5EFC">
              <w:rPr>
                <w:rFonts w:ascii="Times New Roman" w:hAnsi="Times New Roman" w:cs="Times New Roman"/>
              </w:rPr>
              <w:t>CORR:BYPASS? -- query command</w:t>
            </w:r>
            <w:bookmarkEnd w:id="1363"/>
            <w:bookmarkEnd w:id="1364"/>
            <w:bookmarkEnd w:id="1365"/>
            <w:bookmarkEnd w:id="1366"/>
            <w:bookmarkEnd w:id="1367"/>
          </w:p>
          <w:p w:rsidR="00697151" w:rsidRPr="000C5EFC" w:rsidRDefault="00697151" w:rsidP="008E3E74">
            <w:pPr>
              <w:pStyle w:val="Commandexample"/>
              <w:rPr>
                <w:rFonts w:ascii="Times New Roman" w:hAnsi="Times New Roman" w:cs="Times New Roman"/>
              </w:rPr>
            </w:pPr>
            <w:bookmarkStart w:id="1368" w:name="_Toc390789874"/>
            <w:bookmarkStart w:id="1369" w:name="_Toc390790605"/>
            <w:bookmarkStart w:id="1370" w:name="_Toc390790970"/>
            <w:bookmarkStart w:id="1371" w:name="_Toc390791555"/>
            <w:bookmarkStart w:id="1372" w:name="_Toc390792001"/>
            <w:r w:rsidRPr="000C5EFC">
              <w:rPr>
                <w:rFonts w:ascii="Times New Roman" w:hAnsi="Times New Roman" w:cs="Times New Roman"/>
              </w:rPr>
              <w:t>ON -- return value</w:t>
            </w:r>
            <w:bookmarkEnd w:id="1368"/>
            <w:bookmarkEnd w:id="1369"/>
            <w:bookmarkEnd w:id="1370"/>
            <w:bookmarkEnd w:id="1371"/>
            <w:bookmarkEnd w:id="1372"/>
          </w:p>
          <w:p w:rsidR="00644451" w:rsidRPr="000C5EFC" w:rsidRDefault="00644451"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7B604B">
      <w:pPr>
        <w:pStyle w:val="listlevel3"/>
      </w:pPr>
      <w:bookmarkStart w:id="1373" w:name="_Toc390791357"/>
      <w:bookmarkStart w:id="1374" w:name="_Toc390791556"/>
      <w:bookmarkStart w:id="1375" w:name="_Toc390792002"/>
      <w:bookmarkStart w:id="1376" w:name="_Toc459569326"/>
      <w:r w:rsidRPr="00581CAA">
        <w:t>Set Pixel Substitution Map State</w:t>
      </w:r>
      <w:bookmarkEnd w:id="1373"/>
      <w:bookmarkEnd w:id="1374"/>
      <w:bookmarkEnd w:id="1375"/>
      <w:bookmarkEnd w:id="137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98395A">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697151" w:rsidP="003D58B5">
            <w:pPr>
              <w:rPr>
                <w:rFonts w:cs="Times New Roman"/>
              </w:rPr>
            </w:pPr>
            <w:r w:rsidRPr="00581CAA">
              <w:rPr>
                <w:rFonts w:cs="Times New Roman"/>
              </w:rPr>
              <w:t>Sets the state of the pixel substitution map. If enabled, a pixel value of 0 is returned for pixels locations that are live (not replaced) and 4,095 is returned for pixels that are replaced when pixel substitution is enabled (marked defective pixel). The result is essentially Binary in the outputted image: black for valid pixels, and white for substitute locations, in an image format, which makes it easy for image math or to generate a CSV file of substitute locations. This tool will disconnect the prior data flow stream, so it is not possible to act on this map.</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697151" w:rsidP="003D58B5">
            <w:pPr>
              <w:rPr>
                <w:rFonts w:cs="Times New Roman"/>
              </w:rPr>
            </w:pPr>
            <w:r w:rsidRPr="00581CAA">
              <w:rPr>
                <w:rFonts w:cs="Times New Roman"/>
              </w:rPr>
              <w:t>Global</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697151" w:rsidP="00891EBC">
            <w:pPr>
              <w:pStyle w:val="Command"/>
              <w:rPr>
                <w:rFonts w:ascii="Times New Roman" w:hAnsi="Times New Roman" w:cs="Times New Roman"/>
              </w:rPr>
            </w:pPr>
            <w:bookmarkStart w:id="1377" w:name="_Toc390789875"/>
            <w:bookmarkStart w:id="1378" w:name="_Toc390790606"/>
            <w:bookmarkStart w:id="1379" w:name="_Toc390790971"/>
            <w:bookmarkStart w:id="1380" w:name="_Toc390791557"/>
            <w:bookmarkStart w:id="1381" w:name="_Toc390792003"/>
            <w:bookmarkStart w:id="1382" w:name="_Toc459569327"/>
            <w:r w:rsidRPr="000C5EFC">
              <w:rPr>
                <w:rFonts w:ascii="Times New Roman" w:hAnsi="Times New Roman" w:cs="Times New Roman"/>
              </w:rPr>
              <w:t xml:space="preserve">CORR:PIXEL:MAP </w:t>
            </w:r>
            <w:r w:rsidRPr="000C5EFC">
              <w:rPr>
                <w:rFonts w:ascii="Times New Roman" w:hAnsi="Times New Roman" w:cs="Times New Roman"/>
                <w:i/>
              </w:rPr>
              <w:t>state</w:t>
            </w:r>
            <w:bookmarkEnd w:id="1377"/>
            <w:bookmarkEnd w:id="1378"/>
            <w:bookmarkEnd w:id="1379"/>
            <w:bookmarkEnd w:id="1380"/>
            <w:bookmarkEnd w:id="1381"/>
            <w:bookmarkEnd w:id="1382"/>
          </w:p>
        </w:tc>
      </w:tr>
      <w:tr w:rsidR="00644451" w:rsidRPr="00581CAA" w:rsidTr="0098395A">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0C5EFC" w:rsidRDefault="00697151" w:rsidP="001214F6">
            <w:pPr>
              <w:pStyle w:val="Parameter"/>
              <w:rPr>
                <w:rFonts w:ascii="Times New Roman" w:hAnsi="Times New Roman" w:cs="Times New Roman"/>
              </w:rPr>
            </w:pPr>
            <w:bookmarkStart w:id="1383" w:name="_Toc390789876"/>
            <w:bookmarkStart w:id="1384" w:name="_Toc390790607"/>
            <w:bookmarkStart w:id="1385" w:name="_Toc390790972"/>
            <w:r w:rsidRPr="000C5EFC">
              <w:rPr>
                <w:rFonts w:ascii="Times New Roman" w:hAnsi="Times New Roman" w:cs="Times New Roman"/>
              </w:rPr>
              <w:t>state</w:t>
            </w:r>
            <w:bookmarkEnd w:id="1383"/>
            <w:bookmarkEnd w:id="1384"/>
            <w:bookmarkEnd w:id="1385"/>
          </w:p>
        </w:tc>
      </w:tr>
      <w:tr w:rsidR="00644451" w:rsidRPr="00581CAA" w:rsidTr="0098395A">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697151" w:rsidP="003D58B5">
            <w:pPr>
              <w:rPr>
                <w:rFonts w:cs="Times New Roman"/>
              </w:rPr>
            </w:pPr>
            <w:r w:rsidRPr="00581CAA">
              <w:rPr>
                <w:rFonts w:cs="Times New Roman"/>
              </w:rPr>
              <w:t>none</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697151" w:rsidRPr="00581CAA" w:rsidRDefault="00697151" w:rsidP="00697151">
            <w:pPr>
              <w:rPr>
                <w:rFonts w:cs="Times New Roman"/>
              </w:rPr>
            </w:pPr>
            <w:r w:rsidRPr="00581CAA">
              <w:rPr>
                <w:rFonts w:cs="Times New Roman"/>
              </w:rPr>
              <w:t>ON</w:t>
            </w:r>
            <w:r w:rsidRPr="00581CAA">
              <w:rPr>
                <w:rFonts w:cs="Times New Roman"/>
              </w:rPr>
              <w:tab/>
              <w:t>Enables Pixel Substitution Map</w:t>
            </w:r>
          </w:p>
          <w:p w:rsidR="00697151" w:rsidRPr="00581CAA" w:rsidRDefault="00697151" w:rsidP="00697151">
            <w:pPr>
              <w:rPr>
                <w:rFonts w:cs="Times New Roman"/>
              </w:rPr>
            </w:pPr>
            <w:r w:rsidRPr="00581CAA">
              <w:rPr>
                <w:rFonts w:cs="Times New Roman"/>
              </w:rPr>
              <w:t>OFF</w:t>
            </w:r>
            <w:r w:rsidRPr="00581CAA">
              <w:rPr>
                <w:rFonts w:cs="Times New Roman"/>
              </w:rPr>
              <w:tab/>
              <w:t>Disables Pixel Substitution Map</w:t>
            </w:r>
          </w:p>
          <w:p w:rsidR="00644451" w:rsidRPr="00581CAA" w:rsidRDefault="00644451" w:rsidP="003D58B5">
            <w:pPr>
              <w:rPr>
                <w:rFonts w:cs="Times New Roman"/>
              </w:rPr>
            </w:pP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697151" w:rsidP="003D58B5">
            <w:pPr>
              <w:rPr>
                <w:rFonts w:cs="Times New Roman"/>
              </w:rPr>
            </w:pPr>
            <w:r w:rsidRPr="00581CAA">
              <w:rPr>
                <w:rFonts w:cs="Times New Roman"/>
              </w:rPr>
              <w:t>string</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644451" w:rsidRPr="000C5EFC" w:rsidRDefault="00697151" w:rsidP="008E3E74">
            <w:pPr>
              <w:pStyle w:val="Commandexample"/>
              <w:rPr>
                <w:rFonts w:ascii="Times New Roman" w:hAnsi="Times New Roman" w:cs="Times New Roman"/>
              </w:rPr>
            </w:pPr>
            <w:bookmarkStart w:id="1386" w:name="_Toc390789877"/>
            <w:bookmarkStart w:id="1387" w:name="_Toc390790608"/>
            <w:bookmarkStart w:id="1388" w:name="_Toc390790973"/>
            <w:bookmarkStart w:id="1389" w:name="_Toc390791558"/>
            <w:bookmarkStart w:id="1390" w:name="_Toc390792004"/>
            <w:r w:rsidRPr="000C5EFC">
              <w:rPr>
                <w:rFonts w:ascii="Times New Roman" w:hAnsi="Times New Roman" w:cs="Times New Roman"/>
              </w:rPr>
              <w:t>CORR:PIXEL:MAP OFF</w:t>
            </w:r>
            <w:bookmarkEnd w:id="1386"/>
            <w:bookmarkEnd w:id="1387"/>
            <w:bookmarkEnd w:id="1388"/>
            <w:bookmarkEnd w:id="1389"/>
            <w:bookmarkEnd w:id="1390"/>
          </w:p>
        </w:tc>
      </w:tr>
    </w:tbl>
    <w:p w:rsidR="00812358" w:rsidRPr="00581CAA" w:rsidRDefault="00812358" w:rsidP="00812358">
      <w:pPr>
        <w:rPr>
          <w:rFonts w:cs="Times New Roman"/>
        </w:rPr>
      </w:pPr>
    </w:p>
    <w:p w:rsidR="00812358" w:rsidRPr="00581CAA" w:rsidRDefault="00812358" w:rsidP="007B604B">
      <w:pPr>
        <w:pStyle w:val="listlevel3"/>
      </w:pPr>
      <w:bookmarkStart w:id="1391" w:name="_Toc390791358"/>
      <w:bookmarkStart w:id="1392" w:name="_Toc390791559"/>
      <w:bookmarkStart w:id="1393" w:name="_Toc390792005"/>
      <w:bookmarkStart w:id="1394" w:name="_Toc459569328"/>
      <w:r w:rsidRPr="00581CAA">
        <w:lastRenderedPageBreak/>
        <w:t>Get Pixel Substitution Map State</w:t>
      </w:r>
      <w:bookmarkEnd w:id="1391"/>
      <w:bookmarkEnd w:id="1392"/>
      <w:bookmarkEnd w:id="1393"/>
      <w:bookmarkEnd w:id="139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44451" w:rsidRPr="00581CAA" w:rsidTr="0098395A">
        <w:tc>
          <w:tcPr>
            <w:tcW w:w="2880" w:type="dxa"/>
          </w:tcPr>
          <w:p w:rsidR="00644451" w:rsidRPr="00581CAA" w:rsidRDefault="00644451" w:rsidP="003D58B5">
            <w:pPr>
              <w:rPr>
                <w:rFonts w:cs="Times New Roman"/>
              </w:rPr>
            </w:pPr>
            <w:r w:rsidRPr="00581CAA">
              <w:rPr>
                <w:rFonts w:cs="Times New Roman"/>
              </w:rPr>
              <w:t>Description</w:t>
            </w:r>
          </w:p>
        </w:tc>
        <w:tc>
          <w:tcPr>
            <w:tcW w:w="6228" w:type="dxa"/>
          </w:tcPr>
          <w:p w:rsidR="00644451" w:rsidRPr="00581CAA" w:rsidRDefault="001057B4" w:rsidP="003D58B5">
            <w:pPr>
              <w:rPr>
                <w:rFonts w:cs="Times New Roman"/>
              </w:rPr>
            </w:pPr>
            <w:r w:rsidRPr="00581CAA">
              <w:rPr>
                <w:rFonts w:cs="Times New Roman"/>
              </w:rPr>
              <w:t>Returns the state of the pixel substitution map.</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Setting Type</w:t>
            </w:r>
          </w:p>
        </w:tc>
        <w:tc>
          <w:tcPr>
            <w:tcW w:w="6228" w:type="dxa"/>
          </w:tcPr>
          <w:p w:rsidR="00644451" w:rsidRPr="00581CAA" w:rsidRDefault="001057B4" w:rsidP="003D58B5">
            <w:pPr>
              <w:rPr>
                <w:rFonts w:cs="Times New Roman"/>
              </w:rPr>
            </w:pPr>
            <w:r w:rsidRPr="00581CAA">
              <w:rPr>
                <w:rFonts w:cs="Times New Roman"/>
              </w:rPr>
              <w:t>Global</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Command</w:t>
            </w:r>
          </w:p>
        </w:tc>
        <w:tc>
          <w:tcPr>
            <w:tcW w:w="6228" w:type="dxa"/>
          </w:tcPr>
          <w:p w:rsidR="00644451" w:rsidRPr="000C5EFC" w:rsidRDefault="001057B4" w:rsidP="00891EBC">
            <w:pPr>
              <w:pStyle w:val="Command"/>
              <w:rPr>
                <w:rFonts w:ascii="Times New Roman" w:hAnsi="Times New Roman" w:cs="Times New Roman"/>
              </w:rPr>
            </w:pPr>
            <w:bookmarkStart w:id="1395" w:name="_Toc390789878"/>
            <w:bookmarkStart w:id="1396" w:name="_Toc390790609"/>
            <w:bookmarkStart w:id="1397" w:name="_Toc390790974"/>
            <w:bookmarkStart w:id="1398" w:name="_Toc390791560"/>
            <w:bookmarkStart w:id="1399" w:name="_Toc390792006"/>
            <w:bookmarkStart w:id="1400" w:name="_Toc459569329"/>
            <w:r w:rsidRPr="000C5EFC">
              <w:rPr>
                <w:rFonts w:ascii="Times New Roman" w:hAnsi="Times New Roman" w:cs="Times New Roman"/>
              </w:rPr>
              <w:t>CORR:PIXEL:MAP?</w:t>
            </w:r>
            <w:bookmarkEnd w:id="1395"/>
            <w:bookmarkEnd w:id="1396"/>
            <w:bookmarkEnd w:id="1397"/>
            <w:bookmarkEnd w:id="1398"/>
            <w:bookmarkEnd w:id="1399"/>
            <w:bookmarkEnd w:id="1400"/>
          </w:p>
        </w:tc>
      </w:tr>
      <w:tr w:rsidR="00644451" w:rsidRPr="00581CAA" w:rsidTr="0098395A">
        <w:tc>
          <w:tcPr>
            <w:tcW w:w="2880" w:type="dxa"/>
          </w:tcPr>
          <w:p w:rsidR="00644451" w:rsidRPr="00581CAA" w:rsidRDefault="00644451" w:rsidP="003D58B5">
            <w:pPr>
              <w:rPr>
                <w:rFonts w:cs="Times New Roman"/>
              </w:rPr>
            </w:pPr>
            <w:r w:rsidRPr="00581CAA">
              <w:rPr>
                <w:rFonts w:cs="Times New Roman"/>
              </w:rPr>
              <w:t>Parameters</w:t>
            </w:r>
          </w:p>
        </w:tc>
        <w:tc>
          <w:tcPr>
            <w:tcW w:w="6228" w:type="dxa"/>
          </w:tcPr>
          <w:p w:rsidR="00644451" w:rsidRPr="00581CAA" w:rsidRDefault="001057B4" w:rsidP="003D58B5">
            <w:pPr>
              <w:rPr>
                <w:rFonts w:cs="Times New Roman"/>
              </w:rPr>
            </w:pPr>
            <w:r w:rsidRPr="00581CAA">
              <w:rPr>
                <w:rFonts w:cs="Times New Roman"/>
              </w:rPr>
              <w:t>none</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 xml:space="preserve">Return Values </w:t>
            </w:r>
          </w:p>
        </w:tc>
        <w:tc>
          <w:tcPr>
            <w:tcW w:w="6228" w:type="dxa"/>
          </w:tcPr>
          <w:p w:rsidR="00644451" w:rsidRPr="00581CAA" w:rsidRDefault="001057B4" w:rsidP="001057B4">
            <w:pPr>
              <w:rPr>
                <w:rFonts w:cs="Times New Roman"/>
              </w:rPr>
            </w:pPr>
            <w:r w:rsidRPr="00581CAA">
              <w:rPr>
                <w:rFonts w:cs="Times New Roman"/>
              </w:rPr>
              <w:t xml:space="preserve">state </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Range</w:t>
            </w:r>
          </w:p>
        </w:tc>
        <w:tc>
          <w:tcPr>
            <w:tcW w:w="6228" w:type="dxa"/>
          </w:tcPr>
          <w:p w:rsidR="001057B4" w:rsidRPr="00581CAA" w:rsidRDefault="001057B4" w:rsidP="001057B4">
            <w:pPr>
              <w:rPr>
                <w:rFonts w:cs="Times New Roman"/>
              </w:rPr>
            </w:pPr>
            <w:r w:rsidRPr="00581CAA">
              <w:rPr>
                <w:rFonts w:cs="Times New Roman"/>
              </w:rPr>
              <w:t>ON</w:t>
            </w:r>
            <w:r w:rsidRPr="00581CAA">
              <w:rPr>
                <w:rFonts w:cs="Times New Roman"/>
              </w:rPr>
              <w:tab/>
              <w:t>Pixel Substitution Map Enabled</w:t>
            </w:r>
          </w:p>
          <w:p w:rsidR="001057B4" w:rsidRPr="00581CAA" w:rsidRDefault="001057B4" w:rsidP="001057B4">
            <w:pPr>
              <w:rPr>
                <w:rFonts w:cs="Times New Roman"/>
              </w:rPr>
            </w:pPr>
            <w:r w:rsidRPr="00581CAA">
              <w:rPr>
                <w:rFonts w:cs="Times New Roman"/>
              </w:rPr>
              <w:t>OFF</w:t>
            </w:r>
            <w:r w:rsidRPr="00581CAA">
              <w:rPr>
                <w:rFonts w:cs="Times New Roman"/>
              </w:rPr>
              <w:tab/>
              <w:t>Pixel Substitution Map Disabled</w:t>
            </w:r>
          </w:p>
          <w:p w:rsidR="00644451" w:rsidRPr="00581CAA" w:rsidRDefault="00644451" w:rsidP="003D58B5">
            <w:pPr>
              <w:rPr>
                <w:rFonts w:cs="Times New Roman"/>
              </w:rPr>
            </w:pP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Type</w:t>
            </w:r>
          </w:p>
        </w:tc>
        <w:tc>
          <w:tcPr>
            <w:tcW w:w="6228" w:type="dxa"/>
          </w:tcPr>
          <w:p w:rsidR="00644451" w:rsidRPr="00581CAA" w:rsidRDefault="001057B4" w:rsidP="003D58B5">
            <w:pPr>
              <w:rPr>
                <w:rFonts w:cs="Times New Roman"/>
              </w:rPr>
            </w:pPr>
            <w:r w:rsidRPr="00581CAA">
              <w:rPr>
                <w:rFonts w:cs="Times New Roman"/>
              </w:rPr>
              <w:t>string</w:t>
            </w:r>
          </w:p>
        </w:tc>
      </w:tr>
      <w:tr w:rsidR="00644451" w:rsidRPr="00581CAA" w:rsidTr="0098395A">
        <w:tc>
          <w:tcPr>
            <w:tcW w:w="2880" w:type="dxa"/>
          </w:tcPr>
          <w:p w:rsidR="00644451" w:rsidRPr="00581CAA" w:rsidRDefault="00644451" w:rsidP="003D58B5">
            <w:pPr>
              <w:rPr>
                <w:rFonts w:cs="Times New Roman"/>
              </w:rPr>
            </w:pPr>
            <w:r w:rsidRPr="00581CAA">
              <w:rPr>
                <w:rFonts w:cs="Times New Roman"/>
              </w:rPr>
              <w:t>Example</w:t>
            </w:r>
          </w:p>
        </w:tc>
        <w:tc>
          <w:tcPr>
            <w:tcW w:w="6228" w:type="dxa"/>
          </w:tcPr>
          <w:p w:rsidR="001057B4" w:rsidRPr="000C5EFC" w:rsidRDefault="001057B4" w:rsidP="008E3E74">
            <w:pPr>
              <w:pStyle w:val="Commandexample"/>
              <w:rPr>
                <w:rFonts w:ascii="Times New Roman" w:hAnsi="Times New Roman" w:cs="Times New Roman"/>
              </w:rPr>
            </w:pPr>
            <w:bookmarkStart w:id="1401" w:name="_Toc390789879"/>
            <w:bookmarkStart w:id="1402" w:name="_Toc390790610"/>
            <w:bookmarkStart w:id="1403" w:name="_Toc390790975"/>
            <w:bookmarkStart w:id="1404" w:name="_Toc390791561"/>
            <w:bookmarkStart w:id="1405" w:name="_Toc390792007"/>
            <w:r w:rsidRPr="000C5EFC">
              <w:rPr>
                <w:rFonts w:ascii="Times New Roman" w:hAnsi="Times New Roman" w:cs="Times New Roman"/>
              </w:rPr>
              <w:t>CORR:PIXEL:MAP? -- query command</w:t>
            </w:r>
            <w:bookmarkEnd w:id="1401"/>
            <w:bookmarkEnd w:id="1402"/>
            <w:bookmarkEnd w:id="1403"/>
            <w:bookmarkEnd w:id="1404"/>
            <w:bookmarkEnd w:id="1405"/>
          </w:p>
          <w:p w:rsidR="00C76AD4" w:rsidRPr="000C5EFC" w:rsidRDefault="001057B4" w:rsidP="008E3E74">
            <w:pPr>
              <w:pStyle w:val="Commandexample"/>
              <w:rPr>
                <w:rFonts w:ascii="Times New Roman" w:hAnsi="Times New Roman" w:cs="Times New Roman"/>
              </w:rPr>
            </w:pPr>
            <w:bookmarkStart w:id="1406" w:name="_Toc390789880"/>
            <w:bookmarkStart w:id="1407" w:name="_Toc390790611"/>
            <w:bookmarkStart w:id="1408" w:name="_Toc390790976"/>
            <w:bookmarkStart w:id="1409" w:name="_Toc390791562"/>
            <w:bookmarkStart w:id="1410" w:name="_Toc390792008"/>
            <w:r w:rsidRPr="000C5EFC">
              <w:rPr>
                <w:rFonts w:ascii="Times New Roman" w:hAnsi="Times New Roman" w:cs="Times New Roman"/>
              </w:rPr>
              <w:t>OFF -- return value</w:t>
            </w:r>
            <w:bookmarkEnd w:id="1406"/>
            <w:bookmarkEnd w:id="1407"/>
            <w:bookmarkEnd w:id="1408"/>
            <w:bookmarkEnd w:id="1409"/>
            <w:bookmarkEnd w:id="1410"/>
          </w:p>
          <w:p w:rsidR="00644451" w:rsidRPr="000C5EFC" w:rsidRDefault="00644451" w:rsidP="008E3E74">
            <w:pPr>
              <w:pStyle w:val="Commandexample"/>
              <w:rPr>
                <w:rFonts w:ascii="Times New Roman" w:hAnsi="Times New Roman" w:cs="Times New Roman"/>
              </w:rPr>
            </w:pPr>
          </w:p>
        </w:tc>
      </w:tr>
    </w:tbl>
    <w:p w:rsidR="00C76AD4" w:rsidRPr="00581CAA" w:rsidRDefault="00C76AD4" w:rsidP="00812358">
      <w:pPr>
        <w:rPr>
          <w:rFonts w:cs="Times New Roman"/>
        </w:rPr>
      </w:pPr>
    </w:p>
    <w:p w:rsidR="00812358" w:rsidRPr="00581CAA" w:rsidRDefault="00812358" w:rsidP="007B604B">
      <w:pPr>
        <w:pStyle w:val="listlevel3"/>
      </w:pPr>
      <w:bookmarkStart w:id="1411" w:name="_Toc440443575"/>
      <w:bookmarkStart w:id="1412" w:name="_Toc440444223"/>
      <w:bookmarkStart w:id="1413" w:name="_Toc440444624"/>
      <w:bookmarkStart w:id="1414" w:name="_Toc390791361"/>
      <w:bookmarkStart w:id="1415" w:name="_Toc390791570"/>
      <w:bookmarkStart w:id="1416" w:name="_Toc390792016"/>
      <w:bookmarkStart w:id="1417" w:name="_Toc459569330"/>
      <w:bookmarkEnd w:id="1411"/>
      <w:bookmarkEnd w:id="1412"/>
      <w:bookmarkEnd w:id="1413"/>
      <w:r w:rsidRPr="00581CAA">
        <w:t xml:space="preserve">Perform </w:t>
      </w:r>
      <w:r w:rsidR="008858C1">
        <w:t xml:space="preserve">In-Field Dark </w:t>
      </w:r>
      <w:r w:rsidRPr="00581CAA">
        <w:t>Offset Operation</w:t>
      </w:r>
      <w:bookmarkEnd w:id="1414"/>
      <w:bookmarkEnd w:id="1415"/>
      <w:bookmarkEnd w:id="1416"/>
      <w:bookmarkEnd w:id="1417"/>
    </w:p>
    <w:p w:rsidR="00812358" w:rsidRPr="00581CAA" w:rsidRDefault="00812358" w:rsidP="00812358">
      <w:pPr>
        <w:rPr>
          <w:rFonts w:cs="Times New Roman"/>
        </w:rPr>
      </w:pPr>
      <w:r w:rsidRPr="00581CAA">
        <w:rPr>
          <w:rFonts w:cs="Times New Roman"/>
        </w:rPr>
        <w:t xml:space="preserve">This command will perform an offset correction that is stored in camera RAM memory (volatile) for a single OPR setting, or stored to camera flash (nonvolatile) for ongoing use. This is also referred to as </w:t>
      </w:r>
      <w:r w:rsidR="00C20364" w:rsidRPr="00581CAA">
        <w:rPr>
          <w:rFonts w:cs="Times New Roman"/>
        </w:rPr>
        <w:t>an</w:t>
      </w:r>
      <w:r w:rsidRPr="00581CAA">
        <w:rPr>
          <w:rFonts w:cs="Times New Roman"/>
        </w:rPr>
        <w:t xml:space="preserve"> </w:t>
      </w:r>
      <w:r w:rsidR="008858C1">
        <w:rPr>
          <w:rFonts w:cs="Times New Roman"/>
        </w:rPr>
        <w:t>In-</w:t>
      </w:r>
      <w:r w:rsidRPr="00581CAA">
        <w:rPr>
          <w:rFonts w:cs="Times New Roman"/>
        </w:rPr>
        <w:t>Field Dark</w:t>
      </w:r>
      <w:r w:rsidR="008858C1">
        <w:rPr>
          <w:rFonts w:cs="Times New Roman"/>
        </w:rPr>
        <w:t xml:space="preserve"> Offset</w:t>
      </w:r>
      <w:r w:rsidRPr="00581CAA">
        <w:rPr>
          <w:rFonts w:cs="Times New Roman"/>
        </w:rPr>
        <w:t xml:space="preserve"> Correction</w:t>
      </w:r>
      <w:r w:rsidR="008858C1">
        <w:rPr>
          <w:rFonts w:cs="Times New Roman"/>
        </w:rPr>
        <w:t xml:space="preserve"> (IFOC)</w:t>
      </w:r>
      <w:r w:rsidRPr="00581CAA">
        <w:rPr>
          <w:rFonts w:cs="Times New Roman"/>
        </w:rPr>
        <w:t>.</w:t>
      </w:r>
      <w:r w:rsidR="008858C1">
        <w:rPr>
          <w:rFonts w:cs="Times New Roman"/>
        </w:rPr>
        <w:t xml:space="preserve"> This function only affects the NUC offset (CORROFFSET as described in Section </w:t>
      </w:r>
      <w:commentRangeStart w:id="1418"/>
      <w:r w:rsidR="006E1B23">
        <w:rPr>
          <w:rFonts w:cs="Times New Roman"/>
        </w:rPr>
        <w:fldChar w:fldCharType="begin"/>
      </w:r>
      <w:r w:rsidR="006E1B23">
        <w:rPr>
          <w:rFonts w:cs="Times New Roman"/>
        </w:rPr>
        <w:instrText xml:space="preserve"> REF _Ref436646215 \r \h </w:instrText>
      </w:r>
      <w:r w:rsidR="006E1B23">
        <w:rPr>
          <w:rFonts w:cs="Times New Roman"/>
        </w:rPr>
      </w:r>
      <w:r w:rsidR="006E1B23">
        <w:rPr>
          <w:rFonts w:cs="Times New Roman"/>
        </w:rPr>
        <w:fldChar w:fldCharType="separate"/>
      </w:r>
      <w:r w:rsidR="000D7633">
        <w:rPr>
          <w:rFonts w:cs="Times New Roman"/>
        </w:rPr>
        <w:t>5.7</w:t>
      </w:r>
      <w:r w:rsidR="006E1B23">
        <w:rPr>
          <w:rFonts w:cs="Times New Roman"/>
        </w:rPr>
        <w:fldChar w:fldCharType="end"/>
      </w:r>
      <w:commentRangeEnd w:id="1418"/>
      <w:r w:rsidR="006E1B23">
        <w:rPr>
          <w:rStyle w:val="CommentReference"/>
        </w:rPr>
        <w:commentReference w:id="1418"/>
      </w:r>
      <w:r w:rsidR="008858C1">
        <w:rPr>
          <w:rFonts w:cs="Times New Roman"/>
        </w:rPr>
        <w:t>)</w:t>
      </w:r>
      <w:r w:rsidR="006E1B23">
        <w:rPr>
          <w:rFonts w:cs="Times New Roman"/>
        </w:rPr>
        <w:t>.</w:t>
      </w:r>
    </w:p>
    <w:p w:rsidR="00C76AD4" w:rsidRPr="00581CAA" w:rsidRDefault="00812358" w:rsidP="00812358">
      <w:pPr>
        <w:rPr>
          <w:rFonts w:cs="Times New Roman"/>
        </w:rPr>
      </w:pPr>
      <w:r w:rsidRPr="00581CAA">
        <w:rPr>
          <w:rFonts w:cs="Times New Roman"/>
        </w:rPr>
        <w:t>Preconditions:</w:t>
      </w:r>
    </w:p>
    <w:p w:rsidR="00812358" w:rsidRPr="00581CAA" w:rsidRDefault="00812358" w:rsidP="000C5EFC">
      <w:pPr>
        <w:ind w:left="720" w:hanging="720"/>
        <w:rPr>
          <w:rFonts w:cs="Times New Roman"/>
        </w:rPr>
      </w:pPr>
      <w:r w:rsidRPr="00581CAA">
        <w:rPr>
          <w:rFonts w:cs="Times New Roman"/>
        </w:rPr>
        <w:t>1)</w:t>
      </w:r>
      <w:r w:rsidRPr="00581CAA">
        <w:rPr>
          <w:rFonts w:cs="Times New Roman"/>
        </w:rPr>
        <w:tab/>
        <w:t xml:space="preserve">The AGC must be disabled (AGC:ENABLE OFF) when running the </w:t>
      </w:r>
      <w:r w:rsidR="008858C1">
        <w:rPr>
          <w:rFonts w:cs="Times New Roman"/>
        </w:rPr>
        <w:t>In-Field Dark Offset Correction</w:t>
      </w:r>
      <w:r w:rsidRPr="00581CAA">
        <w:rPr>
          <w:rFonts w:cs="Times New Roman"/>
        </w:rPr>
        <w:t xml:space="preserve"> function.</w:t>
      </w:r>
    </w:p>
    <w:p w:rsidR="00C76AD4" w:rsidRPr="00581CAA" w:rsidRDefault="00812358" w:rsidP="000C5EFC">
      <w:pPr>
        <w:ind w:left="720" w:hanging="720"/>
        <w:rPr>
          <w:rFonts w:cs="Times New Roman"/>
        </w:rPr>
      </w:pPr>
      <w:r w:rsidRPr="00581CAA">
        <w:rPr>
          <w:rFonts w:cs="Times New Roman"/>
        </w:rPr>
        <w:t>2)</w:t>
      </w:r>
      <w:r w:rsidRPr="00581CAA">
        <w:rPr>
          <w:rFonts w:cs="Times New Roman"/>
        </w:rPr>
        <w:tab/>
        <w:t>The scene must be dark</w:t>
      </w:r>
      <w:r w:rsidR="008858C1">
        <w:rPr>
          <w:rFonts w:cs="Times New Roman"/>
        </w:rPr>
        <w:t>,</w:t>
      </w:r>
      <w:r w:rsidRPr="00581CAA">
        <w:rPr>
          <w:rFonts w:cs="Times New Roman"/>
        </w:rPr>
        <w:t xml:space="preserve"> else the resulting non-dark-recorded offset will act like a mask or watermark superimposed on the live video data</w:t>
      </w:r>
      <w:r w:rsidR="008858C1">
        <w:rPr>
          <w:rFonts w:cs="Times New Roman"/>
        </w:rPr>
        <w:t>.</w:t>
      </w:r>
      <w:r w:rsidRPr="00581CAA">
        <w:rPr>
          <w:rFonts w:cs="Times New Roman"/>
        </w:rPr>
        <w:t xml:space="preserve"> </w:t>
      </w:r>
      <w:r w:rsidR="008858C1">
        <w:rPr>
          <w:rFonts w:cs="Times New Roman"/>
        </w:rPr>
        <w:t>Z</w:t>
      </w:r>
      <w:r w:rsidRPr="00581CAA">
        <w:rPr>
          <w:rFonts w:cs="Times New Roman"/>
        </w:rPr>
        <w:t xml:space="preserve">ero clipping may also be possible </w:t>
      </w:r>
      <w:r w:rsidR="006A1AC6">
        <w:rPr>
          <w:rFonts w:cs="Times New Roman"/>
        </w:rPr>
        <w:t>after</w:t>
      </w:r>
      <w:r w:rsidR="006A1AC6" w:rsidRPr="00581CAA">
        <w:rPr>
          <w:rFonts w:cs="Times New Roman"/>
        </w:rPr>
        <w:t xml:space="preserve"> </w:t>
      </w:r>
      <w:r w:rsidR="008858C1">
        <w:rPr>
          <w:rFonts w:cs="Times New Roman"/>
        </w:rPr>
        <w:t xml:space="preserve">the IFOC is carried out </w:t>
      </w:r>
      <w:r w:rsidR="006A1AC6">
        <w:rPr>
          <w:rFonts w:cs="Times New Roman"/>
        </w:rPr>
        <w:t>if any light is present at the FPA</w:t>
      </w:r>
      <w:r w:rsidRPr="00581CAA">
        <w:rPr>
          <w:rFonts w:cs="Times New Roman"/>
        </w:rPr>
        <w:t>.</w:t>
      </w:r>
    </w:p>
    <w:p w:rsidR="00812358" w:rsidRPr="00581CAA" w:rsidRDefault="00812358" w:rsidP="00812358">
      <w:pPr>
        <w:rPr>
          <w:rFonts w:cs="Times New Roman"/>
        </w:rPr>
      </w:pPr>
      <w:r w:rsidRPr="00581CAA">
        <w:rPr>
          <w:rFonts w:cs="Times New Roman"/>
        </w:rPr>
        <w:t>The camera can store the resulting correction frame in camera volatile memory for temporary correction conditions</w:t>
      </w:r>
      <w:r w:rsidR="006A1AC6">
        <w:rPr>
          <w:rFonts w:cs="Times New Roman"/>
        </w:rPr>
        <w:t xml:space="preserve"> that do not persist a power cycle</w:t>
      </w:r>
      <w:r w:rsidRPr="00581CAA">
        <w:rPr>
          <w:rFonts w:cs="Times New Roman"/>
        </w:rPr>
        <w:t>, or the data may be written to Flash non-volatile memory for semi</w:t>
      </w:r>
      <w:r w:rsidR="00C20364">
        <w:rPr>
          <w:rFonts w:cs="Times New Roman"/>
        </w:rPr>
        <w:t>-</w:t>
      </w:r>
      <w:r w:rsidRPr="00581CAA">
        <w:rPr>
          <w:rFonts w:cs="Times New Roman"/>
        </w:rPr>
        <w:t xml:space="preserve">permanent use (i.e.  </w:t>
      </w:r>
      <w:r w:rsidR="006A1AC6">
        <w:rPr>
          <w:rFonts w:cs="Times New Roman"/>
        </w:rPr>
        <w:t>persist power cycle, but change</w:t>
      </w:r>
      <w:r w:rsidRPr="00581CAA">
        <w:rPr>
          <w:rFonts w:cs="Times New Roman"/>
        </w:rPr>
        <w:t xml:space="preserve"> the next time this command is operated). </w:t>
      </w:r>
      <w:r w:rsidR="006E1B23" w:rsidRPr="000C5EFC">
        <w:rPr>
          <w:rFonts w:cs="Times New Roman"/>
          <w:b/>
        </w:rPr>
        <w:t>Once overwritten, the use of a CONFIG:RESET command will not restore the original factory values.</w:t>
      </w:r>
    </w:p>
    <w:p w:rsidR="00812358" w:rsidRPr="00581CAA" w:rsidRDefault="00812358" w:rsidP="00812358">
      <w:pPr>
        <w:rPr>
          <w:rFonts w:cs="Times New Roman"/>
        </w:rPr>
      </w:pPr>
      <w:r w:rsidRPr="00581CAA">
        <w:rPr>
          <w:rFonts w:cs="Times New Roman"/>
        </w:rPr>
        <w:t xml:space="preserve">The </w:t>
      </w:r>
      <w:r w:rsidR="003B4134">
        <w:rPr>
          <w:rFonts w:cs="Times New Roman"/>
        </w:rPr>
        <w:t>IF</w:t>
      </w:r>
      <w:r w:rsidR="006A1AC6">
        <w:rPr>
          <w:rFonts w:cs="Times New Roman"/>
        </w:rPr>
        <w:t>OC function</w:t>
      </w:r>
      <w:r w:rsidRPr="00581CAA">
        <w:rPr>
          <w:rFonts w:cs="Times New Roman"/>
        </w:rPr>
        <w:t xml:space="preserve"> sums and averages 32 or 64 frames to average the noise response by root(# of frames)</w:t>
      </w:r>
      <w:r w:rsidR="006A1AC6">
        <w:rPr>
          <w:rFonts w:cs="Times New Roman"/>
        </w:rPr>
        <w:t>.</w:t>
      </w:r>
      <w:r w:rsidRPr="00581CAA">
        <w:rPr>
          <w:rFonts w:cs="Times New Roman"/>
        </w:rPr>
        <w:t xml:space="preserve"> </w:t>
      </w:r>
      <w:r w:rsidR="006A1AC6">
        <w:rPr>
          <w:rFonts w:cs="Times New Roman"/>
        </w:rPr>
        <w:t>N</w:t>
      </w:r>
      <w:r w:rsidRPr="00581CAA">
        <w:rPr>
          <w:rFonts w:cs="Times New Roman"/>
        </w:rPr>
        <w:t>oise is decreased by ~5 or ~8 x in this manner, respectively</w:t>
      </w:r>
      <w:r w:rsidR="006A1AC6">
        <w:rPr>
          <w:rFonts w:cs="Times New Roman"/>
        </w:rPr>
        <w:t>.</w:t>
      </w:r>
      <w:r w:rsidRPr="00581CAA">
        <w:rPr>
          <w:rFonts w:cs="Times New Roman"/>
        </w:rPr>
        <w:t xml:space="preserve"> </w:t>
      </w:r>
      <w:r w:rsidR="006A1AC6">
        <w:rPr>
          <w:rFonts w:cs="Times New Roman"/>
        </w:rPr>
        <w:t>M</w:t>
      </w:r>
      <w:r w:rsidRPr="00581CAA">
        <w:rPr>
          <w:rFonts w:cs="Times New Roman"/>
        </w:rPr>
        <w:t xml:space="preserve">ore importantly is that it prevents a single noise spectrum from being superimposed on </w:t>
      </w:r>
      <w:r w:rsidR="006A1AC6">
        <w:rPr>
          <w:rFonts w:cs="Times New Roman"/>
        </w:rPr>
        <w:t xml:space="preserve">the </w:t>
      </w:r>
      <w:r w:rsidR="003B4134">
        <w:rPr>
          <w:rFonts w:cs="Times New Roman"/>
        </w:rPr>
        <w:t>newly created NUC table</w:t>
      </w:r>
      <w:r w:rsidRPr="00581CAA">
        <w:rPr>
          <w:rFonts w:cs="Times New Roman"/>
        </w:rPr>
        <w:t>. At normal frame rates of 30 fps, the offset data is collected in roughly 1 or 2 seconds. If a custom FRAME:PERIOD value is used, the time for acquisition is the EXP time multiplied by either 32 or 64</w:t>
      </w:r>
      <w:r w:rsidR="003B4134">
        <w:rPr>
          <w:rFonts w:cs="Times New Roman"/>
        </w:rPr>
        <w:t>, depending on the value of the &lt;</w:t>
      </w:r>
      <w:r w:rsidR="003B4134" w:rsidRPr="000C5EFC">
        <w:rPr>
          <w:rFonts w:cs="Times New Roman"/>
          <w:i/>
        </w:rPr>
        <w:t>frames</w:t>
      </w:r>
      <w:r w:rsidR="003B4134">
        <w:rPr>
          <w:rFonts w:cs="Times New Roman"/>
        </w:rPr>
        <w:t>&gt; argument</w:t>
      </w:r>
      <w:r w:rsidRPr="00581CAA">
        <w:rPr>
          <w:rFonts w:cs="Times New Roman"/>
        </w:rPr>
        <w:t>.</w:t>
      </w:r>
    </w:p>
    <w:p w:rsidR="00C76AD4" w:rsidRPr="00581CAA" w:rsidRDefault="00812358" w:rsidP="00812358">
      <w:pPr>
        <w:rPr>
          <w:rFonts w:cs="Times New Roman"/>
        </w:rPr>
      </w:pPr>
      <w:r w:rsidRPr="00581CAA">
        <w:rPr>
          <w:rFonts w:cs="Times New Roman"/>
        </w:rPr>
        <w:t>The camera has been designed to recover from power interruptions during flash write operations. The camera will start up normally, but it may be necessary to re-run the offset calibrations command to fix a potentially-corrupted correction.</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98395A">
        <w:tc>
          <w:tcPr>
            <w:tcW w:w="2880" w:type="dxa"/>
          </w:tcPr>
          <w:p w:rsidR="00963C17" w:rsidRPr="00581CAA" w:rsidRDefault="00963C17" w:rsidP="003D58B5">
            <w:pPr>
              <w:rPr>
                <w:rFonts w:cs="Times New Roman"/>
              </w:rPr>
            </w:pPr>
            <w:r w:rsidRPr="00581CAA">
              <w:rPr>
                <w:rFonts w:cs="Times New Roman"/>
              </w:rPr>
              <w:lastRenderedPageBreak/>
              <w:t>Description</w:t>
            </w:r>
          </w:p>
        </w:tc>
        <w:tc>
          <w:tcPr>
            <w:tcW w:w="6228" w:type="dxa"/>
          </w:tcPr>
          <w:p w:rsidR="00963C17" w:rsidRPr="00581CAA" w:rsidRDefault="0049205D" w:rsidP="003D58B5">
            <w:pPr>
              <w:rPr>
                <w:rFonts w:cs="Times New Roman"/>
              </w:rPr>
            </w:pPr>
            <w:r w:rsidRPr="00581CAA">
              <w:rPr>
                <w:rFonts w:cs="Times New Roman"/>
              </w:rPr>
              <w:t>Perform offset calibration operation.</w:t>
            </w:r>
          </w:p>
        </w:tc>
      </w:tr>
      <w:tr w:rsidR="00963C17" w:rsidRPr="00581CAA" w:rsidTr="0098395A">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49205D" w:rsidP="003D58B5">
            <w:pPr>
              <w:rPr>
                <w:rFonts w:cs="Times New Roman"/>
              </w:rPr>
            </w:pPr>
            <w:r w:rsidRPr="00581CAA">
              <w:rPr>
                <w:rFonts w:cs="Times New Roman"/>
              </w:rPr>
              <w:t>N/A</w:t>
            </w:r>
          </w:p>
        </w:tc>
      </w:tr>
      <w:tr w:rsidR="00963C17" w:rsidRPr="00581CAA" w:rsidTr="0098395A">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49205D" w:rsidP="00891EBC">
            <w:pPr>
              <w:pStyle w:val="Command"/>
              <w:rPr>
                <w:rFonts w:ascii="Times New Roman" w:hAnsi="Times New Roman" w:cs="Times New Roman"/>
                <w:i/>
              </w:rPr>
            </w:pPr>
            <w:bookmarkStart w:id="1419" w:name="_Toc390789887"/>
            <w:bookmarkStart w:id="1420" w:name="_Toc390790618"/>
            <w:bookmarkStart w:id="1421" w:name="_Toc390790983"/>
            <w:bookmarkStart w:id="1422" w:name="_Toc390791571"/>
            <w:bookmarkStart w:id="1423" w:name="_Toc390792017"/>
            <w:bookmarkStart w:id="1424" w:name="_Toc459569331"/>
            <w:r w:rsidRPr="000C5EFC">
              <w:rPr>
                <w:rFonts w:ascii="Times New Roman" w:hAnsi="Times New Roman" w:cs="Times New Roman"/>
              </w:rPr>
              <w:t>CORR:OFFSET:CAL</w:t>
            </w:r>
            <w:r w:rsidR="00685789" w:rsidRPr="000C5EFC">
              <w:rPr>
                <w:rFonts w:ascii="Times New Roman" w:hAnsi="Times New Roman" w:cs="Times New Roman"/>
              </w:rPr>
              <w:t xml:space="preserve"> </w:t>
            </w:r>
            <w:r w:rsidR="00685789" w:rsidRPr="000C5EFC">
              <w:rPr>
                <w:rFonts w:ascii="Times New Roman" w:hAnsi="Times New Roman" w:cs="Times New Roman"/>
                <w:i/>
              </w:rPr>
              <w:t>arguments</w:t>
            </w:r>
            <w:bookmarkEnd w:id="1419"/>
            <w:bookmarkEnd w:id="1420"/>
            <w:bookmarkEnd w:id="1421"/>
            <w:bookmarkEnd w:id="1422"/>
            <w:bookmarkEnd w:id="1423"/>
            <w:bookmarkEnd w:id="1424"/>
          </w:p>
        </w:tc>
      </w:tr>
      <w:tr w:rsidR="00963C17" w:rsidRPr="00581CAA" w:rsidTr="0098395A">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685789" w:rsidP="00685789">
            <w:pPr>
              <w:pStyle w:val="Parameter"/>
              <w:rPr>
                <w:rFonts w:ascii="Times New Roman" w:hAnsi="Times New Roman" w:cs="Times New Roman"/>
              </w:rPr>
            </w:pPr>
            <w:bookmarkStart w:id="1425" w:name="_Toc390789888"/>
            <w:bookmarkStart w:id="1426" w:name="_Toc390790619"/>
            <w:bookmarkStart w:id="1427" w:name="_Toc390790984"/>
            <w:r w:rsidRPr="000C5EFC">
              <w:rPr>
                <w:rFonts w:ascii="Times New Roman" w:hAnsi="Times New Roman" w:cs="Times New Roman"/>
              </w:rPr>
              <w:t xml:space="preserve">arguments: </w:t>
            </w:r>
            <w:r w:rsidR="0049205D" w:rsidRPr="000C5EFC">
              <w:rPr>
                <w:rFonts w:ascii="Times New Roman" w:hAnsi="Times New Roman" w:cs="Times New Roman"/>
              </w:rPr>
              <w:t>&lt;frames&gt; &lt;flash&gt; &lt;output&gt;</w:t>
            </w:r>
            <w:bookmarkEnd w:id="1425"/>
            <w:bookmarkEnd w:id="1426"/>
            <w:bookmarkEnd w:id="1427"/>
          </w:p>
        </w:tc>
      </w:tr>
      <w:tr w:rsidR="00963C17" w:rsidRPr="00581CAA" w:rsidTr="0098395A">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49205D" w:rsidP="003D58B5">
            <w:pPr>
              <w:rPr>
                <w:rFonts w:cs="Times New Roman"/>
              </w:rPr>
            </w:pPr>
            <w:r w:rsidRPr="00581CAA">
              <w:rPr>
                <w:rFonts w:cs="Times New Roman"/>
              </w:rPr>
              <w:t>none</w:t>
            </w:r>
          </w:p>
        </w:tc>
      </w:tr>
      <w:tr w:rsidR="00963C17" w:rsidRPr="00581CAA" w:rsidTr="0098395A">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C76AD4" w:rsidRPr="00581CAA" w:rsidRDefault="0049205D" w:rsidP="0049205D">
            <w:pPr>
              <w:rPr>
                <w:rFonts w:cs="Times New Roman"/>
              </w:rPr>
            </w:pPr>
            <w:r w:rsidRPr="00581CAA">
              <w:rPr>
                <w:rFonts w:cs="Times New Roman"/>
              </w:rPr>
              <w:t>32</w:t>
            </w:r>
            <w:r w:rsidRPr="00581CAA">
              <w:rPr>
                <w:rFonts w:cs="Times New Roman"/>
              </w:rPr>
              <w:tab/>
              <w:t>Initiates an averaging of 32 frames of field offset calibration data where the accumulated value for each pixel replaces the factory offset corrected pixel value. The data is collected for the currently selected OPR and timing mode. Once accumulated, this data will then start to be used to apply offset correction to the pixel data for the OPR that was used when it was collected.</w:t>
            </w:r>
          </w:p>
          <w:p w:rsidR="0049205D" w:rsidRPr="00581CAA" w:rsidRDefault="0049205D" w:rsidP="0049205D">
            <w:pPr>
              <w:rPr>
                <w:rFonts w:cs="Times New Roman"/>
              </w:rPr>
            </w:pPr>
            <w:r w:rsidRPr="00581CAA">
              <w:rPr>
                <w:rFonts w:cs="Times New Roman"/>
              </w:rPr>
              <w:t>It is intended for the user to inhibit light from falling on the FPA for the duration of the command execution: For normal OPR operations, 32 frames at 30 fps is roughly 1 second.</w:t>
            </w:r>
          </w:p>
          <w:p w:rsidR="003B4134" w:rsidRDefault="003B4134" w:rsidP="0049205D">
            <w:pPr>
              <w:rPr>
                <w:rFonts w:cs="Times New Roman"/>
              </w:rPr>
            </w:pPr>
          </w:p>
          <w:p w:rsidR="00C76AD4" w:rsidRPr="00581CAA" w:rsidRDefault="0049205D" w:rsidP="0049205D">
            <w:pPr>
              <w:rPr>
                <w:rFonts w:cs="Times New Roman"/>
              </w:rPr>
            </w:pPr>
            <w:r w:rsidRPr="00581CAA">
              <w:rPr>
                <w:rFonts w:cs="Times New Roman"/>
              </w:rPr>
              <w:t>64</w:t>
            </w:r>
            <w:r w:rsidRPr="00581CAA">
              <w:rPr>
                <w:rFonts w:cs="Times New Roman"/>
              </w:rPr>
              <w:tab/>
              <w:t>Initiates an averaging of 64 frames of field offset calibration data where the accumulated value for each pixel replaces the factory offset corrected pixel value. The data is collected for the currently selected OPR and timing mode. Once accumulated, this data will then start to be used to apply offset correction to the pixel data for the OPR that was used when it was collected.</w:t>
            </w:r>
          </w:p>
          <w:p w:rsidR="00C76AD4" w:rsidRPr="00581CAA" w:rsidRDefault="0049205D" w:rsidP="0049205D">
            <w:pPr>
              <w:rPr>
                <w:rFonts w:cs="Times New Roman"/>
              </w:rPr>
            </w:pPr>
            <w:r w:rsidRPr="00581CAA">
              <w:rPr>
                <w:rFonts w:cs="Times New Roman"/>
              </w:rPr>
              <w:t>It is intended for the user to inhibit light from falling on the FPA for the duration of the command execution: For normal OPR operations, 64 frames at 30 fps is roughly 2 seconds.</w:t>
            </w:r>
          </w:p>
          <w:p w:rsidR="003B4134" w:rsidRDefault="003B4134" w:rsidP="0049205D">
            <w:pPr>
              <w:rPr>
                <w:rFonts w:cs="Times New Roman"/>
              </w:rPr>
            </w:pPr>
          </w:p>
          <w:p w:rsidR="0049205D" w:rsidRPr="00581CAA" w:rsidRDefault="0049205D" w:rsidP="0049205D">
            <w:pPr>
              <w:rPr>
                <w:rFonts w:cs="Times New Roman"/>
              </w:rPr>
            </w:pPr>
            <w:r w:rsidRPr="00581CAA">
              <w:rPr>
                <w:rFonts w:cs="Times New Roman"/>
              </w:rPr>
              <w:t>FLASH</w:t>
            </w:r>
            <w:r w:rsidR="003B4134">
              <w:rPr>
                <w:rFonts w:cs="Times New Roman"/>
              </w:rPr>
              <w:t xml:space="preserve">   </w:t>
            </w:r>
            <w:r w:rsidRPr="00581CAA">
              <w:rPr>
                <w:rFonts w:cs="Times New Roman"/>
              </w:rPr>
              <w:t xml:space="preserve">Optional. If FLASH is not specified, the camera accumulates and stores the offset data in camera memory for use in the current OPR. The data is held until power is </w:t>
            </w:r>
            <w:r w:rsidR="003B4134">
              <w:rPr>
                <w:rFonts w:cs="Times New Roman"/>
              </w:rPr>
              <w:t>cycled</w:t>
            </w:r>
            <w:r w:rsidRPr="00581CAA">
              <w:rPr>
                <w:rFonts w:cs="Times New Roman"/>
              </w:rPr>
              <w:t>/reboot</w:t>
            </w:r>
            <w:r w:rsidR="003B4134">
              <w:rPr>
                <w:rFonts w:cs="Times New Roman"/>
              </w:rPr>
              <w:t>.</w:t>
            </w:r>
            <w:r w:rsidRPr="00581CAA">
              <w:rPr>
                <w:rFonts w:cs="Times New Roman"/>
              </w:rPr>
              <w:t xml:space="preserve"> </w:t>
            </w:r>
            <w:r w:rsidR="003B4134">
              <w:rPr>
                <w:rFonts w:cs="Times New Roman"/>
              </w:rPr>
              <w:t xml:space="preserve">The new offset correction </w:t>
            </w:r>
            <w:r w:rsidRPr="00581CAA">
              <w:rPr>
                <w:rFonts w:cs="Times New Roman"/>
              </w:rPr>
              <w:t>will be available if you leave and return to the given OP</w:t>
            </w:r>
            <w:r w:rsidR="003B4134">
              <w:rPr>
                <w:rFonts w:cs="Times New Roman"/>
              </w:rPr>
              <w:t>R</w:t>
            </w:r>
            <w:r w:rsidRPr="00581CAA">
              <w:rPr>
                <w:rFonts w:cs="Times New Roman"/>
              </w:rPr>
              <w:t>.</w:t>
            </w:r>
          </w:p>
          <w:p w:rsidR="0049205D" w:rsidRPr="00581CAA" w:rsidRDefault="0049205D" w:rsidP="0049205D">
            <w:pPr>
              <w:rPr>
                <w:rFonts w:cs="Times New Roman"/>
              </w:rPr>
            </w:pPr>
            <w:r w:rsidRPr="00581CAA">
              <w:rPr>
                <w:rFonts w:cs="Times New Roman"/>
              </w:rPr>
              <w:t>If FLASH is specified, on completion of the frame collections, the camera will then write the new correction data to camera flash (nonvolatile) memory, which survives camera reboots.</w:t>
            </w:r>
          </w:p>
          <w:p w:rsidR="003B4134" w:rsidRDefault="003B4134" w:rsidP="0049205D">
            <w:pPr>
              <w:rPr>
                <w:rFonts w:cs="Times New Roman"/>
              </w:rPr>
            </w:pPr>
          </w:p>
          <w:p w:rsidR="0049205D" w:rsidRPr="00581CAA" w:rsidRDefault="0049205D" w:rsidP="0049205D">
            <w:pPr>
              <w:rPr>
                <w:rFonts w:cs="Times New Roman"/>
              </w:rPr>
            </w:pPr>
            <w:r w:rsidRPr="00581CAA">
              <w:rPr>
                <w:rFonts w:cs="Times New Roman"/>
              </w:rPr>
              <w:t>OUTPUT</w:t>
            </w:r>
            <w:r w:rsidRPr="00581CAA">
              <w:rPr>
                <w:rFonts w:cs="Times New Roman"/>
              </w:rPr>
              <w:tab/>
            </w:r>
            <w:r w:rsidR="003B4134">
              <w:rPr>
                <w:rFonts w:cs="Times New Roman"/>
              </w:rPr>
              <w:t>P</w:t>
            </w:r>
            <w:r w:rsidRPr="00581CAA">
              <w:rPr>
                <w:rFonts w:cs="Times New Roman"/>
              </w:rPr>
              <w:t>rovides a countdown of the flash write activity, parsed at reasonable intervals. While possibly helpful in monitoring the flash write process, OUTPUT does not time the actual acquisition of frames. Typical time for FLASH operations to complete can be as long as 4 seconds. The OUTPUT command use does not change the operation length of the FLASH update. Invoking OUTPUT without FLASH adds no value.</w:t>
            </w:r>
          </w:p>
          <w:p w:rsidR="00963C17" w:rsidRPr="00581CAA" w:rsidRDefault="00963C17" w:rsidP="003D58B5">
            <w:pPr>
              <w:rPr>
                <w:rFonts w:cs="Times New Roman"/>
              </w:rPr>
            </w:pPr>
          </w:p>
        </w:tc>
      </w:tr>
      <w:tr w:rsidR="00963C17" w:rsidRPr="00581CAA" w:rsidTr="0098395A">
        <w:tc>
          <w:tcPr>
            <w:tcW w:w="2880" w:type="dxa"/>
          </w:tcPr>
          <w:p w:rsidR="00963C17" w:rsidRPr="00581CAA" w:rsidRDefault="00963C17" w:rsidP="003D58B5">
            <w:pPr>
              <w:rPr>
                <w:rFonts w:cs="Times New Roman"/>
              </w:rPr>
            </w:pPr>
            <w:r w:rsidRPr="00581CAA">
              <w:rPr>
                <w:rFonts w:cs="Times New Roman"/>
              </w:rPr>
              <w:lastRenderedPageBreak/>
              <w:t>Type</w:t>
            </w:r>
          </w:p>
        </w:tc>
        <w:tc>
          <w:tcPr>
            <w:tcW w:w="6228" w:type="dxa"/>
          </w:tcPr>
          <w:p w:rsidR="00963C17" w:rsidRPr="00581CAA" w:rsidRDefault="0049205D" w:rsidP="003D58B5">
            <w:pPr>
              <w:rPr>
                <w:rFonts w:cs="Times New Roman"/>
              </w:rPr>
            </w:pPr>
            <w:r w:rsidRPr="00581CAA">
              <w:rPr>
                <w:rFonts w:cs="Times New Roman"/>
              </w:rPr>
              <w:t>string</w:t>
            </w:r>
          </w:p>
        </w:tc>
      </w:tr>
      <w:tr w:rsidR="00963C17" w:rsidRPr="00581CAA" w:rsidTr="0098395A">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C76AD4" w:rsidRPr="000C5EFC" w:rsidRDefault="0049205D" w:rsidP="008E3E74">
            <w:pPr>
              <w:pStyle w:val="Commandexample"/>
              <w:rPr>
                <w:rFonts w:ascii="Times New Roman" w:hAnsi="Times New Roman" w:cs="Times New Roman"/>
              </w:rPr>
            </w:pPr>
            <w:bookmarkStart w:id="1428" w:name="_Toc390789889"/>
            <w:bookmarkStart w:id="1429" w:name="_Toc390790620"/>
            <w:bookmarkStart w:id="1430" w:name="_Toc390790985"/>
            <w:bookmarkStart w:id="1431" w:name="_Toc390791572"/>
            <w:bookmarkStart w:id="1432" w:name="_Toc390792018"/>
            <w:r w:rsidRPr="000C5EFC">
              <w:rPr>
                <w:rFonts w:ascii="Times New Roman" w:hAnsi="Times New Roman" w:cs="Times New Roman"/>
              </w:rPr>
              <w:t>CORR:OFFSET:CAL 32 FLASH OUTPUT</w:t>
            </w:r>
            <w:bookmarkEnd w:id="1428"/>
            <w:bookmarkEnd w:id="1429"/>
            <w:bookmarkEnd w:id="1430"/>
            <w:bookmarkEnd w:id="1431"/>
            <w:bookmarkEnd w:id="1432"/>
          </w:p>
          <w:p w:rsidR="00C76AD4" w:rsidRPr="000C5EFC" w:rsidRDefault="0049205D" w:rsidP="008E3E74">
            <w:pPr>
              <w:pStyle w:val="Commandexample"/>
              <w:rPr>
                <w:rFonts w:ascii="Times New Roman" w:hAnsi="Times New Roman" w:cs="Times New Roman"/>
              </w:rPr>
            </w:pPr>
            <w:bookmarkStart w:id="1433" w:name="_Toc390789890"/>
            <w:bookmarkStart w:id="1434" w:name="_Toc390790621"/>
            <w:bookmarkStart w:id="1435" w:name="_Toc390790986"/>
            <w:bookmarkStart w:id="1436" w:name="_Toc390791573"/>
            <w:bookmarkStart w:id="1437" w:name="_Toc390792019"/>
            <w:r w:rsidRPr="000C5EFC">
              <w:rPr>
                <w:rFonts w:ascii="Times New Roman" w:hAnsi="Times New Roman" w:cs="Times New Roman"/>
              </w:rPr>
              <w:t>-- acquire cal offset data based on 32 frames and write to camera nonvolatile memory while metering the flash write process.</w:t>
            </w:r>
            <w:bookmarkEnd w:id="1433"/>
            <w:bookmarkEnd w:id="1434"/>
            <w:bookmarkEnd w:id="1435"/>
            <w:bookmarkEnd w:id="1436"/>
            <w:bookmarkEnd w:id="1437"/>
          </w:p>
          <w:p w:rsidR="00C76AD4" w:rsidRPr="000C5EFC" w:rsidRDefault="0049205D" w:rsidP="008E3E74">
            <w:pPr>
              <w:pStyle w:val="Commandexample"/>
              <w:rPr>
                <w:rFonts w:ascii="Times New Roman" w:hAnsi="Times New Roman" w:cs="Times New Roman"/>
              </w:rPr>
            </w:pPr>
            <w:bookmarkStart w:id="1438" w:name="_Toc390789891"/>
            <w:bookmarkStart w:id="1439" w:name="_Toc390790622"/>
            <w:bookmarkStart w:id="1440" w:name="_Toc390790987"/>
            <w:bookmarkStart w:id="1441" w:name="_Toc390791574"/>
            <w:bookmarkStart w:id="1442" w:name="_Toc390792020"/>
            <w:r w:rsidRPr="000C5EFC">
              <w:rPr>
                <w:rFonts w:ascii="Times New Roman" w:hAnsi="Times New Roman" w:cs="Times New Roman"/>
              </w:rPr>
              <w:t>CORR:OFFSET:CAL 64</w:t>
            </w:r>
            <w:bookmarkEnd w:id="1438"/>
            <w:bookmarkEnd w:id="1439"/>
            <w:bookmarkEnd w:id="1440"/>
            <w:bookmarkEnd w:id="1441"/>
            <w:bookmarkEnd w:id="1442"/>
          </w:p>
          <w:p w:rsidR="00C76AD4" w:rsidRPr="000C5EFC" w:rsidRDefault="0049205D" w:rsidP="008E3E74">
            <w:pPr>
              <w:pStyle w:val="Commandexample"/>
              <w:rPr>
                <w:rFonts w:ascii="Times New Roman" w:hAnsi="Times New Roman" w:cs="Times New Roman"/>
              </w:rPr>
            </w:pPr>
            <w:bookmarkStart w:id="1443" w:name="_Toc390789892"/>
            <w:bookmarkStart w:id="1444" w:name="_Toc390790623"/>
            <w:bookmarkStart w:id="1445" w:name="_Toc390790988"/>
            <w:bookmarkStart w:id="1446" w:name="_Toc390791575"/>
            <w:bookmarkStart w:id="1447" w:name="_Toc390792021"/>
            <w:r w:rsidRPr="000C5EFC">
              <w:rPr>
                <w:rFonts w:ascii="Times New Roman" w:hAnsi="Times New Roman" w:cs="Times New Roman"/>
              </w:rPr>
              <w:t>-- acquire cal offset data based on 64 frames and save in camera live (volatile) memory.</w:t>
            </w:r>
            <w:bookmarkEnd w:id="1443"/>
            <w:bookmarkEnd w:id="1444"/>
            <w:bookmarkEnd w:id="1445"/>
            <w:bookmarkEnd w:id="1446"/>
            <w:bookmarkEnd w:id="1447"/>
          </w:p>
          <w:p w:rsidR="00C76AD4" w:rsidRPr="000C5EFC" w:rsidRDefault="0049205D" w:rsidP="008E3E74">
            <w:pPr>
              <w:pStyle w:val="Commandexample"/>
              <w:rPr>
                <w:rFonts w:ascii="Times New Roman" w:hAnsi="Times New Roman" w:cs="Times New Roman"/>
              </w:rPr>
            </w:pPr>
            <w:bookmarkStart w:id="1448" w:name="_Toc390789893"/>
            <w:bookmarkStart w:id="1449" w:name="_Toc390790624"/>
            <w:bookmarkStart w:id="1450" w:name="_Toc390790989"/>
            <w:bookmarkStart w:id="1451" w:name="_Toc390791576"/>
            <w:bookmarkStart w:id="1452" w:name="_Toc390792022"/>
            <w:r w:rsidRPr="000C5EFC">
              <w:rPr>
                <w:rFonts w:ascii="Times New Roman" w:hAnsi="Times New Roman" w:cs="Times New Roman"/>
              </w:rPr>
              <w:t>CORR:OFFSET:CAL</w:t>
            </w:r>
            <w:bookmarkEnd w:id="1448"/>
            <w:bookmarkEnd w:id="1449"/>
            <w:bookmarkEnd w:id="1450"/>
            <w:bookmarkEnd w:id="1451"/>
            <w:bookmarkEnd w:id="1452"/>
          </w:p>
          <w:p w:rsidR="00C76AD4" w:rsidRPr="000C5EFC" w:rsidRDefault="0049205D" w:rsidP="008E3E74">
            <w:pPr>
              <w:pStyle w:val="Commandexample"/>
              <w:rPr>
                <w:rFonts w:ascii="Times New Roman" w:hAnsi="Times New Roman" w:cs="Times New Roman"/>
              </w:rPr>
            </w:pPr>
            <w:bookmarkStart w:id="1453" w:name="_Toc390789894"/>
            <w:bookmarkStart w:id="1454" w:name="_Toc390790625"/>
            <w:bookmarkStart w:id="1455" w:name="_Toc390790990"/>
            <w:bookmarkStart w:id="1456" w:name="_Toc390791577"/>
            <w:bookmarkStart w:id="1457" w:name="_Toc390792023"/>
            <w:r w:rsidRPr="000C5EFC">
              <w:rPr>
                <w:rFonts w:ascii="Times New Roman" w:hAnsi="Times New Roman" w:cs="Times New Roman"/>
              </w:rPr>
              <w:t>-- acquire cal offset data based on 32 (default value) frames and save in camera live (volatile) memory.</w:t>
            </w:r>
            <w:bookmarkEnd w:id="1453"/>
            <w:bookmarkEnd w:id="1454"/>
            <w:bookmarkEnd w:id="1455"/>
            <w:bookmarkEnd w:id="1456"/>
            <w:bookmarkEnd w:id="1457"/>
          </w:p>
          <w:p w:rsidR="00963C17" w:rsidRPr="000C5EFC" w:rsidRDefault="00963C17"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C76AD4" w:rsidRPr="00581CAA" w:rsidRDefault="00812358" w:rsidP="007B604B">
      <w:pPr>
        <w:pStyle w:val="listlevel2"/>
      </w:pPr>
      <w:bookmarkStart w:id="1458" w:name="_Toc459649993"/>
      <w:r w:rsidRPr="00581CAA">
        <w:t>Automatic Gain Control (AGC) Commands</w:t>
      </w:r>
      <w:bookmarkEnd w:id="1458"/>
    </w:p>
    <w:p w:rsidR="007319A3" w:rsidRDefault="00812358" w:rsidP="00812358">
      <w:pPr>
        <w:rPr>
          <w:rFonts w:cs="Times New Roman"/>
        </w:rPr>
      </w:pPr>
      <w:r w:rsidRPr="00581CAA">
        <w:rPr>
          <w:rFonts w:cs="Times New Roman"/>
        </w:rPr>
        <w:t xml:space="preserve">The Automatic Gain Control (AGC) algorithm monitors frame statistics </w:t>
      </w:r>
      <w:r w:rsidR="00A5506D" w:rsidRPr="00581CAA">
        <w:rPr>
          <w:rFonts w:cs="Times New Roman"/>
        </w:rPr>
        <w:t xml:space="preserve">on </w:t>
      </w:r>
      <w:r w:rsidRPr="00581CAA">
        <w:rPr>
          <w:rFonts w:cs="Times New Roman"/>
        </w:rPr>
        <w:t xml:space="preserve">every frame and selects the operational configuration (OPR number) to achieve the best camera sensitivity settings for the given imaging scene. </w:t>
      </w:r>
      <w:r w:rsidR="007319A3" w:rsidRPr="000C5EFC">
        <w:rPr>
          <w:rFonts w:cs="Times New Roman"/>
        </w:rPr>
        <w:t>When AGC is enabled, operational configurations can be loaded using the OPR command</w:t>
      </w:r>
      <w:r w:rsidR="007319A3">
        <w:rPr>
          <w:rFonts w:cs="Times New Roman"/>
        </w:rPr>
        <w:t xml:space="preserve"> (Section</w:t>
      </w:r>
      <w:r w:rsidR="006D7723">
        <w:rPr>
          <w:rFonts w:cs="Times New Roman"/>
        </w:rPr>
        <w:t xml:space="preserve"> </w:t>
      </w:r>
      <w:r w:rsidR="006D7723">
        <w:rPr>
          <w:rFonts w:cs="Times New Roman"/>
        </w:rPr>
        <w:fldChar w:fldCharType="begin"/>
      </w:r>
      <w:r w:rsidR="006D7723">
        <w:rPr>
          <w:rFonts w:cs="Times New Roman"/>
        </w:rPr>
        <w:instrText xml:space="preserve"> REF _Ref436646881 \r \h </w:instrText>
      </w:r>
      <w:r w:rsidR="006D7723">
        <w:rPr>
          <w:rFonts w:cs="Times New Roman"/>
        </w:rPr>
      </w:r>
      <w:r w:rsidR="006D7723">
        <w:rPr>
          <w:rFonts w:cs="Times New Roman"/>
        </w:rPr>
        <w:fldChar w:fldCharType="separate"/>
      </w:r>
      <w:r w:rsidR="000D7633">
        <w:rPr>
          <w:rFonts w:cs="Times New Roman"/>
        </w:rPr>
        <w:t>5.5.3</w:t>
      </w:r>
      <w:r w:rsidR="006D7723">
        <w:rPr>
          <w:rFonts w:cs="Times New Roman"/>
        </w:rPr>
        <w:fldChar w:fldCharType="end"/>
      </w:r>
      <w:r w:rsidR="007319A3">
        <w:rPr>
          <w:rFonts w:cs="Times New Roman"/>
        </w:rPr>
        <w:t>)</w:t>
      </w:r>
      <w:r w:rsidR="007319A3" w:rsidRPr="000C5EFC">
        <w:rPr>
          <w:rFonts w:cs="Times New Roman"/>
        </w:rPr>
        <w:t xml:space="preserve">. However, the AGC algorithm will override the user set operation configuration if the scene data falls outside of the AGC requirements for that OPR. </w:t>
      </w:r>
      <w:r w:rsidR="007319A3">
        <w:rPr>
          <w:rFonts w:cs="Times New Roman"/>
        </w:rPr>
        <w:t xml:space="preserve">Therefore, it is best to disable the AGC when manually adjusting the operational configuration (OPR). </w:t>
      </w:r>
      <w:r w:rsidR="007319A3" w:rsidRPr="000C5EFC">
        <w:rPr>
          <w:rFonts w:cs="Times New Roman"/>
        </w:rPr>
        <w:t xml:space="preserve">The OPR? command can be used to poll </w:t>
      </w:r>
      <w:r w:rsidR="007319A3">
        <w:rPr>
          <w:rFonts w:cs="Times New Roman"/>
        </w:rPr>
        <w:t>the current operational configuration setting</w:t>
      </w:r>
      <w:r w:rsidR="007319A3" w:rsidRPr="000C5EFC">
        <w:rPr>
          <w:rFonts w:cs="Times New Roman"/>
        </w:rPr>
        <w:t>.</w:t>
      </w:r>
    </w:p>
    <w:p w:rsidR="00C76AD4" w:rsidRDefault="00A5506D" w:rsidP="00812358">
      <w:pPr>
        <w:rPr>
          <w:rFonts w:cs="Times New Roman"/>
        </w:rPr>
      </w:pPr>
      <w:r w:rsidRPr="00581CAA">
        <w:rPr>
          <w:rFonts w:cs="Times New Roman"/>
        </w:rPr>
        <w:t xml:space="preserve">The AGC </w:t>
      </w:r>
      <w:r w:rsidR="007319A3">
        <w:rPr>
          <w:rFonts w:cs="Times New Roman"/>
        </w:rPr>
        <w:t>operates within groups of OPRs</w:t>
      </w:r>
      <w:r w:rsidRPr="00581CAA">
        <w:rPr>
          <w:rFonts w:cs="Times New Roman"/>
        </w:rPr>
        <w:t xml:space="preserve"> of a related temperature setpoint</w:t>
      </w:r>
      <w:r w:rsidR="007319A3">
        <w:rPr>
          <w:rFonts w:cs="Times New Roman"/>
        </w:rPr>
        <w:t>.</w:t>
      </w:r>
      <w:r w:rsidR="00CA09DF" w:rsidRPr="00581CAA">
        <w:rPr>
          <w:rFonts w:cs="Times New Roman"/>
        </w:rPr>
        <w:t xml:space="preserve"> These OPR </w:t>
      </w:r>
      <w:r w:rsidR="003B4134">
        <w:rPr>
          <w:rFonts w:cs="Times New Roman"/>
        </w:rPr>
        <w:t xml:space="preserve">groups </w:t>
      </w:r>
      <w:r w:rsidR="00CA09DF" w:rsidRPr="00581CAA">
        <w:rPr>
          <w:rFonts w:cs="Times New Roman"/>
        </w:rPr>
        <w:t>are delimitated by the Macro group.</w:t>
      </w:r>
      <w:r w:rsidR="003B4134">
        <w:rPr>
          <w:rFonts w:cs="Times New Roman"/>
        </w:rPr>
        <w:t xml:space="preserve"> See the separate Appendix B document for a table of OPRs and details on the MACRO command settings. See Section </w:t>
      </w:r>
      <w:r w:rsidR="006D7723">
        <w:rPr>
          <w:rFonts w:cs="Times New Roman"/>
        </w:rPr>
        <w:fldChar w:fldCharType="begin"/>
      </w:r>
      <w:r w:rsidR="006D7723">
        <w:rPr>
          <w:rFonts w:cs="Times New Roman"/>
        </w:rPr>
        <w:instrText xml:space="preserve"> REF _Ref436646909 \r \h </w:instrText>
      </w:r>
      <w:r w:rsidR="006D7723">
        <w:rPr>
          <w:rFonts w:cs="Times New Roman"/>
        </w:rPr>
      </w:r>
      <w:r w:rsidR="006D7723">
        <w:rPr>
          <w:rFonts w:cs="Times New Roman"/>
        </w:rPr>
        <w:fldChar w:fldCharType="separate"/>
      </w:r>
      <w:r w:rsidR="000D7633">
        <w:rPr>
          <w:rFonts w:cs="Times New Roman"/>
        </w:rPr>
        <w:t>5.20</w:t>
      </w:r>
      <w:r w:rsidR="006D7723">
        <w:rPr>
          <w:rFonts w:cs="Times New Roman"/>
        </w:rPr>
        <w:fldChar w:fldCharType="end"/>
      </w:r>
      <w:r w:rsidR="006D7723">
        <w:rPr>
          <w:rFonts w:cs="Times New Roman"/>
        </w:rPr>
        <w:t xml:space="preserve"> </w:t>
      </w:r>
      <w:r w:rsidR="003B4134">
        <w:rPr>
          <w:rFonts w:cs="Times New Roman"/>
        </w:rPr>
        <w:t>for details on the MACRO command itself.</w:t>
      </w:r>
    </w:p>
    <w:tbl>
      <w:tblPr>
        <w:tblStyle w:val="TableGrid"/>
        <w:tblW w:w="0" w:type="auto"/>
        <w:jc w:val="center"/>
        <w:tblLook w:val="04A0" w:firstRow="1" w:lastRow="0" w:firstColumn="1" w:lastColumn="0" w:noHBand="0" w:noVBand="1"/>
      </w:tblPr>
      <w:tblGrid>
        <w:gridCol w:w="1967"/>
        <w:gridCol w:w="1862"/>
        <w:gridCol w:w="1862"/>
        <w:gridCol w:w="1803"/>
      </w:tblGrid>
      <w:tr w:rsidR="00C85FA9" w:rsidTr="00711F52">
        <w:trPr>
          <w:jc w:val="center"/>
        </w:trPr>
        <w:tc>
          <w:tcPr>
            <w:tcW w:w="1967" w:type="dxa"/>
          </w:tcPr>
          <w:p w:rsidR="00C85FA9" w:rsidRDefault="00C85FA9" w:rsidP="00711F52">
            <w:pPr>
              <w:rPr>
                <w:rFonts w:cs="Times New Roman"/>
              </w:rPr>
            </w:pPr>
            <w:r>
              <w:rPr>
                <w:rFonts w:cs="Times New Roman"/>
              </w:rPr>
              <w:t>TEC Setpoint (°C)</w:t>
            </w:r>
          </w:p>
        </w:tc>
        <w:tc>
          <w:tcPr>
            <w:tcW w:w="1862" w:type="dxa"/>
          </w:tcPr>
          <w:p w:rsidR="00C85FA9" w:rsidRDefault="00C85FA9" w:rsidP="00711F52">
            <w:pPr>
              <w:rPr>
                <w:rFonts w:cs="Times New Roman"/>
              </w:rPr>
            </w:pPr>
            <w:r>
              <w:rPr>
                <w:rFonts w:cs="Times New Roman"/>
              </w:rPr>
              <w:t>MACRO</w:t>
            </w:r>
          </w:p>
        </w:tc>
        <w:tc>
          <w:tcPr>
            <w:tcW w:w="1862" w:type="dxa"/>
          </w:tcPr>
          <w:p w:rsidR="00C85FA9" w:rsidRDefault="00C85FA9" w:rsidP="00711F52">
            <w:pPr>
              <w:rPr>
                <w:rFonts w:cs="Times New Roman"/>
              </w:rPr>
            </w:pPr>
            <w:r>
              <w:rPr>
                <w:rFonts w:cs="Times New Roman"/>
              </w:rPr>
              <w:t>Low Case Temperature (°C)</w:t>
            </w:r>
          </w:p>
        </w:tc>
        <w:tc>
          <w:tcPr>
            <w:tcW w:w="1803" w:type="dxa"/>
          </w:tcPr>
          <w:p w:rsidR="00C85FA9" w:rsidRDefault="00C85FA9" w:rsidP="00711F52">
            <w:pPr>
              <w:rPr>
                <w:rFonts w:cs="Times New Roman"/>
              </w:rPr>
            </w:pPr>
            <w:r>
              <w:rPr>
                <w:rFonts w:cs="Times New Roman"/>
              </w:rPr>
              <w:t>High Case Temperature (°C)</w:t>
            </w:r>
          </w:p>
        </w:tc>
      </w:tr>
      <w:tr w:rsidR="00C85FA9" w:rsidTr="00711F52">
        <w:trPr>
          <w:jc w:val="center"/>
        </w:trPr>
        <w:tc>
          <w:tcPr>
            <w:tcW w:w="1967" w:type="dxa"/>
          </w:tcPr>
          <w:p w:rsidR="00C85FA9" w:rsidRDefault="00C85FA9" w:rsidP="00711F52">
            <w:pPr>
              <w:rPr>
                <w:rFonts w:cs="Times New Roman"/>
              </w:rPr>
            </w:pPr>
            <w:r>
              <w:rPr>
                <w:rFonts w:cs="Times New Roman"/>
              </w:rPr>
              <w:t>18</w:t>
            </w:r>
          </w:p>
        </w:tc>
        <w:tc>
          <w:tcPr>
            <w:tcW w:w="1862" w:type="dxa"/>
          </w:tcPr>
          <w:p w:rsidR="00C85FA9" w:rsidRDefault="00C85FA9" w:rsidP="00711F52">
            <w:pPr>
              <w:rPr>
                <w:rFonts w:cs="Times New Roman"/>
              </w:rPr>
            </w:pPr>
            <w:r>
              <w:rPr>
                <w:rFonts w:cs="Times New Roman"/>
              </w:rPr>
              <w:t>0</w:t>
            </w:r>
          </w:p>
        </w:tc>
        <w:tc>
          <w:tcPr>
            <w:tcW w:w="1862" w:type="dxa"/>
          </w:tcPr>
          <w:p w:rsidR="00C85FA9" w:rsidRDefault="00C85FA9" w:rsidP="00711F52">
            <w:pPr>
              <w:rPr>
                <w:rFonts w:cs="Times New Roman"/>
              </w:rPr>
            </w:pPr>
            <w:r>
              <w:rPr>
                <w:rFonts w:cs="Times New Roman"/>
              </w:rPr>
              <w:t>-40</w:t>
            </w:r>
          </w:p>
        </w:tc>
        <w:tc>
          <w:tcPr>
            <w:tcW w:w="1803" w:type="dxa"/>
          </w:tcPr>
          <w:p w:rsidR="00C85FA9" w:rsidRDefault="00C85FA9" w:rsidP="00711F52">
            <w:pPr>
              <w:rPr>
                <w:rFonts w:cs="Times New Roman"/>
              </w:rPr>
            </w:pPr>
            <w:r>
              <w:rPr>
                <w:rFonts w:cs="Times New Roman"/>
              </w:rPr>
              <w:t>35</w:t>
            </w:r>
          </w:p>
        </w:tc>
      </w:tr>
      <w:tr w:rsidR="00C85FA9" w:rsidTr="00711F52">
        <w:trPr>
          <w:jc w:val="center"/>
        </w:trPr>
        <w:tc>
          <w:tcPr>
            <w:tcW w:w="1967" w:type="dxa"/>
          </w:tcPr>
          <w:p w:rsidR="00C85FA9" w:rsidRDefault="00C85FA9" w:rsidP="00711F52">
            <w:pPr>
              <w:rPr>
                <w:rFonts w:cs="Times New Roman"/>
              </w:rPr>
            </w:pPr>
            <w:r>
              <w:rPr>
                <w:rFonts w:cs="Times New Roman"/>
              </w:rPr>
              <w:t>32</w:t>
            </w:r>
          </w:p>
        </w:tc>
        <w:tc>
          <w:tcPr>
            <w:tcW w:w="1862" w:type="dxa"/>
          </w:tcPr>
          <w:p w:rsidR="00C85FA9" w:rsidRDefault="00C85FA9" w:rsidP="00711F52">
            <w:pPr>
              <w:rPr>
                <w:rFonts w:cs="Times New Roman"/>
              </w:rPr>
            </w:pPr>
            <w:r>
              <w:rPr>
                <w:rFonts w:cs="Times New Roman"/>
              </w:rPr>
              <w:t>1</w:t>
            </w:r>
          </w:p>
        </w:tc>
        <w:tc>
          <w:tcPr>
            <w:tcW w:w="1862" w:type="dxa"/>
          </w:tcPr>
          <w:p w:rsidR="00C85FA9" w:rsidRDefault="00C85FA9" w:rsidP="00711F52">
            <w:pPr>
              <w:rPr>
                <w:rFonts w:cs="Times New Roman"/>
              </w:rPr>
            </w:pPr>
            <w:r>
              <w:rPr>
                <w:rFonts w:cs="Times New Roman"/>
              </w:rPr>
              <w:t>0</w:t>
            </w:r>
          </w:p>
        </w:tc>
        <w:tc>
          <w:tcPr>
            <w:tcW w:w="1803" w:type="dxa"/>
          </w:tcPr>
          <w:p w:rsidR="00C85FA9" w:rsidRDefault="00C85FA9" w:rsidP="00711F52">
            <w:pPr>
              <w:rPr>
                <w:rFonts w:cs="Times New Roman"/>
              </w:rPr>
            </w:pPr>
            <w:r>
              <w:rPr>
                <w:rFonts w:cs="Times New Roman"/>
              </w:rPr>
              <w:t>55</w:t>
            </w:r>
          </w:p>
        </w:tc>
      </w:tr>
      <w:tr w:rsidR="00C85FA9" w:rsidTr="00711F52">
        <w:trPr>
          <w:jc w:val="center"/>
        </w:trPr>
        <w:tc>
          <w:tcPr>
            <w:tcW w:w="1967" w:type="dxa"/>
          </w:tcPr>
          <w:p w:rsidR="00C85FA9" w:rsidRDefault="00C85FA9" w:rsidP="00711F52">
            <w:pPr>
              <w:rPr>
                <w:rFonts w:cs="Times New Roman"/>
              </w:rPr>
            </w:pPr>
            <w:r>
              <w:rPr>
                <w:rFonts w:cs="Times New Roman"/>
              </w:rPr>
              <w:t>45</w:t>
            </w:r>
          </w:p>
        </w:tc>
        <w:tc>
          <w:tcPr>
            <w:tcW w:w="1862" w:type="dxa"/>
          </w:tcPr>
          <w:p w:rsidR="00C85FA9" w:rsidRDefault="00C85FA9" w:rsidP="00711F52">
            <w:pPr>
              <w:rPr>
                <w:rFonts w:cs="Times New Roman"/>
              </w:rPr>
            </w:pPr>
            <w:r>
              <w:rPr>
                <w:rFonts w:cs="Times New Roman"/>
              </w:rPr>
              <w:t>2</w:t>
            </w:r>
          </w:p>
        </w:tc>
        <w:tc>
          <w:tcPr>
            <w:tcW w:w="1862" w:type="dxa"/>
          </w:tcPr>
          <w:p w:rsidR="00C85FA9" w:rsidRDefault="00C85FA9" w:rsidP="00711F52">
            <w:pPr>
              <w:rPr>
                <w:rFonts w:cs="Times New Roman"/>
              </w:rPr>
            </w:pPr>
            <w:r>
              <w:rPr>
                <w:rFonts w:cs="Times New Roman"/>
              </w:rPr>
              <w:t>20</w:t>
            </w:r>
          </w:p>
        </w:tc>
        <w:tc>
          <w:tcPr>
            <w:tcW w:w="1803" w:type="dxa"/>
          </w:tcPr>
          <w:p w:rsidR="00C85FA9" w:rsidRDefault="00C85FA9" w:rsidP="00711F52">
            <w:pPr>
              <w:rPr>
                <w:rFonts w:cs="Times New Roman"/>
              </w:rPr>
            </w:pPr>
            <w:r>
              <w:rPr>
                <w:rFonts w:cs="Times New Roman"/>
              </w:rPr>
              <w:t>70</w:t>
            </w:r>
          </w:p>
        </w:tc>
      </w:tr>
    </w:tbl>
    <w:p w:rsidR="00C85FA9" w:rsidRPr="00581CAA" w:rsidRDefault="00C85FA9" w:rsidP="00812358">
      <w:pPr>
        <w:rPr>
          <w:rFonts w:cs="Times New Roman"/>
        </w:rPr>
      </w:pPr>
    </w:p>
    <w:p w:rsidR="00C76AD4" w:rsidRPr="00581CAA" w:rsidRDefault="00812358" w:rsidP="00812358">
      <w:pPr>
        <w:rPr>
          <w:rFonts w:cs="Times New Roman"/>
        </w:rPr>
      </w:pPr>
      <w:r w:rsidRPr="00581CAA">
        <w:rPr>
          <w:rFonts w:cs="Times New Roman"/>
        </w:rPr>
        <w:t xml:space="preserve">For the standard configuration, there are more than one focal plane array </w:t>
      </w:r>
      <w:r w:rsidR="00C85FA9">
        <w:rPr>
          <w:rFonts w:cs="Times New Roman"/>
        </w:rPr>
        <w:t>setpoint</w:t>
      </w:r>
      <w:r w:rsidRPr="00581CAA">
        <w:rPr>
          <w:rFonts w:cs="Times New Roman"/>
        </w:rPr>
        <w:t xml:space="preserve"> temperatures available for AGC operation</w:t>
      </w:r>
      <w:r w:rsidR="00C85FA9">
        <w:rPr>
          <w:rFonts w:cs="Times New Roman"/>
        </w:rPr>
        <w:t>, as shown in the table above</w:t>
      </w:r>
      <w:r w:rsidRPr="00581CAA">
        <w:rPr>
          <w:rFonts w:cs="Times New Roman"/>
        </w:rPr>
        <w:t xml:space="preserve">. </w:t>
      </w:r>
      <w:r w:rsidR="00F94D27">
        <w:rPr>
          <w:rFonts w:cs="Times New Roman"/>
        </w:rPr>
        <w:t>By</w:t>
      </w:r>
      <w:r w:rsidRPr="00581CAA">
        <w:rPr>
          <w:rFonts w:cs="Times New Roman"/>
        </w:rPr>
        <w:t xml:space="preserve"> default</w:t>
      </w:r>
      <w:r w:rsidR="00F94D27">
        <w:rPr>
          <w:rFonts w:cs="Times New Roman"/>
        </w:rPr>
        <w:t>, the camera</w:t>
      </w:r>
      <w:r w:rsidRPr="00581CAA">
        <w:rPr>
          <w:rFonts w:cs="Times New Roman"/>
        </w:rPr>
        <w:t xml:space="preserve"> </w:t>
      </w:r>
      <w:r w:rsidR="00F94D27">
        <w:rPr>
          <w:rFonts w:cs="Times New Roman"/>
        </w:rPr>
        <w:t>loads</w:t>
      </w:r>
      <w:r w:rsidR="003B4134">
        <w:rPr>
          <w:rFonts w:cs="Times New Roman"/>
        </w:rPr>
        <w:t xml:space="preserve"> </w:t>
      </w:r>
      <w:r w:rsidR="00F94D27">
        <w:rPr>
          <w:rFonts w:cs="Times New Roman"/>
        </w:rPr>
        <w:t xml:space="preserve">MACRO0, which corresponds to </w:t>
      </w:r>
      <w:r w:rsidR="003B4134">
        <w:rPr>
          <w:rFonts w:cs="Times New Roman"/>
        </w:rPr>
        <w:t xml:space="preserve">the lowest FPA setpoint. </w:t>
      </w:r>
      <w:r w:rsidR="00F94D27">
        <w:rPr>
          <w:rFonts w:cs="Times New Roman"/>
        </w:rPr>
        <w:t xml:space="preserve">This </w:t>
      </w:r>
      <w:r w:rsidR="003B4134">
        <w:rPr>
          <w:rFonts w:cs="Times New Roman"/>
        </w:rPr>
        <w:t xml:space="preserve">allows </w:t>
      </w:r>
      <w:r w:rsidR="00F94D27">
        <w:rPr>
          <w:rFonts w:cs="Times New Roman"/>
        </w:rPr>
        <w:t xml:space="preserve">for </w:t>
      </w:r>
      <w:r w:rsidR="003B4134">
        <w:rPr>
          <w:rFonts w:cs="Times New Roman"/>
        </w:rPr>
        <w:t>the highest sensitivity operation</w:t>
      </w:r>
      <w:r w:rsidR="007319A3">
        <w:rPr>
          <w:rFonts w:cs="Times New Roman"/>
        </w:rPr>
        <w:t>, but may also show image persistence in certain scenes</w:t>
      </w:r>
      <w:r w:rsidR="00697DD3">
        <w:rPr>
          <w:rFonts w:cs="Times New Roman"/>
        </w:rPr>
        <w:t xml:space="preserve">. </w:t>
      </w:r>
      <w:r w:rsidR="007319A3">
        <w:rPr>
          <w:rFonts w:cs="Times New Roman"/>
        </w:rPr>
        <w:t xml:space="preserve">If the case temperature is expected to exceed 35°C, or if image persistence is an issue, it is best to run </w:t>
      </w:r>
      <w:r w:rsidR="00EC3D8E">
        <w:rPr>
          <w:rFonts w:cs="Times New Roman"/>
        </w:rPr>
        <w:t>MACRO1</w:t>
      </w:r>
      <w:r w:rsidR="007319A3">
        <w:rPr>
          <w:rFonts w:cs="Times New Roman"/>
        </w:rPr>
        <w:t>,</w:t>
      </w:r>
      <w:r w:rsidR="00EC3D8E">
        <w:rPr>
          <w:rFonts w:cs="Times New Roman"/>
        </w:rPr>
        <w:t xml:space="preserve"> </w:t>
      </w:r>
      <w:r w:rsidR="007319A3">
        <w:rPr>
          <w:rFonts w:cs="Times New Roman"/>
        </w:rPr>
        <w:t xml:space="preserve">which </w:t>
      </w:r>
      <w:r w:rsidRPr="00581CAA">
        <w:rPr>
          <w:rFonts w:cs="Times New Roman"/>
        </w:rPr>
        <w:t xml:space="preserve">utilizes the median focal plane array </w:t>
      </w:r>
      <w:r w:rsidR="00CA09DF" w:rsidRPr="00581CAA">
        <w:rPr>
          <w:rFonts w:cs="Times New Roman"/>
        </w:rPr>
        <w:t xml:space="preserve">temperature </w:t>
      </w:r>
      <w:r w:rsidR="00C85FA9">
        <w:rPr>
          <w:rFonts w:cs="Times New Roman"/>
        </w:rPr>
        <w:t>setpoint</w:t>
      </w:r>
      <w:r w:rsidR="00CA09DF" w:rsidRPr="00581CAA">
        <w:rPr>
          <w:rFonts w:cs="Times New Roman"/>
        </w:rPr>
        <w:t xml:space="preserve"> </w:t>
      </w:r>
      <w:r w:rsidRPr="00581CAA">
        <w:rPr>
          <w:rFonts w:cs="Times New Roman"/>
        </w:rPr>
        <w:t>for standard sensitivity with low lag (</w:t>
      </w:r>
      <w:r w:rsidR="00EC3D8E">
        <w:rPr>
          <w:rFonts w:cs="Times New Roman"/>
        </w:rPr>
        <w:t xml:space="preserve">image </w:t>
      </w:r>
      <w:r w:rsidRPr="00581CAA">
        <w:rPr>
          <w:rFonts w:cs="Times New Roman"/>
        </w:rPr>
        <w:t>persistence) performance. If the c</w:t>
      </w:r>
      <w:r w:rsidR="00A5506D" w:rsidRPr="00581CAA">
        <w:rPr>
          <w:rFonts w:cs="Times New Roman"/>
        </w:rPr>
        <w:t>amera case temperature is expected to exceed</w:t>
      </w:r>
      <w:r w:rsidR="007319A3">
        <w:rPr>
          <w:rFonts w:cs="Times New Roman"/>
        </w:rPr>
        <w:t xml:space="preserve"> 55°C</w:t>
      </w:r>
      <w:r w:rsidRPr="00581CAA">
        <w:rPr>
          <w:rFonts w:cs="Times New Roman"/>
        </w:rPr>
        <w:t xml:space="preserve">, it is recommended to change the focal plane array </w:t>
      </w:r>
      <w:r w:rsidR="00C85FA9">
        <w:rPr>
          <w:rFonts w:cs="Times New Roman"/>
        </w:rPr>
        <w:t>setpoint</w:t>
      </w:r>
      <w:r w:rsidRPr="00581CAA">
        <w:rPr>
          <w:rFonts w:cs="Times New Roman"/>
        </w:rPr>
        <w:t xml:space="preserve"> to the high temperatu</w:t>
      </w:r>
      <w:r w:rsidR="00CA09DF" w:rsidRPr="00581CAA">
        <w:rPr>
          <w:rFonts w:cs="Times New Roman"/>
        </w:rPr>
        <w:t xml:space="preserve">re AGC setting </w:t>
      </w:r>
      <w:r w:rsidR="007319A3">
        <w:rPr>
          <w:rFonts w:cs="Times New Roman"/>
        </w:rPr>
        <w:t xml:space="preserve">with MACRO2 </w:t>
      </w:r>
      <w:r w:rsidRPr="00581CAA">
        <w:rPr>
          <w:rFonts w:cs="Times New Roman"/>
        </w:rPr>
        <w:t xml:space="preserve">to assure thermal stability of the focal plane array for </w:t>
      </w:r>
      <w:r w:rsidR="00A5506D" w:rsidRPr="00581CAA">
        <w:rPr>
          <w:rFonts w:cs="Times New Roman"/>
        </w:rPr>
        <w:t xml:space="preserve">elevated </w:t>
      </w:r>
      <w:r w:rsidRPr="00581CAA">
        <w:rPr>
          <w:rFonts w:cs="Times New Roman"/>
        </w:rPr>
        <w:t xml:space="preserve">camera case temperatures. </w:t>
      </w:r>
    </w:p>
    <w:p w:rsidR="00C76AD4" w:rsidRPr="00581CAA" w:rsidRDefault="00812358" w:rsidP="00812358">
      <w:pPr>
        <w:rPr>
          <w:rFonts w:cs="Times New Roman"/>
        </w:rPr>
      </w:pPr>
      <w:r w:rsidRPr="00581CAA">
        <w:rPr>
          <w:rFonts w:cs="Times New Roman"/>
        </w:rPr>
        <w:lastRenderedPageBreak/>
        <w:t xml:space="preserve">The user can select among the different </w:t>
      </w:r>
      <w:r w:rsidR="00532EEE" w:rsidRPr="00581CAA">
        <w:rPr>
          <w:rFonts w:cs="Times New Roman"/>
        </w:rPr>
        <w:t>AGC ranges by using the MACRO command</w:t>
      </w:r>
      <w:r w:rsidR="007319A3">
        <w:rPr>
          <w:rFonts w:cs="Times New Roman"/>
        </w:rPr>
        <w:t xml:space="preserve"> as described in Section </w:t>
      </w:r>
      <w:r w:rsidR="006D7723">
        <w:rPr>
          <w:rFonts w:cs="Times New Roman"/>
        </w:rPr>
        <w:fldChar w:fldCharType="begin"/>
      </w:r>
      <w:r w:rsidR="006D7723">
        <w:rPr>
          <w:rFonts w:cs="Times New Roman"/>
        </w:rPr>
        <w:instrText xml:space="preserve"> REF _Ref436646909 \r \h </w:instrText>
      </w:r>
      <w:r w:rsidR="006D7723">
        <w:rPr>
          <w:rFonts w:cs="Times New Roman"/>
        </w:rPr>
      </w:r>
      <w:r w:rsidR="006D7723">
        <w:rPr>
          <w:rFonts w:cs="Times New Roman"/>
        </w:rPr>
        <w:fldChar w:fldCharType="separate"/>
      </w:r>
      <w:r w:rsidR="000D7633">
        <w:rPr>
          <w:rFonts w:cs="Times New Roman"/>
        </w:rPr>
        <w:t>5.20</w:t>
      </w:r>
      <w:r w:rsidR="006D7723">
        <w:rPr>
          <w:rFonts w:cs="Times New Roman"/>
        </w:rPr>
        <w:fldChar w:fldCharType="end"/>
      </w:r>
      <w:r w:rsidRPr="00581CAA">
        <w:rPr>
          <w:rFonts w:cs="Times New Roman"/>
        </w:rPr>
        <w:t>. Macros are created by the factory and listed in Appendix B (attached on hard copy of manual, and located as a separate file on t</w:t>
      </w:r>
      <w:r w:rsidR="00532EEE" w:rsidRPr="00581CAA">
        <w:rPr>
          <w:rFonts w:cs="Times New Roman"/>
        </w:rPr>
        <w:t>he CD shipped with your camera)</w:t>
      </w:r>
      <w:r w:rsidR="00CA09DF" w:rsidRPr="00581CAA">
        <w:rPr>
          <w:rFonts w:cs="Times New Roman"/>
        </w:rPr>
        <w:t>.</w:t>
      </w:r>
    </w:p>
    <w:p w:rsidR="00812358" w:rsidRPr="00581CAA" w:rsidRDefault="00812358" w:rsidP="00812358">
      <w:pPr>
        <w:rPr>
          <w:rFonts w:cs="Times New Roman"/>
        </w:rPr>
      </w:pPr>
    </w:p>
    <w:p w:rsidR="00812358" w:rsidRPr="00581CAA" w:rsidRDefault="00812358" w:rsidP="00812358">
      <w:pPr>
        <w:rPr>
          <w:rFonts w:cs="Times New Roman"/>
        </w:rPr>
      </w:pPr>
      <w:r w:rsidRPr="00581CAA">
        <w:rPr>
          <w:rFonts w:cs="Times New Roman"/>
        </w:rPr>
        <w:t xml:space="preserve">Note: </w:t>
      </w:r>
      <w:r w:rsidRPr="00581CAA">
        <w:rPr>
          <w:rFonts w:cs="Times New Roman"/>
          <w:i/>
        </w:rPr>
        <w:t xml:space="preserve">The image enhancement algorithm is not </w:t>
      </w:r>
      <w:r w:rsidR="00927D02">
        <w:rPr>
          <w:rFonts w:cs="Times New Roman"/>
          <w:i/>
        </w:rPr>
        <w:t>recommended</w:t>
      </w:r>
      <w:r w:rsidR="00927D02" w:rsidRPr="00581CAA">
        <w:rPr>
          <w:rFonts w:cs="Times New Roman"/>
          <w:i/>
        </w:rPr>
        <w:t xml:space="preserve"> </w:t>
      </w:r>
      <w:r w:rsidRPr="00581CAA">
        <w:rPr>
          <w:rFonts w:cs="Times New Roman"/>
          <w:i/>
        </w:rPr>
        <w:t>for windowing operation or enhancement of uncorrected data.</w:t>
      </w:r>
    </w:p>
    <w:p w:rsidR="00812358" w:rsidRPr="00581CAA" w:rsidRDefault="00812358" w:rsidP="00812358">
      <w:pPr>
        <w:rPr>
          <w:rFonts w:cs="Times New Roman"/>
        </w:rPr>
      </w:pPr>
    </w:p>
    <w:p w:rsidR="00812358" w:rsidRPr="00581CAA" w:rsidRDefault="00812358" w:rsidP="00812358">
      <w:pPr>
        <w:rPr>
          <w:rFonts w:cs="Times New Roman"/>
        </w:rPr>
      </w:pPr>
      <w:r w:rsidRPr="00581CAA">
        <w:rPr>
          <w:rFonts w:cs="Times New Roman"/>
        </w:rPr>
        <w:t xml:space="preserve">Note: </w:t>
      </w:r>
      <w:r w:rsidRPr="00581CAA">
        <w:rPr>
          <w:rFonts w:cs="Times New Roman"/>
          <w:i/>
        </w:rPr>
        <w:t xml:space="preserve">When AGC is disabled the camera will remain in the last OPR used by the auto gain control. </w:t>
      </w:r>
      <w:r w:rsidR="00927D02">
        <w:rPr>
          <w:rFonts w:cs="Times New Roman"/>
          <w:i/>
        </w:rPr>
        <w:t xml:space="preserve">Turning AGC off may </w:t>
      </w:r>
      <w:r w:rsidRPr="00581CAA">
        <w:rPr>
          <w:rFonts w:cs="Times New Roman"/>
          <w:i/>
        </w:rPr>
        <w:t>change the image data. This is a result of proprietary enhancement modes supported when AGC is enabled that are not supported when manually changing OPRs.</w:t>
      </w:r>
    </w:p>
    <w:p w:rsidR="00812358" w:rsidRPr="00581CAA" w:rsidRDefault="00812358" w:rsidP="00812358">
      <w:pPr>
        <w:rPr>
          <w:rFonts w:cs="Times New Roman"/>
        </w:rPr>
      </w:pPr>
    </w:p>
    <w:p w:rsidR="00812358" w:rsidRPr="00581CAA" w:rsidRDefault="00056D22" w:rsidP="00812358">
      <w:pPr>
        <w:rPr>
          <w:rFonts w:cs="Times New Roman"/>
        </w:rPr>
      </w:pPr>
      <w:r w:rsidRPr="00674F8A">
        <w:rPr>
          <w:rFonts w:cs="Times New Roman"/>
          <w:b/>
          <w:noProof/>
        </w:rPr>
        <mc:AlternateContent>
          <mc:Choice Requires="wpg">
            <w:drawing>
              <wp:anchor distT="0" distB="0" distL="114300" distR="114300" simplePos="0" relativeHeight="251696128" behindDoc="0" locked="0" layoutInCell="1" allowOverlap="1" wp14:anchorId="631C2A75" wp14:editId="4A95B0A1">
                <wp:simplePos x="0" y="0"/>
                <wp:positionH relativeFrom="column">
                  <wp:posOffset>-152400</wp:posOffset>
                </wp:positionH>
                <wp:positionV relativeFrom="paragraph">
                  <wp:posOffset>52070</wp:posOffset>
                </wp:positionV>
                <wp:extent cx="5934075" cy="3861435"/>
                <wp:effectExtent l="0" t="0" r="9525" b="5715"/>
                <wp:wrapTopAndBottom/>
                <wp:docPr id="14" name="Group 14"/>
                <wp:cNvGraphicFramePr/>
                <a:graphic xmlns:a="http://schemas.openxmlformats.org/drawingml/2006/main">
                  <a:graphicData uri="http://schemas.microsoft.com/office/word/2010/wordprocessingGroup">
                    <wpg:wgp>
                      <wpg:cNvGrpSpPr/>
                      <wpg:grpSpPr>
                        <a:xfrm>
                          <a:off x="0" y="0"/>
                          <a:ext cx="5934075" cy="3861435"/>
                          <a:chOff x="0" y="0"/>
                          <a:chExt cx="5934075" cy="3861435"/>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wps:wsp>
                        <wps:cNvPr id="12" name="Text Box 12"/>
                        <wps:cNvSpPr txBox="1"/>
                        <wps:spPr>
                          <a:xfrm>
                            <a:off x="0" y="3609975"/>
                            <a:ext cx="5934075" cy="251460"/>
                          </a:xfrm>
                          <a:prstGeom prst="rect">
                            <a:avLst/>
                          </a:prstGeom>
                          <a:solidFill>
                            <a:prstClr val="white"/>
                          </a:solidFill>
                          <a:ln>
                            <a:noFill/>
                          </a:ln>
                          <a:effectLst/>
                        </wps:spPr>
                        <wps:txbx>
                          <w:txbxContent>
                            <w:p w:rsidR="00663E4A" w:rsidRPr="00056D22" w:rsidRDefault="00663E4A" w:rsidP="00056D22">
                              <w:pPr>
                                <w:pStyle w:val="Caption"/>
                                <w:jc w:val="center"/>
                                <w:rPr>
                                  <w:rFonts w:cs="Times New Roman"/>
                                  <w:noProof/>
                                  <w:sz w:val="24"/>
                                  <w:szCs w:val="24"/>
                                </w:rPr>
                              </w:pPr>
                              <w:bookmarkStart w:id="1459" w:name="_Toc390772986"/>
                              <w:r w:rsidRPr="00056D22">
                                <w:rPr>
                                  <w:sz w:val="24"/>
                                  <w:szCs w:val="24"/>
                                </w:rPr>
                                <w:t xml:space="preserve">Figure </w:t>
                              </w:r>
                              <w:r w:rsidRPr="00056D22">
                                <w:rPr>
                                  <w:sz w:val="24"/>
                                  <w:szCs w:val="24"/>
                                </w:rPr>
                                <w:fldChar w:fldCharType="begin"/>
                              </w:r>
                              <w:r w:rsidRPr="00056D22">
                                <w:rPr>
                                  <w:sz w:val="24"/>
                                  <w:szCs w:val="24"/>
                                </w:rPr>
                                <w:instrText xml:space="preserve"> SEQ Figure \* ARABIC </w:instrText>
                              </w:r>
                              <w:r w:rsidRPr="00056D22">
                                <w:rPr>
                                  <w:sz w:val="24"/>
                                  <w:szCs w:val="24"/>
                                </w:rPr>
                                <w:fldChar w:fldCharType="separate"/>
                              </w:r>
                              <w:r w:rsidR="000D7633">
                                <w:rPr>
                                  <w:noProof/>
                                  <w:sz w:val="24"/>
                                  <w:szCs w:val="24"/>
                                </w:rPr>
                                <w:t>12</w:t>
                              </w:r>
                              <w:r w:rsidRPr="00056D22">
                                <w:rPr>
                                  <w:sz w:val="24"/>
                                  <w:szCs w:val="24"/>
                                </w:rPr>
                                <w:fldChar w:fldCharType="end"/>
                              </w:r>
                              <w:r w:rsidRPr="00056D22">
                                <w:rPr>
                                  <w:sz w:val="24"/>
                                  <w:szCs w:val="24"/>
                                </w:rPr>
                                <w:t xml:space="preserve"> Effects of POWER function on look-up table and </w:t>
                              </w:r>
                              <w:r>
                                <w:rPr>
                                  <w:sz w:val="24"/>
                                  <w:szCs w:val="24"/>
                                </w:rPr>
                                <w:t>e</w:t>
                              </w:r>
                              <w:r w:rsidRPr="00056D22">
                                <w:rPr>
                                  <w:sz w:val="24"/>
                                  <w:szCs w:val="24"/>
                                </w:rPr>
                                <w:t>nhancements.</w:t>
                              </w:r>
                              <w:bookmarkEnd w:id="1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27" style="position:absolute;margin-left:-12pt;margin-top:4.1pt;width:467.25pt;height:304.05pt;z-index:251696128;mso-position-horizontal-relative:text;mso-position-vertical-relative:text" coordsize="59340,386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">
                <v:shape id="Picture 10" o:spid="_x0000_s1028" type="#_x0000_t75" style="position:absolute;width:59340;height:3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tAGHCAAAA2wAAAA8AAABkcnMvZG93bnJldi54bWxEj0+LwkAMxe+C32GI4E2n/kGkOooIwuJe&#10;XPXgMXRiW+xkSme2rd/eHBb2lvBe3vtlu+9dpVpqQunZwGyagCLOvC05N3C/nSZrUCEiW6w8k4E3&#10;BdjvhoMtptZ3/EPtNeZKQjikaKCIsU61DllBDsPU18SiPX3jMMra5No22Em4q/Q8SVbaYcnSUGBN&#10;x4Ky1/XXGWiXq+/H2a7ni1l/6fB0xxs+zsaMR/1hAypSH//Nf9dfVvCFXn6RAfTu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rQBhwgAAANsAAAAPAAAAAAAAAAAAAAAAAJ8C&#10;AABkcnMvZG93bnJldi54bWxQSwUGAAAAAAQABAD3AAAAjgMAAAAA&#10;">
                  <v:imagedata r:id="rId26" o:title=""/>
                  <v:path arrowok="t"/>
                </v:shape>
                <v:shape id="Text Box 12" o:spid="_x0000_s1029" type="#_x0000_t202" style="position:absolute;top:36099;width:5934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663E4A" w:rsidRPr="00056D22" w:rsidRDefault="00663E4A" w:rsidP="00056D22">
                        <w:pPr>
                          <w:pStyle w:val="Caption"/>
                          <w:jc w:val="center"/>
                          <w:rPr>
                            <w:rFonts w:cs="Times New Roman"/>
                            <w:noProof/>
                            <w:sz w:val="24"/>
                            <w:szCs w:val="24"/>
                          </w:rPr>
                        </w:pPr>
                        <w:bookmarkStart w:id="1460" w:name="_Toc390772986"/>
                        <w:r w:rsidRPr="00056D22">
                          <w:rPr>
                            <w:sz w:val="24"/>
                            <w:szCs w:val="24"/>
                          </w:rPr>
                          <w:t xml:space="preserve">Figure </w:t>
                        </w:r>
                        <w:r w:rsidRPr="00056D22">
                          <w:rPr>
                            <w:sz w:val="24"/>
                            <w:szCs w:val="24"/>
                          </w:rPr>
                          <w:fldChar w:fldCharType="begin"/>
                        </w:r>
                        <w:r w:rsidRPr="00056D22">
                          <w:rPr>
                            <w:sz w:val="24"/>
                            <w:szCs w:val="24"/>
                          </w:rPr>
                          <w:instrText xml:space="preserve"> SEQ Figure \* ARABIC </w:instrText>
                        </w:r>
                        <w:r w:rsidRPr="00056D22">
                          <w:rPr>
                            <w:sz w:val="24"/>
                            <w:szCs w:val="24"/>
                          </w:rPr>
                          <w:fldChar w:fldCharType="separate"/>
                        </w:r>
                        <w:r w:rsidR="000D7633">
                          <w:rPr>
                            <w:noProof/>
                            <w:sz w:val="24"/>
                            <w:szCs w:val="24"/>
                          </w:rPr>
                          <w:t>12</w:t>
                        </w:r>
                        <w:r w:rsidRPr="00056D22">
                          <w:rPr>
                            <w:sz w:val="24"/>
                            <w:szCs w:val="24"/>
                          </w:rPr>
                          <w:fldChar w:fldCharType="end"/>
                        </w:r>
                        <w:r w:rsidRPr="00056D22">
                          <w:rPr>
                            <w:sz w:val="24"/>
                            <w:szCs w:val="24"/>
                          </w:rPr>
                          <w:t xml:space="preserve"> Effects of POWER function on look-up table and </w:t>
                        </w:r>
                        <w:r>
                          <w:rPr>
                            <w:sz w:val="24"/>
                            <w:szCs w:val="24"/>
                          </w:rPr>
                          <w:t>e</w:t>
                        </w:r>
                        <w:r w:rsidRPr="00056D22">
                          <w:rPr>
                            <w:sz w:val="24"/>
                            <w:szCs w:val="24"/>
                          </w:rPr>
                          <w:t>nhancements.</w:t>
                        </w:r>
                        <w:bookmarkEnd w:id="1460"/>
                      </w:p>
                    </w:txbxContent>
                  </v:textbox>
                </v:shape>
                <w10:wrap type="topAndBottom"/>
              </v:group>
            </w:pict>
          </mc:Fallback>
        </mc:AlternateContent>
      </w:r>
    </w:p>
    <w:p w:rsidR="00812358" w:rsidRPr="00581CAA" w:rsidRDefault="00812358" w:rsidP="00043026">
      <w:pPr>
        <w:pStyle w:val="listlevel3"/>
      </w:pPr>
      <w:bookmarkStart w:id="1461" w:name="_Toc390791362"/>
      <w:bookmarkStart w:id="1462" w:name="_Toc390791578"/>
      <w:bookmarkStart w:id="1463" w:name="_Toc390792024"/>
      <w:bookmarkStart w:id="1464" w:name="_Ref436642732"/>
      <w:bookmarkStart w:id="1465" w:name="_Ref440380691"/>
      <w:bookmarkStart w:id="1466" w:name="_Toc459569332"/>
      <w:r w:rsidRPr="00581CAA">
        <w:t>Set AGC State</w:t>
      </w:r>
      <w:bookmarkEnd w:id="1461"/>
      <w:bookmarkEnd w:id="1462"/>
      <w:bookmarkEnd w:id="1463"/>
      <w:bookmarkEnd w:id="1464"/>
      <w:bookmarkEnd w:id="1465"/>
      <w:bookmarkEnd w:id="146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7719E3" w:rsidP="003D58B5">
            <w:pPr>
              <w:rPr>
                <w:rFonts w:cs="Times New Roman"/>
              </w:rPr>
            </w:pPr>
            <w:r w:rsidRPr="00581CAA">
              <w:rPr>
                <w:rFonts w:cs="Times New Roman"/>
              </w:rPr>
              <w:t>Sets the state of the AGC algorithm.</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7719E3"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7719E3" w:rsidP="00891EBC">
            <w:pPr>
              <w:pStyle w:val="Command"/>
              <w:rPr>
                <w:rFonts w:ascii="Times New Roman" w:hAnsi="Times New Roman" w:cs="Times New Roman"/>
              </w:rPr>
            </w:pPr>
            <w:bookmarkStart w:id="1467" w:name="_Toc390789895"/>
            <w:bookmarkStart w:id="1468" w:name="_Toc390790626"/>
            <w:bookmarkStart w:id="1469" w:name="_Toc390790991"/>
            <w:bookmarkStart w:id="1470" w:name="_Toc390791579"/>
            <w:bookmarkStart w:id="1471" w:name="_Toc390792025"/>
            <w:bookmarkStart w:id="1472" w:name="_Toc459569333"/>
            <w:r w:rsidRPr="000C5EFC">
              <w:rPr>
                <w:rFonts w:ascii="Times New Roman" w:hAnsi="Times New Roman" w:cs="Times New Roman"/>
              </w:rPr>
              <w:t xml:space="preserve">AGC:ENABLE </w:t>
            </w:r>
            <w:r w:rsidRPr="000C5EFC">
              <w:rPr>
                <w:rFonts w:ascii="Times New Roman" w:hAnsi="Times New Roman" w:cs="Times New Roman"/>
                <w:i/>
              </w:rPr>
              <w:t>state</w:t>
            </w:r>
            <w:bookmarkEnd w:id="1467"/>
            <w:bookmarkEnd w:id="1468"/>
            <w:bookmarkEnd w:id="1469"/>
            <w:bookmarkEnd w:id="1470"/>
            <w:bookmarkEnd w:id="1471"/>
            <w:bookmarkEnd w:id="1472"/>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7719E3" w:rsidP="001214F6">
            <w:pPr>
              <w:pStyle w:val="Parameter"/>
              <w:rPr>
                <w:rFonts w:ascii="Times New Roman" w:hAnsi="Times New Roman" w:cs="Times New Roman"/>
              </w:rPr>
            </w:pPr>
            <w:bookmarkStart w:id="1473" w:name="_Toc390789896"/>
            <w:bookmarkStart w:id="1474" w:name="_Toc390790627"/>
            <w:bookmarkStart w:id="1475" w:name="_Toc390790992"/>
            <w:r w:rsidRPr="000C5EFC">
              <w:rPr>
                <w:rFonts w:ascii="Times New Roman" w:hAnsi="Times New Roman" w:cs="Times New Roman"/>
              </w:rPr>
              <w:t>state</w:t>
            </w:r>
            <w:bookmarkEnd w:id="1473"/>
            <w:bookmarkEnd w:id="1474"/>
            <w:bookmarkEnd w:id="1475"/>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7719E3"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lastRenderedPageBreak/>
              <w:t>Range</w:t>
            </w:r>
          </w:p>
        </w:tc>
        <w:tc>
          <w:tcPr>
            <w:tcW w:w="6228" w:type="dxa"/>
          </w:tcPr>
          <w:p w:rsidR="007719E3" w:rsidRPr="00581CAA" w:rsidRDefault="007719E3" w:rsidP="007719E3">
            <w:pPr>
              <w:rPr>
                <w:rFonts w:cs="Times New Roman"/>
              </w:rPr>
            </w:pPr>
            <w:r w:rsidRPr="00581CAA">
              <w:rPr>
                <w:rFonts w:cs="Times New Roman"/>
              </w:rPr>
              <w:t>ON</w:t>
            </w:r>
            <w:r w:rsidRPr="00581CAA">
              <w:rPr>
                <w:rFonts w:cs="Times New Roman"/>
              </w:rPr>
              <w:tab/>
              <w:t>Enables AGC</w:t>
            </w:r>
          </w:p>
          <w:p w:rsidR="007719E3" w:rsidRPr="00581CAA" w:rsidRDefault="007719E3" w:rsidP="007719E3">
            <w:pPr>
              <w:rPr>
                <w:rFonts w:cs="Times New Roman"/>
              </w:rPr>
            </w:pPr>
            <w:r w:rsidRPr="00581CAA">
              <w:rPr>
                <w:rFonts w:cs="Times New Roman"/>
              </w:rPr>
              <w:t>OFF</w:t>
            </w:r>
            <w:r w:rsidRPr="00581CAA">
              <w:rPr>
                <w:rFonts w:cs="Times New Roman"/>
              </w:rPr>
              <w:tab/>
              <w:t>Disables AGC</w:t>
            </w:r>
          </w:p>
          <w:p w:rsidR="00963C17" w:rsidRPr="00581CAA" w:rsidRDefault="00963C17" w:rsidP="003D58B5">
            <w:pPr>
              <w:rPr>
                <w:rFonts w:cs="Times New Roman"/>
              </w:rPr>
            </w:pP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7719E3" w:rsidP="003D58B5">
            <w:pPr>
              <w:rPr>
                <w:rFonts w:cs="Times New Roman"/>
              </w:rPr>
            </w:pPr>
            <w:r w:rsidRPr="00581CAA">
              <w:rPr>
                <w:rFonts w:cs="Times New Roman"/>
              </w:rPr>
              <w:t>string</w:t>
            </w:r>
          </w:p>
        </w:tc>
      </w:tr>
      <w:tr w:rsidR="00963C17" w:rsidRPr="00581CAA" w:rsidTr="00FE18F2">
        <w:trPr>
          <w:trHeight w:val="90"/>
        </w:trPr>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963C17" w:rsidRPr="000C5EFC" w:rsidRDefault="007719E3" w:rsidP="008E3E74">
            <w:pPr>
              <w:pStyle w:val="Commandexample"/>
              <w:rPr>
                <w:rFonts w:ascii="Times New Roman" w:hAnsi="Times New Roman" w:cs="Times New Roman"/>
              </w:rPr>
            </w:pPr>
            <w:bookmarkStart w:id="1476" w:name="_Toc390789897"/>
            <w:bookmarkStart w:id="1477" w:name="_Toc390790628"/>
            <w:bookmarkStart w:id="1478" w:name="_Toc390790993"/>
            <w:bookmarkStart w:id="1479" w:name="_Toc390791580"/>
            <w:bookmarkStart w:id="1480" w:name="_Toc390792026"/>
            <w:r w:rsidRPr="000C5EFC">
              <w:rPr>
                <w:rFonts w:ascii="Times New Roman" w:hAnsi="Times New Roman" w:cs="Times New Roman"/>
              </w:rPr>
              <w:t>AGC:ENABLE ON</w:t>
            </w:r>
            <w:bookmarkEnd w:id="1476"/>
            <w:bookmarkEnd w:id="1477"/>
            <w:bookmarkEnd w:id="1478"/>
            <w:bookmarkEnd w:id="1479"/>
            <w:bookmarkEnd w:id="1480"/>
          </w:p>
        </w:tc>
      </w:tr>
    </w:tbl>
    <w:p w:rsidR="00812358" w:rsidRPr="00581CAA" w:rsidRDefault="00812358" w:rsidP="00812358">
      <w:pPr>
        <w:rPr>
          <w:rFonts w:cs="Times New Roman"/>
        </w:rPr>
      </w:pPr>
    </w:p>
    <w:p w:rsidR="00812358" w:rsidRPr="00581CAA" w:rsidRDefault="00812358" w:rsidP="00043026">
      <w:pPr>
        <w:pStyle w:val="listlevel3"/>
      </w:pPr>
      <w:bookmarkStart w:id="1481" w:name="_Toc390791363"/>
      <w:bookmarkStart w:id="1482" w:name="_Toc390791581"/>
      <w:bookmarkStart w:id="1483" w:name="_Toc390792027"/>
      <w:bookmarkStart w:id="1484" w:name="_Ref436642742"/>
      <w:bookmarkStart w:id="1485" w:name="_Toc459569334"/>
      <w:r w:rsidRPr="00581CAA">
        <w:t>Get AGC State</w:t>
      </w:r>
      <w:bookmarkEnd w:id="1481"/>
      <w:bookmarkEnd w:id="1482"/>
      <w:bookmarkEnd w:id="1483"/>
      <w:bookmarkEnd w:id="1484"/>
      <w:bookmarkEnd w:id="148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EE554B" w:rsidP="003D58B5">
            <w:pPr>
              <w:rPr>
                <w:rFonts w:cs="Times New Roman"/>
              </w:rPr>
            </w:pPr>
            <w:r w:rsidRPr="00581CAA">
              <w:rPr>
                <w:rFonts w:cs="Times New Roman"/>
              </w:rPr>
              <w:t>Returns the state of the AGC algorithm.</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EE554B"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EE554B" w:rsidP="00891EBC">
            <w:pPr>
              <w:pStyle w:val="Command"/>
              <w:rPr>
                <w:rFonts w:ascii="Times New Roman" w:hAnsi="Times New Roman" w:cs="Times New Roman"/>
              </w:rPr>
            </w:pPr>
            <w:bookmarkStart w:id="1486" w:name="_Toc390789898"/>
            <w:bookmarkStart w:id="1487" w:name="_Toc390790629"/>
            <w:bookmarkStart w:id="1488" w:name="_Toc390790994"/>
            <w:bookmarkStart w:id="1489" w:name="_Toc390791582"/>
            <w:bookmarkStart w:id="1490" w:name="_Toc390792028"/>
            <w:bookmarkStart w:id="1491" w:name="_Toc459569335"/>
            <w:r w:rsidRPr="000C5EFC">
              <w:rPr>
                <w:rFonts w:ascii="Times New Roman" w:hAnsi="Times New Roman" w:cs="Times New Roman"/>
              </w:rPr>
              <w:t>AGC:ENABLE?</w:t>
            </w:r>
            <w:bookmarkEnd w:id="1486"/>
            <w:bookmarkEnd w:id="1487"/>
            <w:bookmarkEnd w:id="1488"/>
            <w:bookmarkEnd w:id="1489"/>
            <w:bookmarkEnd w:id="1490"/>
            <w:bookmarkEnd w:id="1491"/>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581CAA" w:rsidRDefault="00EE554B"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EE554B" w:rsidP="003D58B5">
            <w:pPr>
              <w:rPr>
                <w:rFonts w:cs="Times New Roman"/>
              </w:rPr>
            </w:pPr>
            <w:r w:rsidRPr="00581CAA">
              <w:rPr>
                <w:rFonts w:cs="Times New Roman"/>
              </w:rPr>
              <w:t>state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EE554B" w:rsidRPr="00581CAA" w:rsidRDefault="00EE554B" w:rsidP="00EE554B">
            <w:pPr>
              <w:rPr>
                <w:rFonts w:cs="Times New Roman"/>
              </w:rPr>
            </w:pPr>
            <w:r w:rsidRPr="00581CAA">
              <w:rPr>
                <w:rFonts w:cs="Times New Roman"/>
              </w:rPr>
              <w:t>ON</w:t>
            </w:r>
            <w:r w:rsidRPr="00581CAA">
              <w:rPr>
                <w:rFonts w:cs="Times New Roman"/>
              </w:rPr>
              <w:tab/>
              <w:t>AGC enabled</w:t>
            </w:r>
          </w:p>
          <w:p w:rsidR="00EE554B" w:rsidRPr="00581CAA" w:rsidRDefault="00EE554B" w:rsidP="00EE554B">
            <w:pPr>
              <w:rPr>
                <w:rFonts w:cs="Times New Roman"/>
              </w:rPr>
            </w:pPr>
            <w:r w:rsidRPr="00581CAA">
              <w:rPr>
                <w:rFonts w:cs="Times New Roman"/>
              </w:rPr>
              <w:t>OFF</w:t>
            </w:r>
            <w:r w:rsidRPr="00581CAA">
              <w:rPr>
                <w:rFonts w:cs="Times New Roman"/>
              </w:rPr>
              <w:tab/>
              <w:t>AGC disabled</w:t>
            </w:r>
          </w:p>
          <w:p w:rsidR="00963C17" w:rsidRPr="00581CAA" w:rsidRDefault="00963C17" w:rsidP="003D58B5">
            <w:pPr>
              <w:rPr>
                <w:rFonts w:cs="Times New Roman"/>
              </w:rPr>
            </w:pP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EE554B" w:rsidP="003D58B5">
            <w:pPr>
              <w:rPr>
                <w:rFonts w:cs="Times New Roman"/>
              </w:rPr>
            </w:pPr>
            <w:r w:rsidRPr="00581CAA">
              <w:rPr>
                <w:rFonts w:cs="Times New Roman"/>
              </w:rPr>
              <w:t>string</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C76AD4" w:rsidRPr="000C5EFC" w:rsidRDefault="00EE554B" w:rsidP="008E3E74">
            <w:pPr>
              <w:pStyle w:val="Commandexample"/>
              <w:rPr>
                <w:rFonts w:ascii="Times New Roman" w:hAnsi="Times New Roman" w:cs="Times New Roman"/>
              </w:rPr>
            </w:pPr>
            <w:bookmarkStart w:id="1492" w:name="_Toc390789899"/>
            <w:bookmarkStart w:id="1493" w:name="_Toc390790630"/>
            <w:bookmarkStart w:id="1494" w:name="_Toc390790995"/>
            <w:bookmarkStart w:id="1495" w:name="_Toc390791583"/>
            <w:bookmarkStart w:id="1496" w:name="_Toc390792029"/>
            <w:r w:rsidRPr="000C5EFC">
              <w:rPr>
                <w:rFonts w:ascii="Times New Roman" w:hAnsi="Times New Roman" w:cs="Times New Roman"/>
              </w:rPr>
              <w:t>AGC:ENABLE? -- query command</w:t>
            </w:r>
            <w:bookmarkEnd w:id="1492"/>
            <w:bookmarkEnd w:id="1493"/>
            <w:bookmarkEnd w:id="1494"/>
            <w:bookmarkEnd w:id="1495"/>
            <w:bookmarkEnd w:id="1496"/>
          </w:p>
          <w:p w:rsidR="00C76AD4" w:rsidRPr="000C5EFC" w:rsidRDefault="00EE554B" w:rsidP="008E3E74">
            <w:pPr>
              <w:pStyle w:val="Commandexample"/>
              <w:rPr>
                <w:rFonts w:ascii="Times New Roman" w:hAnsi="Times New Roman" w:cs="Times New Roman"/>
              </w:rPr>
            </w:pPr>
            <w:bookmarkStart w:id="1497" w:name="_Toc390789900"/>
            <w:bookmarkStart w:id="1498" w:name="_Toc390790631"/>
            <w:bookmarkStart w:id="1499" w:name="_Toc390790996"/>
            <w:bookmarkStart w:id="1500" w:name="_Toc390791584"/>
            <w:bookmarkStart w:id="1501" w:name="_Toc390792030"/>
            <w:r w:rsidRPr="000C5EFC">
              <w:rPr>
                <w:rFonts w:ascii="Times New Roman" w:hAnsi="Times New Roman" w:cs="Times New Roman"/>
              </w:rPr>
              <w:t>ON -- return value</w:t>
            </w:r>
            <w:bookmarkEnd w:id="1497"/>
            <w:bookmarkEnd w:id="1498"/>
            <w:bookmarkEnd w:id="1499"/>
            <w:bookmarkEnd w:id="1500"/>
            <w:bookmarkEnd w:id="1501"/>
          </w:p>
          <w:p w:rsidR="00963C17" w:rsidRPr="000C5EFC" w:rsidRDefault="00963C17"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043026">
      <w:pPr>
        <w:pStyle w:val="listlevel3"/>
      </w:pPr>
      <w:bookmarkStart w:id="1502" w:name="_Toc390791364"/>
      <w:bookmarkStart w:id="1503" w:name="_Toc390791585"/>
      <w:bookmarkStart w:id="1504" w:name="_Toc390792031"/>
      <w:bookmarkStart w:id="1505" w:name="_Toc459569336"/>
      <w:r w:rsidRPr="00581CAA">
        <w:t>Set AGC Low Operational Setting</w:t>
      </w:r>
      <w:bookmarkEnd w:id="1502"/>
      <w:bookmarkEnd w:id="1503"/>
      <w:bookmarkEnd w:id="1504"/>
      <w:bookmarkEnd w:id="150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EE554B" w:rsidP="003D58B5">
            <w:pPr>
              <w:rPr>
                <w:rFonts w:cs="Times New Roman"/>
              </w:rPr>
            </w:pPr>
            <w:r w:rsidRPr="00581CAA">
              <w:rPr>
                <w:rFonts w:cs="Times New Roman"/>
              </w:rPr>
              <w:t>This command used in conjunction with the set AGC high operational setting defines the range of operational settings that are available for use by the AGC algorithm. In this tool, low refers to the numerical value, i.e. 2 is lower than 3, and is not relative to light levels. WARNING: If the AGC low operational bound is set higher than the current AGC high operational bound, the camera AGC operation is no longer specified.</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EE554B"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EE554B" w:rsidP="00891EBC">
            <w:pPr>
              <w:pStyle w:val="Command"/>
              <w:rPr>
                <w:rFonts w:ascii="Times New Roman" w:hAnsi="Times New Roman" w:cs="Times New Roman"/>
              </w:rPr>
            </w:pPr>
            <w:bookmarkStart w:id="1506" w:name="_Toc390789901"/>
            <w:bookmarkStart w:id="1507" w:name="_Toc390790632"/>
            <w:bookmarkStart w:id="1508" w:name="_Toc390790997"/>
            <w:bookmarkStart w:id="1509" w:name="_Toc390791586"/>
            <w:bookmarkStart w:id="1510" w:name="_Toc390792032"/>
            <w:bookmarkStart w:id="1511" w:name="_Toc459569337"/>
            <w:r w:rsidRPr="000C5EFC">
              <w:rPr>
                <w:rFonts w:ascii="Times New Roman" w:hAnsi="Times New Roman" w:cs="Times New Roman"/>
              </w:rPr>
              <w:t xml:space="preserve">AGC:OPR:LOW </w:t>
            </w:r>
            <w:r w:rsidRPr="000C5EFC">
              <w:rPr>
                <w:rFonts w:ascii="Times New Roman" w:hAnsi="Times New Roman" w:cs="Times New Roman"/>
                <w:i/>
              </w:rPr>
              <w:t>opr_setting</w:t>
            </w:r>
            <w:bookmarkEnd w:id="1506"/>
            <w:bookmarkEnd w:id="1507"/>
            <w:bookmarkEnd w:id="1508"/>
            <w:bookmarkEnd w:id="1509"/>
            <w:bookmarkEnd w:id="1510"/>
            <w:bookmarkEnd w:id="1511"/>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EE554B" w:rsidP="001214F6">
            <w:pPr>
              <w:pStyle w:val="Parameter"/>
              <w:rPr>
                <w:rFonts w:ascii="Times New Roman" w:hAnsi="Times New Roman" w:cs="Times New Roman"/>
              </w:rPr>
            </w:pPr>
            <w:bookmarkStart w:id="1512" w:name="_Toc390789902"/>
            <w:bookmarkStart w:id="1513" w:name="_Toc390790633"/>
            <w:bookmarkStart w:id="1514" w:name="_Toc390790998"/>
            <w:r w:rsidRPr="000C5EFC">
              <w:rPr>
                <w:rFonts w:ascii="Times New Roman" w:hAnsi="Times New Roman" w:cs="Times New Roman"/>
              </w:rPr>
              <w:t>opr_setting</w:t>
            </w:r>
            <w:bookmarkEnd w:id="1512"/>
            <w:bookmarkEnd w:id="1513"/>
            <w:bookmarkEnd w:id="1514"/>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EE554B"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963C17" w:rsidRPr="00581CAA" w:rsidRDefault="00EE554B" w:rsidP="003D58B5">
            <w:pPr>
              <w:rPr>
                <w:rFonts w:cs="Times New Roman"/>
              </w:rPr>
            </w:pPr>
            <w:r w:rsidRPr="00581CAA">
              <w:rPr>
                <w:rFonts w:cs="Times New Roman"/>
              </w:rPr>
              <w:t>0 to (number), limited by number of operational settings that currently exist</w:t>
            </w:r>
            <w:r w:rsidR="00C20364">
              <w:rPr>
                <w:rFonts w:cs="Times New Roman"/>
              </w:rPr>
              <w:t>.</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EE554B" w:rsidP="003D58B5">
            <w:pPr>
              <w:rPr>
                <w:rFonts w:cs="Times New Roman"/>
              </w:rPr>
            </w:pPr>
            <w:r w:rsidRPr="00581CAA">
              <w:rPr>
                <w:rFonts w:cs="Times New Roman"/>
              </w:rPr>
              <w:t>unsigned integer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963C17" w:rsidRPr="000C5EFC" w:rsidRDefault="00EE554B" w:rsidP="008E3E74">
            <w:pPr>
              <w:pStyle w:val="Commandexample"/>
              <w:rPr>
                <w:rFonts w:ascii="Times New Roman" w:hAnsi="Times New Roman" w:cs="Times New Roman"/>
              </w:rPr>
            </w:pPr>
            <w:bookmarkStart w:id="1515" w:name="_Toc390789903"/>
            <w:bookmarkStart w:id="1516" w:name="_Toc390790634"/>
            <w:bookmarkStart w:id="1517" w:name="_Toc390790999"/>
            <w:bookmarkStart w:id="1518" w:name="_Toc390791587"/>
            <w:bookmarkStart w:id="1519" w:name="_Toc390792033"/>
            <w:r w:rsidRPr="000C5EFC">
              <w:rPr>
                <w:rFonts w:ascii="Times New Roman" w:hAnsi="Times New Roman" w:cs="Times New Roman"/>
              </w:rPr>
              <w:t>AGC:OPR:LOW 0</w:t>
            </w:r>
            <w:bookmarkEnd w:id="1515"/>
            <w:bookmarkEnd w:id="1516"/>
            <w:bookmarkEnd w:id="1517"/>
            <w:bookmarkEnd w:id="1518"/>
            <w:bookmarkEnd w:id="1519"/>
          </w:p>
        </w:tc>
      </w:tr>
    </w:tbl>
    <w:p w:rsidR="00812358" w:rsidRPr="00581CAA" w:rsidRDefault="00812358" w:rsidP="00812358">
      <w:pPr>
        <w:rPr>
          <w:rFonts w:cs="Times New Roman"/>
        </w:rPr>
      </w:pPr>
    </w:p>
    <w:p w:rsidR="00812358" w:rsidRPr="00581CAA" w:rsidRDefault="00812358" w:rsidP="00043026">
      <w:pPr>
        <w:pStyle w:val="listlevel3"/>
      </w:pPr>
      <w:bookmarkStart w:id="1520" w:name="_Toc390791365"/>
      <w:bookmarkStart w:id="1521" w:name="_Toc390791588"/>
      <w:bookmarkStart w:id="1522" w:name="_Toc390792034"/>
      <w:bookmarkStart w:id="1523" w:name="_Toc459569338"/>
      <w:r w:rsidRPr="00581CAA">
        <w:lastRenderedPageBreak/>
        <w:t>Get AGC Low Operational Setting</w:t>
      </w:r>
      <w:bookmarkEnd w:id="1520"/>
      <w:bookmarkEnd w:id="1521"/>
      <w:bookmarkEnd w:id="1522"/>
      <w:bookmarkEnd w:id="152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EA2A8D" w:rsidP="003D58B5">
            <w:pPr>
              <w:rPr>
                <w:rFonts w:cs="Times New Roman"/>
              </w:rPr>
            </w:pPr>
            <w:r w:rsidRPr="00581CAA">
              <w:rPr>
                <w:rFonts w:cs="Times New Roman"/>
              </w:rPr>
              <w:t>Returns the lowest operational setting available for use by the AGC algorithm.</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EA2A8D"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EA2A8D" w:rsidP="00891EBC">
            <w:pPr>
              <w:pStyle w:val="Command"/>
              <w:rPr>
                <w:rFonts w:ascii="Times New Roman" w:hAnsi="Times New Roman" w:cs="Times New Roman"/>
              </w:rPr>
            </w:pPr>
            <w:bookmarkStart w:id="1524" w:name="_Toc390789904"/>
            <w:bookmarkStart w:id="1525" w:name="_Toc390790635"/>
            <w:bookmarkStart w:id="1526" w:name="_Toc390791000"/>
            <w:bookmarkStart w:id="1527" w:name="_Toc390791589"/>
            <w:bookmarkStart w:id="1528" w:name="_Toc390792035"/>
            <w:bookmarkStart w:id="1529" w:name="_Toc459569339"/>
            <w:r w:rsidRPr="000C5EFC">
              <w:rPr>
                <w:rFonts w:ascii="Times New Roman" w:hAnsi="Times New Roman" w:cs="Times New Roman"/>
              </w:rPr>
              <w:t>AGC:OPR:LOW?</w:t>
            </w:r>
            <w:bookmarkEnd w:id="1524"/>
            <w:bookmarkEnd w:id="1525"/>
            <w:bookmarkEnd w:id="1526"/>
            <w:bookmarkEnd w:id="1527"/>
            <w:bookmarkEnd w:id="1528"/>
            <w:bookmarkEnd w:id="1529"/>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581CAA" w:rsidRDefault="00EA2A8D"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EA2A8D" w:rsidP="003D58B5">
            <w:pPr>
              <w:rPr>
                <w:rFonts w:cs="Times New Roman"/>
              </w:rPr>
            </w:pPr>
            <w:r w:rsidRPr="00581CAA">
              <w:rPr>
                <w:rFonts w:cs="Times New Roman"/>
              </w:rPr>
              <w:t>opr_setting</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963C17" w:rsidRPr="00581CAA" w:rsidRDefault="00EA2A8D" w:rsidP="003D58B5">
            <w:pPr>
              <w:rPr>
                <w:rFonts w:cs="Times New Roman"/>
              </w:rPr>
            </w:pPr>
            <w:r w:rsidRPr="00581CAA">
              <w:rPr>
                <w:rFonts w:cs="Times New Roman"/>
              </w:rPr>
              <w:t>0 to (number)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EA2A8D" w:rsidP="003D58B5">
            <w:pPr>
              <w:rPr>
                <w:rFonts w:cs="Times New Roman"/>
              </w:rPr>
            </w:pPr>
            <w:r w:rsidRPr="00581CAA">
              <w:rPr>
                <w:rFonts w:cs="Times New Roman"/>
              </w:rPr>
              <w:t>unsigned integer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C76AD4" w:rsidRPr="000C5EFC" w:rsidRDefault="00EA2A8D" w:rsidP="008E3E74">
            <w:pPr>
              <w:pStyle w:val="Commandexample"/>
              <w:rPr>
                <w:rFonts w:ascii="Times New Roman" w:hAnsi="Times New Roman" w:cs="Times New Roman"/>
              </w:rPr>
            </w:pPr>
            <w:bookmarkStart w:id="1530" w:name="_Toc390789905"/>
            <w:bookmarkStart w:id="1531" w:name="_Toc390790636"/>
            <w:bookmarkStart w:id="1532" w:name="_Toc390791001"/>
            <w:bookmarkStart w:id="1533" w:name="_Toc390791590"/>
            <w:bookmarkStart w:id="1534" w:name="_Toc390792036"/>
            <w:r w:rsidRPr="000C5EFC">
              <w:rPr>
                <w:rFonts w:ascii="Times New Roman" w:hAnsi="Times New Roman" w:cs="Times New Roman"/>
              </w:rPr>
              <w:t>AGC:OPR:LOW? -- query command</w:t>
            </w:r>
            <w:bookmarkEnd w:id="1530"/>
            <w:bookmarkEnd w:id="1531"/>
            <w:bookmarkEnd w:id="1532"/>
            <w:bookmarkEnd w:id="1533"/>
            <w:bookmarkEnd w:id="1534"/>
          </w:p>
          <w:p w:rsidR="00C76AD4" w:rsidRPr="000C5EFC" w:rsidRDefault="00EA2A8D" w:rsidP="008E3E74">
            <w:pPr>
              <w:pStyle w:val="Commandexample"/>
              <w:rPr>
                <w:rFonts w:ascii="Times New Roman" w:hAnsi="Times New Roman" w:cs="Times New Roman"/>
              </w:rPr>
            </w:pPr>
            <w:bookmarkStart w:id="1535" w:name="_Toc390789906"/>
            <w:bookmarkStart w:id="1536" w:name="_Toc390790637"/>
            <w:bookmarkStart w:id="1537" w:name="_Toc390791002"/>
            <w:bookmarkStart w:id="1538" w:name="_Toc390791591"/>
            <w:bookmarkStart w:id="1539" w:name="_Toc390792037"/>
            <w:r w:rsidRPr="000C5EFC">
              <w:rPr>
                <w:rFonts w:ascii="Times New Roman" w:hAnsi="Times New Roman" w:cs="Times New Roman"/>
              </w:rPr>
              <w:t>0 -- return value</w:t>
            </w:r>
            <w:bookmarkEnd w:id="1535"/>
            <w:bookmarkEnd w:id="1536"/>
            <w:bookmarkEnd w:id="1537"/>
            <w:bookmarkEnd w:id="1538"/>
            <w:bookmarkEnd w:id="1539"/>
          </w:p>
          <w:p w:rsidR="00963C17" w:rsidRPr="000C5EFC" w:rsidRDefault="00963C17"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043026">
      <w:pPr>
        <w:pStyle w:val="listlevel3"/>
      </w:pPr>
      <w:bookmarkStart w:id="1540" w:name="_Toc390791366"/>
      <w:bookmarkStart w:id="1541" w:name="_Toc390791592"/>
      <w:bookmarkStart w:id="1542" w:name="_Toc390792038"/>
      <w:bookmarkStart w:id="1543" w:name="_Toc459569340"/>
      <w:r w:rsidRPr="00581CAA">
        <w:t>Set AGC High Operational Setting</w:t>
      </w:r>
      <w:bookmarkEnd w:id="1540"/>
      <w:bookmarkEnd w:id="1541"/>
      <w:bookmarkEnd w:id="1542"/>
      <w:bookmarkEnd w:id="154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453124" w:rsidP="003D58B5">
            <w:pPr>
              <w:rPr>
                <w:rFonts w:cs="Times New Roman"/>
              </w:rPr>
            </w:pPr>
            <w:r w:rsidRPr="00581CAA">
              <w:rPr>
                <w:rFonts w:cs="Times New Roman"/>
              </w:rPr>
              <w:t>This command used in conjunction with the set AGC low operational setting defines the range of operational settings that are available for use by the AGC algorithm. In this tool, high refers to the numerical value, i.e. 5 is higher than 4, and is not relative to light levels. WARNING: If the AGC high operational bound is set lower than the current AGC low operational bound, the camera AGC operation is no longer specified.</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453124"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453124" w:rsidP="00891EBC">
            <w:pPr>
              <w:pStyle w:val="Command"/>
              <w:rPr>
                <w:rFonts w:ascii="Times New Roman" w:hAnsi="Times New Roman" w:cs="Times New Roman"/>
              </w:rPr>
            </w:pPr>
            <w:bookmarkStart w:id="1544" w:name="_Toc390789907"/>
            <w:bookmarkStart w:id="1545" w:name="_Toc390790638"/>
            <w:bookmarkStart w:id="1546" w:name="_Toc390791003"/>
            <w:bookmarkStart w:id="1547" w:name="_Toc390791593"/>
            <w:bookmarkStart w:id="1548" w:name="_Toc390792039"/>
            <w:bookmarkStart w:id="1549" w:name="_Toc459569341"/>
            <w:r w:rsidRPr="000C5EFC">
              <w:rPr>
                <w:rFonts w:ascii="Times New Roman" w:hAnsi="Times New Roman" w:cs="Times New Roman"/>
              </w:rPr>
              <w:t xml:space="preserve">AGC:OPR:HIGH </w:t>
            </w:r>
            <w:r w:rsidRPr="000C5EFC">
              <w:rPr>
                <w:rFonts w:ascii="Times New Roman" w:hAnsi="Times New Roman" w:cs="Times New Roman"/>
                <w:i/>
              </w:rPr>
              <w:t>opr_setting</w:t>
            </w:r>
            <w:bookmarkEnd w:id="1544"/>
            <w:bookmarkEnd w:id="1545"/>
            <w:bookmarkEnd w:id="1546"/>
            <w:bookmarkEnd w:id="1547"/>
            <w:bookmarkEnd w:id="1548"/>
            <w:bookmarkEnd w:id="1549"/>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453124" w:rsidP="001214F6">
            <w:pPr>
              <w:pStyle w:val="Parameter"/>
              <w:rPr>
                <w:rFonts w:ascii="Times New Roman" w:hAnsi="Times New Roman" w:cs="Times New Roman"/>
              </w:rPr>
            </w:pPr>
            <w:bookmarkStart w:id="1550" w:name="_Toc390789908"/>
            <w:bookmarkStart w:id="1551" w:name="_Toc390790639"/>
            <w:bookmarkStart w:id="1552" w:name="_Toc390791004"/>
            <w:r w:rsidRPr="000C5EFC">
              <w:rPr>
                <w:rFonts w:ascii="Times New Roman" w:hAnsi="Times New Roman" w:cs="Times New Roman"/>
              </w:rPr>
              <w:t>opr_setting</w:t>
            </w:r>
            <w:bookmarkEnd w:id="1550"/>
            <w:bookmarkEnd w:id="1551"/>
            <w:bookmarkEnd w:id="1552"/>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453124"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963C17" w:rsidRPr="00581CAA" w:rsidRDefault="00453124" w:rsidP="003D58B5">
            <w:pPr>
              <w:rPr>
                <w:rFonts w:cs="Times New Roman"/>
              </w:rPr>
            </w:pPr>
            <w:r w:rsidRPr="00581CAA">
              <w:rPr>
                <w:rFonts w:cs="Times New Roman"/>
              </w:rPr>
              <w:t>0 to (number), limited by number of operational settings that currently exist.</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453124" w:rsidP="003D58B5">
            <w:pPr>
              <w:rPr>
                <w:rFonts w:cs="Times New Roman"/>
              </w:rPr>
            </w:pPr>
            <w:r w:rsidRPr="00581CAA">
              <w:rPr>
                <w:rFonts w:cs="Times New Roman"/>
              </w:rPr>
              <w:t>unsigned integer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963C17" w:rsidRPr="000C5EFC" w:rsidRDefault="00453124" w:rsidP="008E3E74">
            <w:pPr>
              <w:pStyle w:val="Commandexample"/>
              <w:rPr>
                <w:rFonts w:ascii="Times New Roman" w:hAnsi="Times New Roman" w:cs="Times New Roman"/>
              </w:rPr>
            </w:pPr>
            <w:bookmarkStart w:id="1553" w:name="_Toc390789909"/>
            <w:bookmarkStart w:id="1554" w:name="_Toc390790640"/>
            <w:bookmarkStart w:id="1555" w:name="_Toc390791005"/>
            <w:bookmarkStart w:id="1556" w:name="_Toc390791594"/>
            <w:bookmarkStart w:id="1557" w:name="_Toc390792040"/>
            <w:r w:rsidRPr="000C5EFC">
              <w:rPr>
                <w:rFonts w:ascii="Times New Roman" w:hAnsi="Times New Roman" w:cs="Times New Roman"/>
              </w:rPr>
              <w:t>AGC:OPR:HIGH 14</w:t>
            </w:r>
            <w:bookmarkEnd w:id="1553"/>
            <w:bookmarkEnd w:id="1554"/>
            <w:bookmarkEnd w:id="1555"/>
            <w:bookmarkEnd w:id="1556"/>
            <w:bookmarkEnd w:id="1557"/>
          </w:p>
        </w:tc>
      </w:tr>
    </w:tbl>
    <w:p w:rsidR="00812358" w:rsidRPr="00581CAA" w:rsidRDefault="00812358" w:rsidP="00812358">
      <w:pPr>
        <w:rPr>
          <w:rFonts w:cs="Times New Roman"/>
        </w:rPr>
      </w:pPr>
    </w:p>
    <w:p w:rsidR="00812358" w:rsidRPr="00581CAA" w:rsidRDefault="00812358" w:rsidP="00043026">
      <w:pPr>
        <w:pStyle w:val="listlevel3"/>
      </w:pPr>
      <w:bookmarkStart w:id="1558" w:name="_Toc390791367"/>
      <w:bookmarkStart w:id="1559" w:name="_Toc390791595"/>
      <w:bookmarkStart w:id="1560" w:name="_Toc390792041"/>
      <w:bookmarkStart w:id="1561" w:name="_Toc459569342"/>
      <w:r w:rsidRPr="00581CAA">
        <w:t>Get AGC High Operational Setting</w:t>
      </w:r>
      <w:bookmarkEnd w:id="1558"/>
      <w:bookmarkEnd w:id="1559"/>
      <w:bookmarkEnd w:id="1560"/>
      <w:bookmarkEnd w:id="156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C20364" w:rsidP="003D58B5">
            <w:pPr>
              <w:rPr>
                <w:rFonts w:cs="Times New Roman"/>
              </w:rPr>
            </w:pPr>
            <w:r>
              <w:rPr>
                <w:rFonts w:cs="Times New Roman"/>
              </w:rPr>
              <w:t>R</w:t>
            </w:r>
            <w:r w:rsidR="00E26826" w:rsidRPr="00581CAA">
              <w:rPr>
                <w:rFonts w:cs="Times New Roman"/>
              </w:rPr>
              <w:t>eturns the highest operational setting available for use by the AGC algorithm</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E26826"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E26826" w:rsidP="00891EBC">
            <w:pPr>
              <w:pStyle w:val="Command"/>
              <w:rPr>
                <w:rFonts w:ascii="Times New Roman" w:hAnsi="Times New Roman" w:cs="Times New Roman"/>
              </w:rPr>
            </w:pPr>
            <w:bookmarkStart w:id="1562" w:name="_Toc390789910"/>
            <w:bookmarkStart w:id="1563" w:name="_Toc390790641"/>
            <w:bookmarkStart w:id="1564" w:name="_Toc390791006"/>
            <w:bookmarkStart w:id="1565" w:name="_Toc390791596"/>
            <w:bookmarkStart w:id="1566" w:name="_Toc390792042"/>
            <w:bookmarkStart w:id="1567" w:name="_Toc459569343"/>
            <w:r w:rsidRPr="000C5EFC">
              <w:rPr>
                <w:rFonts w:ascii="Times New Roman" w:hAnsi="Times New Roman" w:cs="Times New Roman"/>
              </w:rPr>
              <w:t>AGC:OPR:HIGH?</w:t>
            </w:r>
            <w:bookmarkEnd w:id="1562"/>
            <w:bookmarkEnd w:id="1563"/>
            <w:bookmarkEnd w:id="1564"/>
            <w:bookmarkEnd w:id="1565"/>
            <w:bookmarkEnd w:id="1566"/>
            <w:bookmarkEnd w:id="1567"/>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581CAA" w:rsidRDefault="00E26826"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E26826" w:rsidP="003D58B5">
            <w:pPr>
              <w:rPr>
                <w:rFonts w:cs="Times New Roman"/>
              </w:rPr>
            </w:pPr>
            <w:r w:rsidRPr="00581CAA">
              <w:rPr>
                <w:rFonts w:cs="Times New Roman"/>
              </w:rPr>
              <w:t>opr_setting</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lastRenderedPageBreak/>
              <w:t>Range</w:t>
            </w:r>
          </w:p>
        </w:tc>
        <w:tc>
          <w:tcPr>
            <w:tcW w:w="6228" w:type="dxa"/>
          </w:tcPr>
          <w:p w:rsidR="00963C17" w:rsidRPr="00581CAA" w:rsidRDefault="00E26826" w:rsidP="003D58B5">
            <w:pPr>
              <w:rPr>
                <w:rFonts w:cs="Times New Roman"/>
              </w:rPr>
            </w:pPr>
            <w:r w:rsidRPr="00581CAA">
              <w:rPr>
                <w:rFonts w:cs="Times New Roman"/>
              </w:rPr>
              <w:t>0 to (number) limited by number of operational settings that currently exist.</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E26826" w:rsidP="003D58B5">
            <w:pPr>
              <w:rPr>
                <w:rFonts w:cs="Times New Roman"/>
              </w:rPr>
            </w:pPr>
            <w:r w:rsidRPr="00581CAA">
              <w:rPr>
                <w:rFonts w:cs="Times New Roman"/>
              </w:rPr>
              <w:t>unsigned integer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C76AD4" w:rsidRPr="000C5EFC" w:rsidRDefault="00E26826" w:rsidP="008E3E74">
            <w:pPr>
              <w:pStyle w:val="Commandexample"/>
              <w:rPr>
                <w:rFonts w:ascii="Times New Roman" w:hAnsi="Times New Roman" w:cs="Times New Roman"/>
              </w:rPr>
            </w:pPr>
            <w:bookmarkStart w:id="1568" w:name="_Toc390789911"/>
            <w:bookmarkStart w:id="1569" w:name="_Toc390790642"/>
            <w:bookmarkStart w:id="1570" w:name="_Toc390791007"/>
            <w:bookmarkStart w:id="1571" w:name="_Toc390791597"/>
            <w:bookmarkStart w:id="1572" w:name="_Toc390792043"/>
            <w:r w:rsidRPr="000C5EFC">
              <w:rPr>
                <w:rFonts w:ascii="Times New Roman" w:hAnsi="Times New Roman" w:cs="Times New Roman"/>
              </w:rPr>
              <w:t>AGC:OPR:HIGH? -- query command</w:t>
            </w:r>
            <w:bookmarkEnd w:id="1568"/>
            <w:bookmarkEnd w:id="1569"/>
            <w:bookmarkEnd w:id="1570"/>
            <w:bookmarkEnd w:id="1571"/>
            <w:bookmarkEnd w:id="1572"/>
          </w:p>
          <w:p w:rsidR="00C76AD4" w:rsidRPr="000C5EFC" w:rsidRDefault="00E26826" w:rsidP="008E3E74">
            <w:pPr>
              <w:pStyle w:val="Commandexample"/>
              <w:rPr>
                <w:rFonts w:ascii="Times New Roman" w:hAnsi="Times New Roman" w:cs="Times New Roman"/>
              </w:rPr>
            </w:pPr>
            <w:bookmarkStart w:id="1573" w:name="_Toc390789912"/>
            <w:bookmarkStart w:id="1574" w:name="_Toc390790643"/>
            <w:bookmarkStart w:id="1575" w:name="_Toc390791008"/>
            <w:bookmarkStart w:id="1576" w:name="_Toc390791598"/>
            <w:bookmarkStart w:id="1577" w:name="_Toc390792044"/>
            <w:r w:rsidRPr="000C5EFC">
              <w:rPr>
                <w:rFonts w:ascii="Times New Roman" w:hAnsi="Times New Roman" w:cs="Times New Roman"/>
              </w:rPr>
              <w:t>7 -- return value</w:t>
            </w:r>
            <w:bookmarkEnd w:id="1573"/>
            <w:bookmarkEnd w:id="1574"/>
            <w:bookmarkEnd w:id="1575"/>
            <w:bookmarkEnd w:id="1576"/>
            <w:bookmarkEnd w:id="1577"/>
          </w:p>
          <w:p w:rsidR="00963C17" w:rsidRPr="000C5EFC" w:rsidRDefault="00963C17" w:rsidP="008E3E74">
            <w:pPr>
              <w:pStyle w:val="Commandexample"/>
              <w:rPr>
                <w:rFonts w:ascii="Times New Roman" w:hAnsi="Times New Roman" w:cs="Times New Roman"/>
              </w:rPr>
            </w:pPr>
          </w:p>
        </w:tc>
      </w:tr>
    </w:tbl>
    <w:p w:rsidR="00231144" w:rsidRDefault="00231144" w:rsidP="00812358">
      <w:pPr>
        <w:rPr>
          <w:rFonts w:cs="Times New Roman"/>
        </w:rPr>
      </w:pPr>
    </w:p>
    <w:p w:rsidR="00231144" w:rsidRDefault="00231144">
      <w:pPr>
        <w:spacing w:after="200"/>
        <w:rPr>
          <w:rFonts w:cs="Times New Roman"/>
        </w:rPr>
      </w:pPr>
      <w:r>
        <w:rPr>
          <w:rFonts w:cs="Times New Roman"/>
        </w:rPr>
        <w:br w:type="page"/>
      </w:r>
    </w:p>
    <w:p w:rsidR="00620DB7" w:rsidRDefault="00620DB7" w:rsidP="000C5EFC">
      <w:pPr>
        <w:pStyle w:val="listlevel2"/>
      </w:pPr>
      <w:bookmarkStart w:id="1578" w:name="_Ref440380534"/>
      <w:bookmarkStart w:id="1579" w:name="_Toc459649994"/>
      <w:r>
        <w:lastRenderedPageBreak/>
        <w:t>Image Enhancement Commands</w:t>
      </w:r>
      <w:bookmarkEnd w:id="1578"/>
      <w:bookmarkEnd w:id="1579"/>
    </w:p>
    <w:p w:rsidR="003C656F" w:rsidRPr="00581CAA" w:rsidRDefault="003C656F" w:rsidP="003C656F">
      <w:pPr>
        <w:rPr>
          <w:rFonts w:cs="Times New Roman"/>
        </w:rPr>
      </w:pPr>
      <w:r w:rsidRPr="00674F8A">
        <w:rPr>
          <w:rFonts w:cs="Times New Roman"/>
          <w:noProof/>
        </w:rPr>
        <mc:AlternateContent>
          <mc:Choice Requires="wpg">
            <w:drawing>
              <wp:anchor distT="0" distB="0" distL="114300" distR="114300" simplePos="0" relativeHeight="251723776" behindDoc="0" locked="0" layoutInCell="1" allowOverlap="1" wp14:anchorId="3EC55AC8" wp14:editId="3438931B">
                <wp:simplePos x="0" y="0"/>
                <wp:positionH relativeFrom="column">
                  <wp:posOffset>-57150</wp:posOffset>
                </wp:positionH>
                <wp:positionV relativeFrom="paragraph">
                  <wp:posOffset>1639570</wp:posOffset>
                </wp:positionV>
                <wp:extent cx="5943600" cy="2727960"/>
                <wp:effectExtent l="0" t="0" r="0" b="0"/>
                <wp:wrapTopAndBottom/>
                <wp:docPr id="296" name="Group 296"/>
                <wp:cNvGraphicFramePr/>
                <a:graphic xmlns:a="http://schemas.openxmlformats.org/drawingml/2006/main">
                  <a:graphicData uri="http://schemas.microsoft.com/office/word/2010/wordprocessingGroup">
                    <wpg:wgp>
                      <wpg:cNvGrpSpPr/>
                      <wpg:grpSpPr>
                        <a:xfrm>
                          <a:off x="0" y="0"/>
                          <a:ext cx="5943600" cy="2727960"/>
                          <a:chOff x="0" y="0"/>
                          <a:chExt cx="5943600" cy="2727960"/>
                        </a:xfrm>
                      </wpg:grpSpPr>
                      <pic:pic xmlns:pic="http://schemas.openxmlformats.org/drawingml/2006/picture">
                        <pic:nvPicPr>
                          <pic:cNvPr id="308" name="Picture 30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wps:wsp>
                        <wps:cNvPr id="309" name="Text Box 309"/>
                        <wps:cNvSpPr txBox="1"/>
                        <wps:spPr>
                          <a:xfrm>
                            <a:off x="0" y="2476500"/>
                            <a:ext cx="5943600" cy="251460"/>
                          </a:xfrm>
                          <a:prstGeom prst="rect">
                            <a:avLst/>
                          </a:prstGeom>
                          <a:solidFill>
                            <a:prstClr val="white"/>
                          </a:solidFill>
                          <a:ln>
                            <a:noFill/>
                          </a:ln>
                          <a:effectLst/>
                        </wps:spPr>
                        <wps:txbx>
                          <w:txbxContent>
                            <w:p w:rsidR="00663E4A" w:rsidRPr="001F4039" w:rsidRDefault="00663E4A" w:rsidP="003C656F">
                              <w:pPr>
                                <w:pStyle w:val="Caption"/>
                                <w:jc w:val="center"/>
                                <w:rPr>
                                  <w:rFonts w:cs="Times New Roman"/>
                                  <w:noProof/>
                                  <w:sz w:val="24"/>
                                  <w:szCs w:val="24"/>
                                </w:rPr>
                              </w:pPr>
                              <w:r w:rsidRPr="001F4039">
                                <w:rPr>
                                  <w:sz w:val="24"/>
                                  <w:szCs w:val="24"/>
                                </w:rPr>
                                <w:t xml:space="preserve">Figure </w:t>
                              </w:r>
                              <w:r w:rsidRPr="001F4039">
                                <w:rPr>
                                  <w:sz w:val="24"/>
                                  <w:szCs w:val="24"/>
                                </w:rPr>
                                <w:fldChar w:fldCharType="begin"/>
                              </w:r>
                              <w:r w:rsidRPr="001F4039">
                                <w:rPr>
                                  <w:sz w:val="24"/>
                                  <w:szCs w:val="24"/>
                                </w:rPr>
                                <w:instrText xml:space="preserve"> SEQ Figure \* ARABIC </w:instrText>
                              </w:r>
                              <w:r w:rsidRPr="001F4039">
                                <w:rPr>
                                  <w:sz w:val="24"/>
                                  <w:szCs w:val="24"/>
                                </w:rPr>
                                <w:fldChar w:fldCharType="separate"/>
                              </w:r>
                              <w:r w:rsidR="000D7633">
                                <w:rPr>
                                  <w:noProof/>
                                  <w:sz w:val="24"/>
                                  <w:szCs w:val="24"/>
                                </w:rPr>
                                <w:t>13</w:t>
                              </w:r>
                              <w:r w:rsidRPr="001F4039">
                                <w:rPr>
                                  <w:sz w:val="24"/>
                                  <w:szCs w:val="24"/>
                                </w:rPr>
                                <w:fldChar w:fldCharType="end"/>
                              </w:r>
                              <w:r w:rsidRPr="001F4039">
                                <w:rPr>
                                  <w:sz w:val="24"/>
                                  <w:szCs w:val="24"/>
                                </w:rPr>
                                <w:t xml:space="preserve"> Example of enhancement algorithm effect on frame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6" o:spid="_x0000_s1030" style="position:absolute;margin-left:-4.5pt;margin-top:129.1pt;width:468pt;height:214.8pt;z-index:251723776;mso-position-horizontal-relative:text;mso-position-vertical-relative:text" coordsize="59436,272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">
                <v:shape id="Picture 308" o:spid="_x0000_s1031" type="#_x0000_t75" style="position:absolute;width:59436;height:24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UXxnBAAAA3AAAAA8AAABkcnMvZG93bnJldi54bWxET01rwkAQvQv+h2WE3nQTK7akriKC4Klg&#10;2ou3ITtNQrOzIbtuYn9951Do8fG+d4fJdSrREFrPBvJVBoq48rbl2sDnx3n5CipEZIudZzLwoACH&#10;/Xy2w8L6ka+UylgrCeFQoIEmxr7QOlQNOQwr3xML9+UHh1HgUGs74CjhrtPrLNtqhy1LQ4M9nRqq&#10;vsu7k5Lb8SffhvKFN/ktjZv31F9DMuZpMR3fQEWa4r/4z32xBp4zWStn5Ajo/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UXxnBAAAA3AAAAA8AAAAAAAAAAAAAAAAAnwIA&#10;AGRycy9kb3ducmV2LnhtbFBLBQYAAAAABAAEAPcAAACNAwAAAAA=&#10;">
                  <v:imagedata r:id="rId28" o:title=""/>
                  <v:path arrowok="t"/>
                </v:shape>
                <v:shape id="Text Box 309" o:spid="_x0000_s1032" type="#_x0000_t202" style="position:absolute;top:24765;width:5943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uCsYA&#10;AADcAAAADwAAAGRycy9kb3ducmV2LnhtbESPQWsCMRSE70L/Q3iFXkSzrSJ1NYpIBduLdOvF22Pz&#10;3KxuXpYkq9t/3xQKPQ4z8w2zXPe2ETfyoXas4HmcgSAuna65UnD82o1eQYSIrLFxTAq+KcB69TBY&#10;Yq7dnT/pVsRKJAiHHBWYGNtcylAashjGriVO3tl5izFJX0nt8Z7gtpEvWTaTFmtOCwZb2hoqr0Vn&#10;FRymp4MZdue3j8104t+P3XZ2qQqlnh77zQJEpD7+h//ae61gks3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juCsYAAADcAAAADwAAAAAAAAAAAAAAAACYAgAAZHJz&#10;L2Rvd25yZXYueG1sUEsFBgAAAAAEAAQA9QAAAIsDAAAAAA==&#10;" stroked="f">
                  <v:textbox style="mso-fit-shape-to-text:t" inset="0,0,0,0">
                    <w:txbxContent>
                      <w:p w:rsidR="00663E4A" w:rsidRPr="001F4039" w:rsidRDefault="00663E4A" w:rsidP="003C656F">
                        <w:pPr>
                          <w:pStyle w:val="Caption"/>
                          <w:jc w:val="center"/>
                          <w:rPr>
                            <w:rFonts w:cs="Times New Roman"/>
                            <w:noProof/>
                            <w:sz w:val="24"/>
                            <w:szCs w:val="24"/>
                          </w:rPr>
                        </w:pPr>
                        <w:r w:rsidRPr="001F4039">
                          <w:rPr>
                            <w:sz w:val="24"/>
                            <w:szCs w:val="24"/>
                          </w:rPr>
                          <w:t xml:space="preserve">Figure </w:t>
                        </w:r>
                        <w:r w:rsidRPr="001F4039">
                          <w:rPr>
                            <w:sz w:val="24"/>
                            <w:szCs w:val="24"/>
                          </w:rPr>
                          <w:fldChar w:fldCharType="begin"/>
                        </w:r>
                        <w:r w:rsidRPr="001F4039">
                          <w:rPr>
                            <w:sz w:val="24"/>
                            <w:szCs w:val="24"/>
                          </w:rPr>
                          <w:instrText xml:space="preserve"> SEQ Figure \* ARABIC </w:instrText>
                        </w:r>
                        <w:r w:rsidRPr="001F4039">
                          <w:rPr>
                            <w:sz w:val="24"/>
                            <w:szCs w:val="24"/>
                          </w:rPr>
                          <w:fldChar w:fldCharType="separate"/>
                        </w:r>
                        <w:r w:rsidR="000D7633">
                          <w:rPr>
                            <w:noProof/>
                            <w:sz w:val="24"/>
                            <w:szCs w:val="24"/>
                          </w:rPr>
                          <w:t>13</w:t>
                        </w:r>
                        <w:r w:rsidRPr="001F4039">
                          <w:rPr>
                            <w:sz w:val="24"/>
                            <w:szCs w:val="24"/>
                          </w:rPr>
                          <w:fldChar w:fldCharType="end"/>
                        </w:r>
                        <w:r w:rsidRPr="001F4039">
                          <w:rPr>
                            <w:sz w:val="24"/>
                            <w:szCs w:val="24"/>
                          </w:rPr>
                          <w:t xml:space="preserve"> Example of enhancement algorithm effect on frame histogram.</w:t>
                        </w:r>
                      </w:p>
                    </w:txbxContent>
                  </v:textbox>
                </v:shape>
                <w10:wrap type="topAndBottom"/>
              </v:group>
            </w:pict>
          </mc:Fallback>
        </mc:AlternateContent>
      </w:r>
      <w:r w:rsidRPr="00581CAA">
        <w:rPr>
          <w:rFonts w:cs="Times New Roman"/>
        </w:rPr>
        <w:t>The image enhancement algorithm of the CSX, when enabled, performs an enhancement on each pixel of the frame to produce a higher contrast image for display. The enhancement look-up table for each frame is computed using the previous frame’s statistics. The frame statistics used to determine the enhancement look-up table are based on a histogram of the frame’s pixels, e.g., the distribution of the frame’s pixel values. The enhancement look-up table is generated from the collected histogram by a proprietary enhancement algorithm. By applying this enhancement algorithm, the pixel data will be stretched over the available pixel bit depth resulting in a higher contrast scene for display.</w:t>
      </w:r>
    </w:p>
    <w:p w:rsidR="003C656F" w:rsidRPr="00581CAA" w:rsidRDefault="003C656F" w:rsidP="003C656F">
      <w:pPr>
        <w:rPr>
          <w:rFonts w:cs="Times New Roman"/>
        </w:rPr>
      </w:pPr>
    </w:p>
    <w:p w:rsidR="003C656F" w:rsidRPr="00581CAA" w:rsidRDefault="003C656F" w:rsidP="003C656F">
      <w:pPr>
        <w:rPr>
          <w:rFonts w:cs="Times New Roman"/>
        </w:rPr>
      </w:pPr>
      <w:r w:rsidRPr="00581CAA">
        <w:rPr>
          <w:rFonts w:cs="Times New Roman"/>
        </w:rPr>
        <w:t>When the camera is in the state ENH:AUTO ON (default), enhancements will be automatically controlled by the camera. To manually control the enhancements the command ENH:AUTO OFF should be sent and the ENH:POWER command should be used to adjust the image. The ENH:POWER function will only affect the data when ENH:AUTO is OFF and ENH:ENABLE is ON.</w:t>
      </w:r>
    </w:p>
    <w:p w:rsidR="003C656F" w:rsidRPr="00581CAA" w:rsidRDefault="003C656F" w:rsidP="003C656F">
      <w:pPr>
        <w:rPr>
          <w:rFonts w:cs="Times New Roman"/>
        </w:rPr>
      </w:pPr>
      <w:r w:rsidRPr="00581CAA">
        <w:rPr>
          <w:rFonts w:cs="Times New Roman"/>
          <w:b/>
        </w:rPr>
        <w:t>An ENH:POWER decimal value of less than 1</w:t>
      </w:r>
      <w:r w:rsidRPr="00581CAA">
        <w:rPr>
          <w:rFonts w:cs="Times New Roman"/>
        </w:rPr>
        <w:t xml:space="preserve"> will shape the look-up table in a manner similar to the green line shown in the Figure. The slope of the curve is greater for the lower input values and will stretch the lower intensity data over a larger portion of the output, resulting in more shadow detail in the image at the expense of reducing contrast in the brighter areas of the scene.</w:t>
      </w:r>
    </w:p>
    <w:p w:rsidR="003C656F" w:rsidRPr="00581CAA" w:rsidRDefault="003C656F" w:rsidP="003C656F">
      <w:pPr>
        <w:rPr>
          <w:rFonts w:cs="Times New Roman"/>
        </w:rPr>
      </w:pPr>
      <w:r w:rsidRPr="00581CAA">
        <w:rPr>
          <w:rFonts w:cs="Times New Roman"/>
          <w:b/>
        </w:rPr>
        <w:t>An ENH:POWER decimal value of greater than 1</w:t>
      </w:r>
      <w:r w:rsidRPr="00581CAA">
        <w:rPr>
          <w:rFonts w:cs="Times New Roman"/>
        </w:rPr>
        <w:t xml:space="preserve"> will shape the look-up table in a manner similar to the blue line shown in the Figure. The slope of the curve is greater for the higher input values and will stretch the higher intensity data over a larger portion of the output, resulting in more detail in the brighter areas of the image at the expense of reducing contrast in the lower signal (shadow) areas of the scene.</w:t>
      </w:r>
    </w:p>
    <w:p w:rsidR="003C656F" w:rsidRPr="00581CAA" w:rsidRDefault="003C656F" w:rsidP="00812358">
      <w:pPr>
        <w:rPr>
          <w:rFonts w:cs="Times New Roman"/>
        </w:rPr>
      </w:pPr>
      <w:r w:rsidRPr="00581CAA">
        <w:rPr>
          <w:rFonts w:cs="Times New Roman"/>
          <w:b/>
        </w:rPr>
        <w:t>An ENH:POWER decimal value of 1</w:t>
      </w:r>
      <w:r w:rsidRPr="00581CAA">
        <w:rPr>
          <w:rFonts w:cs="Times New Roman"/>
        </w:rPr>
        <w:t xml:space="preserve"> will shape the look-up table in a manner similar to the black line shown in the Figure. The slope of the curve is constant for the input values and will result in an image where the bright and dark areas of the scene are evenly weighed.</w:t>
      </w:r>
    </w:p>
    <w:p w:rsidR="003C656F" w:rsidRPr="00581CAA" w:rsidRDefault="003C656F" w:rsidP="003C656F">
      <w:pPr>
        <w:pStyle w:val="listlevel3"/>
        <w:numPr>
          <w:ilvl w:val="2"/>
          <w:numId w:val="32"/>
        </w:numPr>
      </w:pPr>
      <w:bookmarkStart w:id="1580" w:name="_Ref436642772"/>
      <w:bookmarkStart w:id="1581" w:name="_Toc459569344"/>
      <w:bookmarkStart w:id="1582" w:name="_Toc390791368"/>
      <w:bookmarkStart w:id="1583" w:name="_Toc390791599"/>
      <w:bookmarkStart w:id="1584" w:name="_Toc390792045"/>
      <w:r w:rsidRPr="00581CAA">
        <w:lastRenderedPageBreak/>
        <w:t>Set Enhancement State</w:t>
      </w:r>
      <w:bookmarkEnd w:id="1580"/>
      <w:bookmarkEnd w:id="158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C656F" w:rsidRPr="00581CAA" w:rsidTr="00711F52">
        <w:tc>
          <w:tcPr>
            <w:tcW w:w="2880" w:type="dxa"/>
          </w:tcPr>
          <w:p w:rsidR="003C656F" w:rsidRPr="00581CAA" w:rsidRDefault="003C656F" w:rsidP="00711F52">
            <w:pPr>
              <w:rPr>
                <w:rFonts w:cs="Times New Roman"/>
              </w:rPr>
            </w:pPr>
            <w:r w:rsidRPr="00581CAA">
              <w:rPr>
                <w:rFonts w:cs="Times New Roman"/>
              </w:rPr>
              <w:t>Description</w:t>
            </w:r>
          </w:p>
        </w:tc>
        <w:tc>
          <w:tcPr>
            <w:tcW w:w="6228" w:type="dxa"/>
          </w:tcPr>
          <w:p w:rsidR="003C656F" w:rsidRPr="00581CAA" w:rsidRDefault="003C656F" w:rsidP="00711F52">
            <w:pPr>
              <w:rPr>
                <w:rFonts w:cs="Times New Roman"/>
              </w:rPr>
            </w:pPr>
            <w:r w:rsidRPr="00581CAA">
              <w:rPr>
                <w:rFonts w:cs="Times New Roman"/>
              </w:rPr>
              <w:t>Sets the state of the image enhancement algorithm.</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Setting Type</w:t>
            </w:r>
          </w:p>
        </w:tc>
        <w:tc>
          <w:tcPr>
            <w:tcW w:w="6228" w:type="dxa"/>
          </w:tcPr>
          <w:p w:rsidR="003C656F" w:rsidRPr="00581CAA" w:rsidRDefault="003C656F" w:rsidP="00711F52">
            <w:pPr>
              <w:rPr>
                <w:rFonts w:cs="Times New Roman"/>
              </w:rPr>
            </w:pPr>
            <w:r w:rsidRPr="00581CAA">
              <w:rPr>
                <w:rFonts w:cs="Times New Roman"/>
              </w:rPr>
              <w:t>Global</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Command</w:t>
            </w:r>
          </w:p>
        </w:tc>
        <w:tc>
          <w:tcPr>
            <w:tcW w:w="6228" w:type="dxa"/>
          </w:tcPr>
          <w:p w:rsidR="003C656F" w:rsidRPr="00842A69" w:rsidRDefault="003C656F" w:rsidP="00711F52">
            <w:pPr>
              <w:pStyle w:val="Command"/>
              <w:rPr>
                <w:rFonts w:ascii="Times New Roman" w:hAnsi="Times New Roman" w:cs="Times New Roman"/>
              </w:rPr>
            </w:pPr>
            <w:bookmarkStart w:id="1585" w:name="_Toc459569345"/>
            <w:r w:rsidRPr="00842A69">
              <w:rPr>
                <w:rFonts w:ascii="Times New Roman" w:hAnsi="Times New Roman" w:cs="Times New Roman"/>
              </w:rPr>
              <w:t xml:space="preserve">ENH:ENABLE </w:t>
            </w:r>
            <w:r w:rsidRPr="00842A69">
              <w:rPr>
                <w:rFonts w:ascii="Times New Roman" w:hAnsi="Times New Roman" w:cs="Times New Roman"/>
                <w:i/>
              </w:rPr>
              <w:t>state</w:t>
            </w:r>
            <w:bookmarkEnd w:id="1585"/>
          </w:p>
        </w:tc>
      </w:tr>
      <w:tr w:rsidR="003C656F" w:rsidRPr="00581CAA" w:rsidTr="00711F52">
        <w:tc>
          <w:tcPr>
            <w:tcW w:w="2880" w:type="dxa"/>
          </w:tcPr>
          <w:p w:rsidR="003C656F" w:rsidRPr="00581CAA" w:rsidRDefault="003C656F" w:rsidP="00711F52">
            <w:pPr>
              <w:rPr>
                <w:rFonts w:cs="Times New Roman"/>
              </w:rPr>
            </w:pPr>
            <w:r w:rsidRPr="00581CAA">
              <w:rPr>
                <w:rFonts w:cs="Times New Roman"/>
              </w:rPr>
              <w:t>Parameters</w:t>
            </w:r>
          </w:p>
        </w:tc>
        <w:tc>
          <w:tcPr>
            <w:tcW w:w="6228" w:type="dxa"/>
          </w:tcPr>
          <w:p w:rsidR="003C656F" w:rsidRPr="00842A69" w:rsidRDefault="003C656F" w:rsidP="00711F52">
            <w:pPr>
              <w:pStyle w:val="Parameter"/>
              <w:rPr>
                <w:rFonts w:ascii="Times New Roman" w:hAnsi="Times New Roman" w:cs="Times New Roman"/>
              </w:rPr>
            </w:pPr>
            <w:r w:rsidRPr="00842A69">
              <w:rPr>
                <w:rFonts w:ascii="Times New Roman" w:hAnsi="Times New Roman" w:cs="Times New Roman"/>
              </w:rPr>
              <w:t>state</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 xml:space="preserve">Return Values </w:t>
            </w:r>
          </w:p>
        </w:tc>
        <w:tc>
          <w:tcPr>
            <w:tcW w:w="6228" w:type="dxa"/>
          </w:tcPr>
          <w:p w:rsidR="003C656F" w:rsidRPr="00581CAA" w:rsidRDefault="003C656F" w:rsidP="00711F52">
            <w:pPr>
              <w:rPr>
                <w:rFonts w:cs="Times New Roman"/>
              </w:rPr>
            </w:pPr>
            <w:r w:rsidRPr="00581CAA">
              <w:rPr>
                <w:rFonts w:cs="Times New Roman"/>
              </w:rPr>
              <w:t>none</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Range</w:t>
            </w:r>
          </w:p>
        </w:tc>
        <w:tc>
          <w:tcPr>
            <w:tcW w:w="6228" w:type="dxa"/>
          </w:tcPr>
          <w:p w:rsidR="003C656F" w:rsidRPr="00581CAA" w:rsidRDefault="003C656F" w:rsidP="00711F52">
            <w:pPr>
              <w:rPr>
                <w:rFonts w:cs="Times New Roman"/>
              </w:rPr>
            </w:pPr>
            <w:r w:rsidRPr="00581CAA">
              <w:rPr>
                <w:rFonts w:cs="Times New Roman"/>
              </w:rPr>
              <w:t>ON</w:t>
            </w:r>
            <w:r w:rsidRPr="00581CAA">
              <w:rPr>
                <w:rFonts w:cs="Times New Roman"/>
              </w:rPr>
              <w:tab/>
              <w:t>Enables Enhancements</w:t>
            </w:r>
          </w:p>
          <w:p w:rsidR="003C656F" w:rsidRPr="00581CAA" w:rsidRDefault="003C656F" w:rsidP="00711F52">
            <w:pPr>
              <w:rPr>
                <w:rFonts w:cs="Times New Roman"/>
              </w:rPr>
            </w:pPr>
            <w:r w:rsidRPr="00581CAA">
              <w:rPr>
                <w:rFonts w:cs="Times New Roman"/>
              </w:rPr>
              <w:t>OFF</w:t>
            </w:r>
            <w:r w:rsidRPr="00581CAA">
              <w:rPr>
                <w:rFonts w:cs="Times New Roman"/>
              </w:rPr>
              <w:tab/>
              <w:t>Disables Enhancements</w:t>
            </w:r>
          </w:p>
          <w:p w:rsidR="003C656F" w:rsidRPr="00581CAA" w:rsidRDefault="003C656F" w:rsidP="00711F52">
            <w:pPr>
              <w:rPr>
                <w:rFonts w:cs="Times New Roman"/>
              </w:rPr>
            </w:pP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Type</w:t>
            </w:r>
          </w:p>
        </w:tc>
        <w:tc>
          <w:tcPr>
            <w:tcW w:w="6228" w:type="dxa"/>
          </w:tcPr>
          <w:p w:rsidR="003C656F" w:rsidRPr="00581CAA" w:rsidRDefault="003C656F" w:rsidP="00711F52">
            <w:pPr>
              <w:rPr>
                <w:rFonts w:cs="Times New Roman"/>
              </w:rPr>
            </w:pPr>
            <w:r w:rsidRPr="00581CAA">
              <w:rPr>
                <w:rFonts w:cs="Times New Roman"/>
              </w:rPr>
              <w:t>string</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Example</w:t>
            </w:r>
          </w:p>
        </w:tc>
        <w:tc>
          <w:tcPr>
            <w:tcW w:w="6228" w:type="dxa"/>
          </w:tcPr>
          <w:p w:rsidR="003C656F" w:rsidRPr="00842A69" w:rsidRDefault="003C656F" w:rsidP="00711F52">
            <w:pPr>
              <w:pStyle w:val="Commandexample"/>
              <w:rPr>
                <w:rFonts w:ascii="Times New Roman" w:hAnsi="Times New Roman" w:cs="Times New Roman"/>
              </w:rPr>
            </w:pPr>
            <w:r w:rsidRPr="00842A69">
              <w:rPr>
                <w:rFonts w:ascii="Times New Roman" w:hAnsi="Times New Roman" w:cs="Times New Roman"/>
              </w:rPr>
              <w:t>ENH:ENABLE ON</w:t>
            </w:r>
          </w:p>
        </w:tc>
      </w:tr>
    </w:tbl>
    <w:p w:rsidR="003C656F" w:rsidRPr="00581CAA" w:rsidRDefault="003C656F" w:rsidP="003C656F">
      <w:pPr>
        <w:rPr>
          <w:rFonts w:cs="Times New Roman"/>
        </w:rPr>
      </w:pPr>
    </w:p>
    <w:p w:rsidR="003C656F" w:rsidRPr="00581CAA" w:rsidRDefault="003C656F" w:rsidP="003C656F">
      <w:pPr>
        <w:pStyle w:val="listlevel3"/>
      </w:pPr>
      <w:bookmarkStart w:id="1586" w:name="_Ref436642774"/>
      <w:bookmarkStart w:id="1587" w:name="_Toc459569346"/>
      <w:r w:rsidRPr="00581CAA">
        <w:t>Get Enhancement State</w:t>
      </w:r>
      <w:bookmarkEnd w:id="1586"/>
      <w:bookmarkEnd w:id="158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C656F" w:rsidRPr="00581CAA" w:rsidTr="00711F52">
        <w:tc>
          <w:tcPr>
            <w:tcW w:w="2880" w:type="dxa"/>
          </w:tcPr>
          <w:p w:rsidR="003C656F" w:rsidRPr="00581CAA" w:rsidRDefault="003C656F" w:rsidP="00711F52">
            <w:pPr>
              <w:rPr>
                <w:rFonts w:cs="Times New Roman"/>
              </w:rPr>
            </w:pPr>
            <w:r w:rsidRPr="00581CAA">
              <w:rPr>
                <w:rFonts w:cs="Times New Roman"/>
              </w:rPr>
              <w:t>Description</w:t>
            </w:r>
          </w:p>
        </w:tc>
        <w:tc>
          <w:tcPr>
            <w:tcW w:w="6228" w:type="dxa"/>
          </w:tcPr>
          <w:p w:rsidR="003C656F" w:rsidRPr="00581CAA" w:rsidRDefault="003C656F" w:rsidP="00711F52">
            <w:pPr>
              <w:rPr>
                <w:rFonts w:cs="Times New Roman"/>
              </w:rPr>
            </w:pPr>
            <w:r w:rsidRPr="00581CAA">
              <w:rPr>
                <w:rFonts w:cs="Times New Roman"/>
              </w:rPr>
              <w:t>Returns the state of the image enhancement algorithm</w:t>
            </w:r>
            <w:r w:rsidR="00C20364">
              <w:rPr>
                <w:rFonts w:cs="Times New Roman"/>
              </w:rPr>
              <w:t>.</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Setting Type</w:t>
            </w:r>
          </w:p>
        </w:tc>
        <w:tc>
          <w:tcPr>
            <w:tcW w:w="6228" w:type="dxa"/>
          </w:tcPr>
          <w:p w:rsidR="003C656F" w:rsidRPr="00581CAA" w:rsidRDefault="003C656F" w:rsidP="00711F52">
            <w:pPr>
              <w:rPr>
                <w:rFonts w:cs="Times New Roman"/>
              </w:rPr>
            </w:pPr>
            <w:r w:rsidRPr="00581CAA">
              <w:rPr>
                <w:rFonts w:cs="Times New Roman"/>
              </w:rPr>
              <w:t>Global</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Command</w:t>
            </w:r>
          </w:p>
        </w:tc>
        <w:tc>
          <w:tcPr>
            <w:tcW w:w="6228" w:type="dxa"/>
          </w:tcPr>
          <w:p w:rsidR="003C656F" w:rsidRPr="00842A69" w:rsidRDefault="003C656F" w:rsidP="00711F52">
            <w:pPr>
              <w:pStyle w:val="Command"/>
              <w:rPr>
                <w:rFonts w:ascii="Times New Roman" w:hAnsi="Times New Roman" w:cs="Times New Roman"/>
              </w:rPr>
            </w:pPr>
            <w:bookmarkStart w:id="1588" w:name="_Toc459569347"/>
            <w:r w:rsidRPr="00842A69">
              <w:rPr>
                <w:rFonts w:ascii="Times New Roman" w:hAnsi="Times New Roman" w:cs="Times New Roman"/>
              </w:rPr>
              <w:t>ENH:ENABLE?</w:t>
            </w:r>
            <w:bookmarkEnd w:id="1588"/>
          </w:p>
        </w:tc>
      </w:tr>
      <w:tr w:rsidR="003C656F" w:rsidRPr="00581CAA" w:rsidTr="00711F52">
        <w:tc>
          <w:tcPr>
            <w:tcW w:w="2880" w:type="dxa"/>
          </w:tcPr>
          <w:p w:rsidR="003C656F" w:rsidRPr="00581CAA" w:rsidRDefault="003C656F" w:rsidP="00711F52">
            <w:pPr>
              <w:rPr>
                <w:rFonts w:cs="Times New Roman"/>
              </w:rPr>
            </w:pPr>
            <w:r w:rsidRPr="00581CAA">
              <w:rPr>
                <w:rFonts w:cs="Times New Roman"/>
              </w:rPr>
              <w:t>Parameters</w:t>
            </w:r>
          </w:p>
        </w:tc>
        <w:tc>
          <w:tcPr>
            <w:tcW w:w="6228" w:type="dxa"/>
          </w:tcPr>
          <w:p w:rsidR="003C656F" w:rsidRPr="00581CAA" w:rsidRDefault="003C656F" w:rsidP="00711F52">
            <w:pPr>
              <w:rPr>
                <w:rFonts w:cs="Times New Roman"/>
              </w:rPr>
            </w:pPr>
            <w:r w:rsidRPr="00581CAA">
              <w:rPr>
                <w:rFonts w:cs="Times New Roman"/>
              </w:rPr>
              <w:t>none</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 xml:space="preserve">Return Values </w:t>
            </w:r>
          </w:p>
        </w:tc>
        <w:tc>
          <w:tcPr>
            <w:tcW w:w="6228" w:type="dxa"/>
          </w:tcPr>
          <w:p w:rsidR="003C656F" w:rsidRPr="00581CAA" w:rsidRDefault="003C656F" w:rsidP="00711F52">
            <w:pPr>
              <w:rPr>
                <w:rFonts w:cs="Times New Roman"/>
              </w:rPr>
            </w:pPr>
            <w:r w:rsidRPr="00581CAA">
              <w:rPr>
                <w:rFonts w:cs="Times New Roman"/>
              </w:rPr>
              <w:t>state</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Range</w:t>
            </w:r>
          </w:p>
        </w:tc>
        <w:tc>
          <w:tcPr>
            <w:tcW w:w="6228" w:type="dxa"/>
          </w:tcPr>
          <w:p w:rsidR="003C656F" w:rsidRPr="00581CAA" w:rsidRDefault="003C656F" w:rsidP="00711F52">
            <w:pPr>
              <w:rPr>
                <w:rFonts w:cs="Times New Roman"/>
              </w:rPr>
            </w:pPr>
            <w:r w:rsidRPr="00581CAA">
              <w:rPr>
                <w:rFonts w:cs="Times New Roman"/>
              </w:rPr>
              <w:t>ON</w:t>
            </w:r>
            <w:r w:rsidRPr="00581CAA">
              <w:rPr>
                <w:rFonts w:cs="Times New Roman"/>
              </w:rPr>
              <w:tab/>
              <w:t>Enhancements Enabled</w:t>
            </w:r>
          </w:p>
          <w:p w:rsidR="003C656F" w:rsidRPr="00581CAA" w:rsidRDefault="003C656F" w:rsidP="00711F52">
            <w:pPr>
              <w:rPr>
                <w:rFonts w:cs="Times New Roman"/>
              </w:rPr>
            </w:pPr>
            <w:r w:rsidRPr="00581CAA">
              <w:rPr>
                <w:rFonts w:cs="Times New Roman"/>
              </w:rPr>
              <w:t>OFF</w:t>
            </w:r>
            <w:r w:rsidRPr="00581CAA">
              <w:rPr>
                <w:rFonts w:cs="Times New Roman"/>
              </w:rPr>
              <w:tab/>
              <w:t>Enhancements Disabled</w:t>
            </w:r>
          </w:p>
          <w:p w:rsidR="003C656F" w:rsidRPr="00581CAA" w:rsidRDefault="003C656F" w:rsidP="00711F52">
            <w:pPr>
              <w:rPr>
                <w:rFonts w:cs="Times New Roman"/>
              </w:rPr>
            </w:pP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Type</w:t>
            </w:r>
          </w:p>
        </w:tc>
        <w:tc>
          <w:tcPr>
            <w:tcW w:w="6228" w:type="dxa"/>
          </w:tcPr>
          <w:p w:rsidR="003C656F" w:rsidRPr="00581CAA" w:rsidRDefault="003C656F" w:rsidP="00711F52">
            <w:pPr>
              <w:rPr>
                <w:rFonts w:cs="Times New Roman"/>
              </w:rPr>
            </w:pPr>
            <w:r w:rsidRPr="00581CAA">
              <w:rPr>
                <w:rFonts w:cs="Times New Roman"/>
              </w:rPr>
              <w:t>string</w:t>
            </w:r>
          </w:p>
        </w:tc>
      </w:tr>
      <w:tr w:rsidR="003C656F" w:rsidRPr="00581CAA" w:rsidTr="00711F52">
        <w:tc>
          <w:tcPr>
            <w:tcW w:w="2880" w:type="dxa"/>
          </w:tcPr>
          <w:p w:rsidR="003C656F" w:rsidRPr="00581CAA" w:rsidRDefault="003C656F" w:rsidP="00711F52">
            <w:pPr>
              <w:rPr>
                <w:rFonts w:cs="Times New Roman"/>
              </w:rPr>
            </w:pPr>
            <w:r w:rsidRPr="00581CAA">
              <w:rPr>
                <w:rFonts w:cs="Times New Roman"/>
              </w:rPr>
              <w:t>Example</w:t>
            </w:r>
          </w:p>
        </w:tc>
        <w:tc>
          <w:tcPr>
            <w:tcW w:w="6228" w:type="dxa"/>
          </w:tcPr>
          <w:p w:rsidR="003C656F" w:rsidRPr="00842A69" w:rsidRDefault="003C656F" w:rsidP="00711F52">
            <w:pPr>
              <w:pStyle w:val="Commandexample"/>
              <w:rPr>
                <w:rFonts w:ascii="Times New Roman" w:hAnsi="Times New Roman" w:cs="Times New Roman"/>
              </w:rPr>
            </w:pPr>
            <w:r w:rsidRPr="00842A69">
              <w:rPr>
                <w:rFonts w:ascii="Times New Roman" w:hAnsi="Times New Roman" w:cs="Times New Roman"/>
              </w:rPr>
              <w:t>ENH:ENABLE? -- query command</w:t>
            </w:r>
          </w:p>
          <w:p w:rsidR="003C656F" w:rsidRPr="00842A69" w:rsidRDefault="003C656F" w:rsidP="00711F52">
            <w:pPr>
              <w:pStyle w:val="Commandexample"/>
              <w:rPr>
                <w:rFonts w:ascii="Times New Roman" w:hAnsi="Times New Roman" w:cs="Times New Roman"/>
              </w:rPr>
            </w:pPr>
            <w:r w:rsidRPr="00842A69">
              <w:rPr>
                <w:rFonts w:ascii="Times New Roman" w:hAnsi="Times New Roman" w:cs="Times New Roman"/>
              </w:rPr>
              <w:t>ON -- return value</w:t>
            </w:r>
          </w:p>
        </w:tc>
      </w:tr>
    </w:tbl>
    <w:p w:rsidR="00812358" w:rsidRPr="00581CAA" w:rsidRDefault="00812358" w:rsidP="00043026">
      <w:pPr>
        <w:pStyle w:val="listlevel3"/>
      </w:pPr>
      <w:bookmarkStart w:id="1589" w:name="_Toc440443594"/>
      <w:bookmarkStart w:id="1590" w:name="_Toc440444242"/>
      <w:bookmarkStart w:id="1591" w:name="_Toc440444643"/>
      <w:bookmarkStart w:id="1592" w:name="_Toc459569348"/>
      <w:bookmarkEnd w:id="1589"/>
      <w:bookmarkEnd w:id="1590"/>
      <w:bookmarkEnd w:id="1591"/>
      <w:r w:rsidRPr="00581CAA">
        <w:t>Set Automatic Enhancement State</w:t>
      </w:r>
      <w:bookmarkEnd w:id="1582"/>
      <w:bookmarkEnd w:id="1583"/>
      <w:bookmarkEnd w:id="1584"/>
      <w:bookmarkEnd w:id="159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193534" w:rsidP="003D58B5">
            <w:pPr>
              <w:rPr>
                <w:rFonts w:cs="Times New Roman"/>
              </w:rPr>
            </w:pPr>
            <w:r w:rsidRPr="00581CAA">
              <w:rPr>
                <w:rFonts w:cs="Times New Roman"/>
              </w:rPr>
              <w:t>Sets the state of the image enhancement algorithm to be controlled automatically (ON), or manually (OFF).</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193534"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193534" w:rsidP="00891EBC">
            <w:pPr>
              <w:pStyle w:val="Command"/>
              <w:rPr>
                <w:rFonts w:ascii="Times New Roman" w:hAnsi="Times New Roman" w:cs="Times New Roman"/>
              </w:rPr>
            </w:pPr>
            <w:bookmarkStart w:id="1593" w:name="_Toc390789913"/>
            <w:bookmarkStart w:id="1594" w:name="_Toc390790644"/>
            <w:bookmarkStart w:id="1595" w:name="_Toc390791009"/>
            <w:bookmarkStart w:id="1596" w:name="_Toc390791600"/>
            <w:bookmarkStart w:id="1597" w:name="_Toc390792046"/>
            <w:bookmarkStart w:id="1598" w:name="_Toc459569349"/>
            <w:r w:rsidRPr="000C5EFC">
              <w:rPr>
                <w:rFonts w:ascii="Times New Roman" w:hAnsi="Times New Roman" w:cs="Times New Roman"/>
              </w:rPr>
              <w:t xml:space="preserve">ENH:AUTO </w:t>
            </w:r>
            <w:r w:rsidRPr="000C5EFC">
              <w:rPr>
                <w:rFonts w:ascii="Times New Roman" w:hAnsi="Times New Roman" w:cs="Times New Roman"/>
                <w:i/>
              </w:rPr>
              <w:t>state</w:t>
            </w:r>
            <w:bookmarkEnd w:id="1593"/>
            <w:bookmarkEnd w:id="1594"/>
            <w:bookmarkEnd w:id="1595"/>
            <w:bookmarkEnd w:id="1596"/>
            <w:bookmarkEnd w:id="1597"/>
            <w:bookmarkEnd w:id="1598"/>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193534" w:rsidP="001214F6">
            <w:pPr>
              <w:pStyle w:val="Parameter"/>
              <w:rPr>
                <w:rFonts w:ascii="Times New Roman" w:hAnsi="Times New Roman" w:cs="Times New Roman"/>
              </w:rPr>
            </w:pPr>
            <w:bookmarkStart w:id="1599" w:name="_Toc390789914"/>
            <w:bookmarkStart w:id="1600" w:name="_Toc390790645"/>
            <w:bookmarkStart w:id="1601" w:name="_Toc390791010"/>
            <w:r w:rsidRPr="000C5EFC">
              <w:rPr>
                <w:rFonts w:ascii="Times New Roman" w:hAnsi="Times New Roman" w:cs="Times New Roman"/>
              </w:rPr>
              <w:t>state</w:t>
            </w:r>
            <w:bookmarkEnd w:id="1599"/>
            <w:bookmarkEnd w:id="1600"/>
            <w:bookmarkEnd w:id="1601"/>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193534"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193534" w:rsidRPr="00581CAA" w:rsidRDefault="00193534" w:rsidP="00193534">
            <w:pPr>
              <w:rPr>
                <w:rFonts w:cs="Times New Roman"/>
              </w:rPr>
            </w:pPr>
            <w:r w:rsidRPr="00581CAA">
              <w:rPr>
                <w:rFonts w:cs="Times New Roman"/>
              </w:rPr>
              <w:t xml:space="preserve">ON </w:t>
            </w:r>
            <w:r w:rsidRPr="00581CAA">
              <w:rPr>
                <w:rFonts w:cs="Times New Roman"/>
              </w:rPr>
              <w:tab/>
              <w:t>Enables Automatic Enhancements</w:t>
            </w:r>
          </w:p>
          <w:p w:rsidR="00193534" w:rsidRPr="00581CAA" w:rsidRDefault="00193534" w:rsidP="00193534">
            <w:pPr>
              <w:rPr>
                <w:rFonts w:cs="Times New Roman"/>
              </w:rPr>
            </w:pPr>
            <w:r w:rsidRPr="00581CAA">
              <w:rPr>
                <w:rFonts w:cs="Times New Roman"/>
              </w:rPr>
              <w:t>OFF</w:t>
            </w:r>
            <w:r w:rsidRPr="00581CAA">
              <w:rPr>
                <w:rFonts w:cs="Times New Roman"/>
              </w:rPr>
              <w:tab/>
              <w:t xml:space="preserve"> Disables Automatic Enhancements</w:t>
            </w:r>
          </w:p>
          <w:p w:rsidR="00963C17" w:rsidRPr="00581CAA" w:rsidRDefault="00963C17" w:rsidP="003D58B5">
            <w:pPr>
              <w:rPr>
                <w:rFonts w:cs="Times New Roman"/>
              </w:rPr>
            </w:pPr>
          </w:p>
        </w:tc>
      </w:tr>
      <w:tr w:rsidR="00963C17" w:rsidRPr="00581CAA" w:rsidTr="00FE18F2">
        <w:tc>
          <w:tcPr>
            <w:tcW w:w="2880" w:type="dxa"/>
          </w:tcPr>
          <w:p w:rsidR="00963C17" w:rsidRPr="00581CAA" w:rsidRDefault="00963C17" w:rsidP="003D58B5">
            <w:pPr>
              <w:rPr>
                <w:rFonts w:cs="Times New Roman"/>
              </w:rPr>
            </w:pPr>
            <w:r w:rsidRPr="00581CAA">
              <w:rPr>
                <w:rFonts w:cs="Times New Roman"/>
              </w:rPr>
              <w:lastRenderedPageBreak/>
              <w:t>Type</w:t>
            </w:r>
          </w:p>
        </w:tc>
        <w:tc>
          <w:tcPr>
            <w:tcW w:w="6228" w:type="dxa"/>
          </w:tcPr>
          <w:p w:rsidR="00963C17" w:rsidRPr="00581CAA" w:rsidRDefault="00193534" w:rsidP="003D58B5">
            <w:pPr>
              <w:rPr>
                <w:rFonts w:cs="Times New Roman"/>
              </w:rPr>
            </w:pPr>
            <w:r w:rsidRPr="00581CAA">
              <w:rPr>
                <w:rFonts w:cs="Times New Roman"/>
              </w:rPr>
              <w:t>string</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963C17" w:rsidRPr="000C5EFC" w:rsidRDefault="00193534" w:rsidP="008E3E74">
            <w:pPr>
              <w:pStyle w:val="Commandexample"/>
              <w:rPr>
                <w:rFonts w:ascii="Times New Roman" w:hAnsi="Times New Roman" w:cs="Times New Roman"/>
              </w:rPr>
            </w:pPr>
            <w:bookmarkStart w:id="1602" w:name="_Toc390789915"/>
            <w:bookmarkStart w:id="1603" w:name="_Toc390790646"/>
            <w:bookmarkStart w:id="1604" w:name="_Toc390791011"/>
            <w:bookmarkStart w:id="1605" w:name="_Toc390791601"/>
            <w:bookmarkStart w:id="1606" w:name="_Toc390792047"/>
            <w:r w:rsidRPr="000C5EFC">
              <w:rPr>
                <w:rFonts w:ascii="Times New Roman" w:hAnsi="Times New Roman" w:cs="Times New Roman"/>
              </w:rPr>
              <w:t>ENH:AUTO ON</w:t>
            </w:r>
            <w:bookmarkEnd w:id="1602"/>
            <w:bookmarkEnd w:id="1603"/>
            <w:bookmarkEnd w:id="1604"/>
            <w:bookmarkEnd w:id="1605"/>
            <w:bookmarkEnd w:id="1606"/>
          </w:p>
        </w:tc>
      </w:tr>
    </w:tbl>
    <w:p w:rsidR="00812358" w:rsidRPr="00581CAA" w:rsidRDefault="00812358" w:rsidP="00812358">
      <w:pPr>
        <w:rPr>
          <w:rFonts w:cs="Times New Roman"/>
        </w:rPr>
      </w:pPr>
    </w:p>
    <w:p w:rsidR="00812358" w:rsidRPr="00581CAA" w:rsidRDefault="00812358" w:rsidP="00043026">
      <w:pPr>
        <w:pStyle w:val="listlevel3"/>
      </w:pPr>
      <w:bookmarkStart w:id="1607" w:name="_Toc390791369"/>
      <w:bookmarkStart w:id="1608" w:name="_Toc390791602"/>
      <w:bookmarkStart w:id="1609" w:name="_Toc390792048"/>
      <w:bookmarkStart w:id="1610" w:name="_Toc459569350"/>
      <w:r w:rsidRPr="00581CAA">
        <w:t>Get Automatic Enhancement State</w:t>
      </w:r>
      <w:bookmarkEnd w:id="1607"/>
      <w:bookmarkEnd w:id="1608"/>
      <w:bookmarkEnd w:id="1609"/>
      <w:bookmarkEnd w:id="161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F1796E" w:rsidP="003D58B5">
            <w:pPr>
              <w:rPr>
                <w:rFonts w:cs="Times New Roman"/>
              </w:rPr>
            </w:pPr>
            <w:r w:rsidRPr="00581CAA">
              <w:rPr>
                <w:rFonts w:cs="Times New Roman"/>
              </w:rPr>
              <w:t>Returns the state of the image enhancement algorithm</w:t>
            </w:r>
            <w:r w:rsidR="00C20364">
              <w:rPr>
                <w:rFonts w:cs="Times New Roman"/>
              </w:rPr>
              <w:t>.</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F1796E"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F1796E" w:rsidP="00C21183">
            <w:pPr>
              <w:pStyle w:val="Command"/>
              <w:rPr>
                <w:rFonts w:ascii="Times New Roman" w:hAnsi="Times New Roman" w:cs="Times New Roman"/>
              </w:rPr>
            </w:pPr>
            <w:bookmarkStart w:id="1611" w:name="_Toc390789916"/>
            <w:bookmarkStart w:id="1612" w:name="_Toc390790647"/>
            <w:bookmarkStart w:id="1613" w:name="_Toc390791012"/>
            <w:bookmarkStart w:id="1614" w:name="_Toc390791603"/>
            <w:bookmarkStart w:id="1615" w:name="_Toc390792049"/>
            <w:bookmarkStart w:id="1616" w:name="_Toc459569351"/>
            <w:r w:rsidRPr="000C5EFC">
              <w:rPr>
                <w:rFonts w:ascii="Times New Roman" w:hAnsi="Times New Roman" w:cs="Times New Roman"/>
              </w:rPr>
              <w:t>ENH:AUTO?</w:t>
            </w:r>
            <w:bookmarkEnd w:id="1611"/>
            <w:bookmarkEnd w:id="1612"/>
            <w:bookmarkEnd w:id="1613"/>
            <w:bookmarkEnd w:id="1614"/>
            <w:bookmarkEnd w:id="1615"/>
            <w:bookmarkEnd w:id="1616"/>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581CAA" w:rsidRDefault="00F1796E"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F1796E" w:rsidP="00F1796E">
            <w:pPr>
              <w:rPr>
                <w:rFonts w:cs="Times New Roman"/>
              </w:rPr>
            </w:pPr>
            <w:r w:rsidRPr="00581CAA">
              <w:rPr>
                <w:rFonts w:cs="Times New Roman"/>
              </w:rPr>
              <w:t>state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F1796E" w:rsidRPr="00581CAA" w:rsidRDefault="00F1796E" w:rsidP="00F1796E">
            <w:pPr>
              <w:rPr>
                <w:rFonts w:cs="Times New Roman"/>
              </w:rPr>
            </w:pPr>
            <w:r w:rsidRPr="00581CAA">
              <w:rPr>
                <w:rFonts w:cs="Times New Roman"/>
              </w:rPr>
              <w:t xml:space="preserve">ON </w:t>
            </w:r>
            <w:r w:rsidRPr="00581CAA">
              <w:rPr>
                <w:rFonts w:cs="Times New Roman"/>
              </w:rPr>
              <w:tab/>
              <w:t>Automatic Enhancements Enabled</w:t>
            </w:r>
          </w:p>
          <w:p w:rsidR="00F1796E" w:rsidRPr="00581CAA" w:rsidRDefault="00F1796E" w:rsidP="00F1796E">
            <w:pPr>
              <w:rPr>
                <w:rFonts w:cs="Times New Roman"/>
              </w:rPr>
            </w:pPr>
            <w:r w:rsidRPr="00581CAA">
              <w:rPr>
                <w:rFonts w:cs="Times New Roman"/>
              </w:rPr>
              <w:t xml:space="preserve">OFF </w:t>
            </w:r>
            <w:r w:rsidRPr="00581CAA">
              <w:rPr>
                <w:rFonts w:cs="Times New Roman"/>
              </w:rPr>
              <w:tab/>
              <w:t>Automatic Enhancements Disabled</w:t>
            </w:r>
          </w:p>
          <w:p w:rsidR="00F1796E" w:rsidRPr="00581CAA" w:rsidRDefault="00F1796E" w:rsidP="00F1796E">
            <w:pPr>
              <w:rPr>
                <w:rFonts w:cs="Times New Roman"/>
              </w:rPr>
            </w:pPr>
            <w:r w:rsidRPr="00581CAA">
              <w:rPr>
                <w:rFonts w:cs="Times New Roman"/>
              </w:rPr>
              <w:t>(Manual Enhancements Enabled)</w:t>
            </w:r>
          </w:p>
          <w:p w:rsidR="00963C17" w:rsidRPr="00581CAA" w:rsidRDefault="00963C17" w:rsidP="003D58B5">
            <w:pPr>
              <w:rPr>
                <w:rFonts w:cs="Times New Roman"/>
              </w:rPr>
            </w:pP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F1796E" w:rsidP="003D58B5">
            <w:pPr>
              <w:rPr>
                <w:rFonts w:cs="Times New Roman"/>
              </w:rPr>
            </w:pPr>
            <w:r w:rsidRPr="00581CAA">
              <w:rPr>
                <w:rFonts w:cs="Times New Roman"/>
              </w:rPr>
              <w:t>string</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F1796E" w:rsidRPr="000C5EFC" w:rsidRDefault="00F1796E" w:rsidP="008E3E74">
            <w:pPr>
              <w:pStyle w:val="Commandexample"/>
              <w:rPr>
                <w:rFonts w:ascii="Times New Roman" w:hAnsi="Times New Roman" w:cs="Times New Roman"/>
              </w:rPr>
            </w:pPr>
            <w:bookmarkStart w:id="1617" w:name="_Toc390789917"/>
            <w:bookmarkStart w:id="1618" w:name="_Toc390790648"/>
            <w:bookmarkStart w:id="1619" w:name="_Toc390791013"/>
            <w:bookmarkStart w:id="1620" w:name="_Toc390791604"/>
            <w:bookmarkStart w:id="1621" w:name="_Toc390792050"/>
            <w:r w:rsidRPr="000C5EFC">
              <w:rPr>
                <w:rFonts w:ascii="Times New Roman" w:hAnsi="Times New Roman" w:cs="Times New Roman"/>
              </w:rPr>
              <w:t>ENH:AUTO? -- query command</w:t>
            </w:r>
            <w:bookmarkEnd w:id="1617"/>
            <w:bookmarkEnd w:id="1618"/>
            <w:bookmarkEnd w:id="1619"/>
            <w:bookmarkEnd w:id="1620"/>
            <w:bookmarkEnd w:id="1621"/>
          </w:p>
          <w:p w:rsidR="00963C17" w:rsidRPr="000C5EFC" w:rsidRDefault="00F1796E" w:rsidP="008E3E74">
            <w:pPr>
              <w:pStyle w:val="Commandexample"/>
              <w:rPr>
                <w:rFonts w:ascii="Times New Roman" w:hAnsi="Times New Roman" w:cs="Times New Roman"/>
              </w:rPr>
            </w:pPr>
            <w:bookmarkStart w:id="1622" w:name="_Toc390789918"/>
            <w:bookmarkStart w:id="1623" w:name="_Toc390790649"/>
            <w:bookmarkStart w:id="1624" w:name="_Toc390791014"/>
            <w:bookmarkStart w:id="1625" w:name="_Toc390791605"/>
            <w:bookmarkStart w:id="1626" w:name="_Toc390792051"/>
            <w:r w:rsidRPr="000C5EFC">
              <w:rPr>
                <w:rFonts w:ascii="Times New Roman" w:hAnsi="Times New Roman" w:cs="Times New Roman"/>
              </w:rPr>
              <w:t>ON -- return value</w:t>
            </w:r>
            <w:bookmarkEnd w:id="1622"/>
            <w:bookmarkEnd w:id="1623"/>
            <w:bookmarkEnd w:id="1624"/>
            <w:bookmarkEnd w:id="1625"/>
            <w:bookmarkEnd w:id="1626"/>
            <w:r w:rsidRPr="000C5EFC">
              <w:rPr>
                <w:rFonts w:ascii="Times New Roman" w:hAnsi="Times New Roman" w:cs="Times New Roman"/>
              </w:rPr>
              <w:t xml:space="preserve"> </w:t>
            </w:r>
          </w:p>
        </w:tc>
      </w:tr>
    </w:tbl>
    <w:p w:rsidR="00812358" w:rsidRPr="00581CAA" w:rsidRDefault="00812358" w:rsidP="00812358">
      <w:pPr>
        <w:rPr>
          <w:rFonts w:cs="Times New Roman"/>
        </w:rPr>
      </w:pPr>
    </w:p>
    <w:p w:rsidR="00812358" w:rsidRPr="00581CAA" w:rsidRDefault="00812358" w:rsidP="00043026">
      <w:pPr>
        <w:pStyle w:val="listlevel3"/>
      </w:pPr>
      <w:bookmarkStart w:id="1627" w:name="_Toc390791370"/>
      <w:bookmarkStart w:id="1628" w:name="_Toc390791606"/>
      <w:bookmarkStart w:id="1629" w:name="_Toc390792052"/>
      <w:bookmarkStart w:id="1630" w:name="_Toc459569352"/>
      <w:r w:rsidRPr="00581CAA">
        <w:t>Set Enhancement/AGC Frame Average and Width Weight</w:t>
      </w:r>
      <w:bookmarkEnd w:id="1627"/>
      <w:bookmarkEnd w:id="1628"/>
      <w:bookmarkEnd w:id="1629"/>
      <w:bookmarkEnd w:id="163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63C17" w:rsidRPr="00581CAA" w:rsidTr="00FE18F2">
        <w:tc>
          <w:tcPr>
            <w:tcW w:w="2880" w:type="dxa"/>
          </w:tcPr>
          <w:p w:rsidR="00963C17" w:rsidRPr="00581CAA" w:rsidRDefault="00963C17" w:rsidP="003D58B5">
            <w:pPr>
              <w:rPr>
                <w:rFonts w:cs="Times New Roman"/>
              </w:rPr>
            </w:pPr>
            <w:r w:rsidRPr="00581CAA">
              <w:rPr>
                <w:rFonts w:cs="Times New Roman"/>
              </w:rPr>
              <w:t>Description</w:t>
            </w:r>
          </w:p>
        </w:tc>
        <w:tc>
          <w:tcPr>
            <w:tcW w:w="6228" w:type="dxa"/>
          </w:tcPr>
          <w:p w:rsidR="00963C17" w:rsidRPr="00581CAA" w:rsidRDefault="0083299F" w:rsidP="003D58B5">
            <w:pPr>
              <w:rPr>
                <w:rFonts w:cs="Times New Roman"/>
              </w:rPr>
            </w:pPr>
            <w:r w:rsidRPr="00581CAA">
              <w:rPr>
                <w:rFonts w:cs="Times New Roman"/>
              </w:rPr>
              <w:t>Sets the number of frames over which frame statistics are calculated. The number of frames to be averaged is 2N.</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Setting Type</w:t>
            </w:r>
          </w:p>
        </w:tc>
        <w:tc>
          <w:tcPr>
            <w:tcW w:w="6228" w:type="dxa"/>
          </w:tcPr>
          <w:p w:rsidR="00963C17" w:rsidRPr="00581CAA" w:rsidRDefault="0083299F" w:rsidP="003D58B5">
            <w:pPr>
              <w:rPr>
                <w:rFonts w:cs="Times New Roman"/>
              </w:rPr>
            </w:pPr>
            <w:r w:rsidRPr="00581CAA">
              <w:rPr>
                <w:rFonts w:cs="Times New Roman"/>
              </w:rPr>
              <w:t>Global</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Command</w:t>
            </w:r>
          </w:p>
        </w:tc>
        <w:tc>
          <w:tcPr>
            <w:tcW w:w="6228" w:type="dxa"/>
          </w:tcPr>
          <w:p w:rsidR="00963C17" w:rsidRPr="000C5EFC" w:rsidRDefault="0083299F" w:rsidP="00C21183">
            <w:pPr>
              <w:pStyle w:val="Command"/>
              <w:rPr>
                <w:rFonts w:ascii="Times New Roman" w:hAnsi="Times New Roman" w:cs="Times New Roman"/>
              </w:rPr>
            </w:pPr>
            <w:bookmarkStart w:id="1631" w:name="_Toc390789919"/>
            <w:bookmarkStart w:id="1632" w:name="_Toc390790650"/>
            <w:bookmarkStart w:id="1633" w:name="_Toc390791015"/>
            <w:bookmarkStart w:id="1634" w:name="_Toc390791607"/>
            <w:bookmarkStart w:id="1635" w:name="_Toc390792053"/>
            <w:bookmarkStart w:id="1636" w:name="_Toc459569353"/>
            <w:r w:rsidRPr="000C5EFC">
              <w:rPr>
                <w:rFonts w:ascii="Times New Roman" w:hAnsi="Times New Roman" w:cs="Times New Roman"/>
              </w:rPr>
              <w:t xml:space="preserve">ENH:AVG </w:t>
            </w:r>
            <w:r w:rsidRPr="000C5EFC">
              <w:rPr>
                <w:rFonts w:ascii="Times New Roman" w:hAnsi="Times New Roman" w:cs="Times New Roman"/>
                <w:i/>
              </w:rPr>
              <w:t>value</w:t>
            </w:r>
            <w:bookmarkEnd w:id="1631"/>
            <w:bookmarkEnd w:id="1632"/>
            <w:bookmarkEnd w:id="1633"/>
            <w:bookmarkEnd w:id="1634"/>
            <w:bookmarkEnd w:id="1635"/>
            <w:bookmarkEnd w:id="1636"/>
          </w:p>
        </w:tc>
      </w:tr>
      <w:tr w:rsidR="00963C17" w:rsidRPr="00581CAA" w:rsidTr="00FE18F2">
        <w:tc>
          <w:tcPr>
            <w:tcW w:w="2880" w:type="dxa"/>
          </w:tcPr>
          <w:p w:rsidR="00963C17" w:rsidRPr="00581CAA" w:rsidRDefault="00963C17" w:rsidP="003D58B5">
            <w:pPr>
              <w:rPr>
                <w:rFonts w:cs="Times New Roman"/>
              </w:rPr>
            </w:pPr>
            <w:r w:rsidRPr="00581CAA">
              <w:rPr>
                <w:rFonts w:cs="Times New Roman"/>
              </w:rPr>
              <w:t>Parameters</w:t>
            </w:r>
          </w:p>
        </w:tc>
        <w:tc>
          <w:tcPr>
            <w:tcW w:w="6228" w:type="dxa"/>
          </w:tcPr>
          <w:p w:rsidR="00963C17" w:rsidRPr="000C5EFC" w:rsidRDefault="0083299F" w:rsidP="001214F6">
            <w:pPr>
              <w:pStyle w:val="Parameter"/>
              <w:rPr>
                <w:rFonts w:ascii="Times New Roman" w:hAnsi="Times New Roman" w:cs="Times New Roman"/>
              </w:rPr>
            </w:pPr>
            <w:bookmarkStart w:id="1637" w:name="_Toc390789920"/>
            <w:bookmarkStart w:id="1638" w:name="_Toc390790651"/>
            <w:bookmarkStart w:id="1639" w:name="_Toc390791016"/>
            <w:r w:rsidRPr="000C5EFC">
              <w:rPr>
                <w:rFonts w:ascii="Times New Roman" w:hAnsi="Times New Roman" w:cs="Times New Roman"/>
              </w:rPr>
              <w:t>value</w:t>
            </w:r>
            <w:bookmarkEnd w:id="1637"/>
            <w:bookmarkEnd w:id="1638"/>
            <w:bookmarkEnd w:id="1639"/>
          </w:p>
        </w:tc>
      </w:tr>
      <w:tr w:rsidR="00963C17" w:rsidRPr="00581CAA" w:rsidTr="00FE18F2">
        <w:tc>
          <w:tcPr>
            <w:tcW w:w="2880" w:type="dxa"/>
          </w:tcPr>
          <w:p w:rsidR="00963C17" w:rsidRPr="00581CAA" w:rsidRDefault="00963C17" w:rsidP="003D58B5">
            <w:pPr>
              <w:rPr>
                <w:rFonts w:cs="Times New Roman"/>
              </w:rPr>
            </w:pPr>
            <w:r w:rsidRPr="00581CAA">
              <w:rPr>
                <w:rFonts w:cs="Times New Roman"/>
              </w:rPr>
              <w:t xml:space="preserve">Return Values </w:t>
            </w:r>
          </w:p>
        </w:tc>
        <w:tc>
          <w:tcPr>
            <w:tcW w:w="6228" w:type="dxa"/>
          </w:tcPr>
          <w:p w:rsidR="00963C17" w:rsidRPr="00581CAA" w:rsidRDefault="0083299F" w:rsidP="003D58B5">
            <w:pPr>
              <w:rPr>
                <w:rFonts w:cs="Times New Roman"/>
              </w:rPr>
            </w:pPr>
            <w:r w:rsidRPr="00581CAA">
              <w:rPr>
                <w:rFonts w:cs="Times New Roman"/>
              </w:rPr>
              <w:t>none</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Range</w:t>
            </w:r>
          </w:p>
        </w:tc>
        <w:tc>
          <w:tcPr>
            <w:tcW w:w="6228" w:type="dxa"/>
          </w:tcPr>
          <w:p w:rsidR="00963C17" w:rsidRPr="00581CAA" w:rsidRDefault="0083299F" w:rsidP="003D58B5">
            <w:pPr>
              <w:rPr>
                <w:rFonts w:cs="Times New Roman"/>
              </w:rPr>
            </w:pPr>
            <w:r w:rsidRPr="00581CAA">
              <w:rPr>
                <w:rFonts w:cs="Times New Roman"/>
              </w:rPr>
              <w:t>0 to 5</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Type</w:t>
            </w:r>
          </w:p>
        </w:tc>
        <w:tc>
          <w:tcPr>
            <w:tcW w:w="6228" w:type="dxa"/>
          </w:tcPr>
          <w:p w:rsidR="00963C17" w:rsidRPr="00581CAA" w:rsidRDefault="0083299F" w:rsidP="003D58B5">
            <w:pPr>
              <w:rPr>
                <w:rFonts w:cs="Times New Roman"/>
              </w:rPr>
            </w:pPr>
            <w:r w:rsidRPr="00581CAA">
              <w:rPr>
                <w:rFonts w:cs="Times New Roman"/>
              </w:rPr>
              <w:t>unsigned integer</w:t>
            </w:r>
          </w:p>
        </w:tc>
      </w:tr>
      <w:tr w:rsidR="00963C17" w:rsidRPr="00581CAA" w:rsidTr="00FE18F2">
        <w:tc>
          <w:tcPr>
            <w:tcW w:w="2880" w:type="dxa"/>
          </w:tcPr>
          <w:p w:rsidR="00963C17" w:rsidRPr="00581CAA" w:rsidRDefault="00963C17" w:rsidP="003D58B5">
            <w:pPr>
              <w:rPr>
                <w:rFonts w:cs="Times New Roman"/>
              </w:rPr>
            </w:pPr>
            <w:r w:rsidRPr="00581CAA">
              <w:rPr>
                <w:rFonts w:cs="Times New Roman"/>
              </w:rPr>
              <w:t>Example</w:t>
            </w:r>
          </w:p>
        </w:tc>
        <w:tc>
          <w:tcPr>
            <w:tcW w:w="6228" w:type="dxa"/>
          </w:tcPr>
          <w:p w:rsidR="00963C17" w:rsidRPr="000C5EFC" w:rsidRDefault="0083299F" w:rsidP="008E3E74">
            <w:pPr>
              <w:pStyle w:val="Commandexample"/>
              <w:rPr>
                <w:rFonts w:ascii="Times New Roman" w:hAnsi="Times New Roman" w:cs="Times New Roman"/>
              </w:rPr>
            </w:pPr>
            <w:bookmarkStart w:id="1640" w:name="_Toc390789921"/>
            <w:bookmarkStart w:id="1641" w:name="_Toc390790652"/>
            <w:bookmarkStart w:id="1642" w:name="_Toc390791017"/>
            <w:bookmarkStart w:id="1643" w:name="_Toc390791608"/>
            <w:bookmarkStart w:id="1644" w:name="_Toc390792054"/>
            <w:r w:rsidRPr="000C5EFC">
              <w:rPr>
                <w:rFonts w:ascii="Times New Roman" w:hAnsi="Times New Roman" w:cs="Times New Roman"/>
              </w:rPr>
              <w:t>ENH:AVG 0</w:t>
            </w:r>
            <w:bookmarkEnd w:id="1640"/>
            <w:bookmarkEnd w:id="1641"/>
            <w:bookmarkEnd w:id="1642"/>
            <w:bookmarkEnd w:id="1643"/>
            <w:bookmarkEnd w:id="1644"/>
          </w:p>
        </w:tc>
      </w:tr>
    </w:tbl>
    <w:p w:rsidR="00C76AD4" w:rsidRPr="00581CAA" w:rsidRDefault="00C76AD4" w:rsidP="00812358">
      <w:pPr>
        <w:rPr>
          <w:rFonts w:cs="Times New Roman"/>
        </w:rPr>
      </w:pPr>
    </w:p>
    <w:p w:rsidR="00812358" w:rsidRPr="00581CAA" w:rsidRDefault="00812358" w:rsidP="00043026">
      <w:pPr>
        <w:pStyle w:val="listlevel3"/>
      </w:pPr>
      <w:bookmarkStart w:id="1645" w:name="_Toc390791371"/>
      <w:bookmarkStart w:id="1646" w:name="_Toc390791609"/>
      <w:bookmarkStart w:id="1647" w:name="_Toc390792055"/>
      <w:bookmarkStart w:id="1648" w:name="_Toc459569354"/>
      <w:r w:rsidRPr="00581CAA">
        <w:t>Get Enhancement/AGC Frame Average Weight</w:t>
      </w:r>
      <w:bookmarkEnd w:id="1645"/>
      <w:bookmarkEnd w:id="1646"/>
      <w:bookmarkEnd w:id="1647"/>
      <w:bookmarkEnd w:id="164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0230CF" w:rsidP="003D58B5">
            <w:pPr>
              <w:rPr>
                <w:rFonts w:cs="Times New Roman"/>
              </w:rPr>
            </w:pPr>
            <w:r w:rsidRPr="00581CAA">
              <w:rPr>
                <w:rFonts w:cs="Times New Roman"/>
              </w:rPr>
              <w:t>Gets the number of frames over which frame statistics are calculated.</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0230CF" w:rsidP="003D58B5">
            <w:pPr>
              <w:rPr>
                <w:rFonts w:cs="Times New Roman"/>
              </w:rPr>
            </w:pPr>
            <w:r w:rsidRPr="00581CAA">
              <w:rPr>
                <w:rFonts w:cs="Times New Roman"/>
              </w:rPr>
              <w:t>Global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0230CF" w:rsidP="00C21183">
            <w:pPr>
              <w:pStyle w:val="Command"/>
              <w:rPr>
                <w:rFonts w:ascii="Times New Roman" w:hAnsi="Times New Roman" w:cs="Times New Roman"/>
              </w:rPr>
            </w:pPr>
            <w:bookmarkStart w:id="1649" w:name="_Toc390789922"/>
            <w:bookmarkStart w:id="1650" w:name="_Toc390790653"/>
            <w:bookmarkStart w:id="1651" w:name="_Toc390791018"/>
            <w:bookmarkStart w:id="1652" w:name="_Toc390791610"/>
            <w:bookmarkStart w:id="1653" w:name="_Toc390792056"/>
            <w:bookmarkStart w:id="1654" w:name="_Toc459569355"/>
            <w:r w:rsidRPr="000C5EFC">
              <w:rPr>
                <w:rFonts w:ascii="Times New Roman" w:hAnsi="Times New Roman" w:cs="Times New Roman"/>
              </w:rPr>
              <w:t>ENH:AVG?</w:t>
            </w:r>
            <w:bookmarkEnd w:id="1649"/>
            <w:bookmarkEnd w:id="1650"/>
            <w:bookmarkEnd w:id="1651"/>
            <w:bookmarkEnd w:id="1652"/>
            <w:bookmarkEnd w:id="1653"/>
            <w:bookmarkEnd w:id="1654"/>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581CAA" w:rsidRDefault="000230CF" w:rsidP="000230CF">
            <w:pPr>
              <w:rPr>
                <w:rFonts w:cs="Times New Roman"/>
              </w:rPr>
            </w:pPr>
            <w:r w:rsidRPr="00581CAA">
              <w:rPr>
                <w:rFonts w:cs="Times New Roman"/>
              </w:rPr>
              <w:t xml:space="preserve">none </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0230CF" w:rsidP="003D58B5">
            <w:pPr>
              <w:rPr>
                <w:rFonts w:cs="Times New Roman"/>
              </w:rPr>
            </w:pPr>
            <w:r w:rsidRPr="00581CAA">
              <w:rPr>
                <w:rFonts w:cs="Times New Roman"/>
              </w:rPr>
              <w:t>value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lastRenderedPageBreak/>
              <w:t>Range</w:t>
            </w:r>
          </w:p>
        </w:tc>
        <w:tc>
          <w:tcPr>
            <w:tcW w:w="6228" w:type="dxa"/>
          </w:tcPr>
          <w:p w:rsidR="003D58B5" w:rsidRPr="00581CAA" w:rsidRDefault="000230CF" w:rsidP="003D58B5">
            <w:pPr>
              <w:rPr>
                <w:rFonts w:cs="Times New Roman"/>
              </w:rPr>
            </w:pPr>
            <w:r w:rsidRPr="00581CAA">
              <w:rPr>
                <w:rFonts w:cs="Times New Roman"/>
              </w:rPr>
              <w:t>0 to 5</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0230CF" w:rsidP="003D58B5">
            <w:pPr>
              <w:rPr>
                <w:rFonts w:cs="Times New Roman"/>
              </w:rPr>
            </w:pPr>
            <w:r w:rsidRPr="00581CAA">
              <w:rPr>
                <w:rFonts w:cs="Times New Roman"/>
              </w:rPr>
              <w:t>unsigned integer</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0230CF" w:rsidRPr="000C5EFC" w:rsidRDefault="000230CF" w:rsidP="008E3E74">
            <w:pPr>
              <w:pStyle w:val="Commandexample"/>
              <w:rPr>
                <w:rFonts w:ascii="Times New Roman" w:hAnsi="Times New Roman" w:cs="Times New Roman"/>
              </w:rPr>
            </w:pPr>
            <w:bookmarkStart w:id="1655" w:name="_Toc390789923"/>
            <w:bookmarkStart w:id="1656" w:name="_Toc390790654"/>
            <w:bookmarkStart w:id="1657" w:name="_Toc390791019"/>
            <w:bookmarkStart w:id="1658" w:name="_Toc390791611"/>
            <w:bookmarkStart w:id="1659" w:name="_Toc390792057"/>
            <w:r w:rsidRPr="000C5EFC">
              <w:rPr>
                <w:rFonts w:ascii="Times New Roman" w:hAnsi="Times New Roman" w:cs="Times New Roman"/>
              </w:rPr>
              <w:t>ENH:AVG? -- query command</w:t>
            </w:r>
            <w:bookmarkEnd w:id="1655"/>
            <w:bookmarkEnd w:id="1656"/>
            <w:bookmarkEnd w:id="1657"/>
            <w:bookmarkEnd w:id="1658"/>
            <w:bookmarkEnd w:id="1659"/>
          </w:p>
          <w:p w:rsidR="000230CF" w:rsidRPr="000C5EFC" w:rsidRDefault="000230CF" w:rsidP="008E3E74">
            <w:pPr>
              <w:pStyle w:val="Commandexample"/>
              <w:rPr>
                <w:rFonts w:ascii="Times New Roman" w:hAnsi="Times New Roman" w:cs="Times New Roman"/>
              </w:rPr>
            </w:pPr>
            <w:bookmarkStart w:id="1660" w:name="_Toc390789924"/>
            <w:bookmarkStart w:id="1661" w:name="_Toc390790655"/>
            <w:bookmarkStart w:id="1662" w:name="_Toc390791020"/>
            <w:bookmarkStart w:id="1663" w:name="_Toc390791612"/>
            <w:bookmarkStart w:id="1664" w:name="_Toc390792058"/>
            <w:r w:rsidRPr="000C5EFC">
              <w:rPr>
                <w:rFonts w:ascii="Times New Roman" w:hAnsi="Times New Roman" w:cs="Times New Roman"/>
              </w:rPr>
              <w:t>0 -- response</w:t>
            </w:r>
            <w:bookmarkEnd w:id="1660"/>
            <w:bookmarkEnd w:id="1661"/>
            <w:bookmarkEnd w:id="1662"/>
            <w:bookmarkEnd w:id="1663"/>
            <w:bookmarkEnd w:id="1664"/>
          </w:p>
          <w:p w:rsidR="003D58B5" w:rsidRPr="000C5EFC" w:rsidRDefault="003D58B5" w:rsidP="008E3E74">
            <w:pPr>
              <w:pStyle w:val="Commandexample"/>
              <w:rPr>
                <w:rFonts w:ascii="Times New Roman" w:hAnsi="Times New Roman" w:cs="Times New Roman"/>
              </w:rPr>
            </w:pPr>
          </w:p>
        </w:tc>
      </w:tr>
    </w:tbl>
    <w:p w:rsidR="00C76AD4" w:rsidRPr="00581CAA" w:rsidRDefault="00C76AD4" w:rsidP="000230CF">
      <w:pPr>
        <w:rPr>
          <w:rFonts w:cs="Times New Roman"/>
        </w:rPr>
      </w:pPr>
    </w:p>
    <w:p w:rsidR="00812358" w:rsidRPr="00581CAA" w:rsidRDefault="00812358" w:rsidP="006520ED">
      <w:pPr>
        <w:pStyle w:val="listlevel3"/>
      </w:pPr>
      <w:bookmarkStart w:id="1665" w:name="_Toc390791374"/>
      <w:bookmarkStart w:id="1666" w:name="_Toc390791620"/>
      <w:bookmarkStart w:id="1667" w:name="_Toc390792066"/>
      <w:bookmarkStart w:id="1668" w:name="_Toc459569356"/>
      <w:r w:rsidRPr="00581CAA">
        <w:t>Set Enhancement Power Function</w:t>
      </w:r>
      <w:bookmarkEnd w:id="1665"/>
      <w:bookmarkEnd w:id="1666"/>
      <w:bookmarkEnd w:id="1667"/>
      <w:bookmarkEnd w:id="166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D66BAA">
            <w:pPr>
              <w:rPr>
                <w:rFonts w:cs="Times New Roman"/>
              </w:rPr>
            </w:pPr>
            <w:r w:rsidRPr="00581CAA">
              <w:rPr>
                <w:rFonts w:cs="Times New Roman"/>
              </w:rPr>
              <w:t xml:space="preserve">Sets the power function value for manual enhancement mode.  This function only affects data when in manual enhancement mode (ENH:AUTO OFF) with enhancements turned on (ENH:ENABLE ON).  See </w:t>
            </w:r>
            <w:r w:rsidR="009C62DD">
              <w:rPr>
                <w:rFonts w:cs="Times New Roman"/>
              </w:rPr>
              <w:t xml:space="preserve">Section </w:t>
            </w:r>
            <w:r w:rsidR="009C62DD">
              <w:rPr>
                <w:rFonts w:cs="Times New Roman"/>
              </w:rPr>
              <w:fldChar w:fldCharType="begin"/>
            </w:r>
            <w:r w:rsidR="009C62DD">
              <w:rPr>
                <w:rFonts w:cs="Times New Roman"/>
              </w:rPr>
              <w:instrText xml:space="preserve"> REF _Ref440380534 \r \h </w:instrText>
            </w:r>
            <w:r w:rsidR="009C62DD">
              <w:rPr>
                <w:rFonts w:cs="Times New Roman"/>
              </w:rPr>
            </w:r>
            <w:r w:rsidR="009C62DD">
              <w:rPr>
                <w:rFonts w:cs="Times New Roman"/>
              </w:rPr>
              <w:fldChar w:fldCharType="separate"/>
            </w:r>
            <w:r w:rsidR="000D7633">
              <w:rPr>
                <w:rFonts w:cs="Times New Roman"/>
              </w:rPr>
              <w:t>5.10</w:t>
            </w:r>
            <w:r w:rsidR="009C62DD">
              <w:rPr>
                <w:rFonts w:cs="Times New Roman"/>
              </w:rPr>
              <w:fldChar w:fldCharType="end"/>
            </w:r>
            <w:r w:rsidRPr="00581CAA">
              <w:rPr>
                <w:rFonts w:cs="Times New Roman"/>
              </w:rPr>
              <w:t xml:space="preserve"> for a full description</w:t>
            </w:r>
            <w:r w:rsidR="00C20364">
              <w:rPr>
                <w:rFonts w:cs="Times New Roman"/>
              </w:rPr>
              <w:t>.</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D66BAA" w:rsidP="003D58B5">
            <w:pPr>
              <w:rPr>
                <w:rFonts w:cs="Times New Roman"/>
              </w:rPr>
            </w:pPr>
            <w:r w:rsidRPr="00581CAA">
              <w:rPr>
                <w:rFonts w:cs="Times New Roman"/>
              </w:rPr>
              <w:t>Global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D66BAA" w:rsidP="00C21183">
            <w:pPr>
              <w:pStyle w:val="Command"/>
              <w:rPr>
                <w:rFonts w:ascii="Times New Roman" w:hAnsi="Times New Roman" w:cs="Times New Roman"/>
              </w:rPr>
            </w:pPr>
            <w:bookmarkStart w:id="1669" w:name="_Toc390789931"/>
            <w:bookmarkStart w:id="1670" w:name="_Toc390790662"/>
            <w:bookmarkStart w:id="1671" w:name="_Toc390791027"/>
            <w:bookmarkStart w:id="1672" w:name="_Toc390791621"/>
            <w:bookmarkStart w:id="1673" w:name="_Toc390792067"/>
            <w:bookmarkStart w:id="1674" w:name="_Toc459569357"/>
            <w:r w:rsidRPr="000C5EFC">
              <w:rPr>
                <w:rFonts w:ascii="Times New Roman" w:hAnsi="Times New Roman" w:cs="Times New Roman"/>
              </w:rPr>
              <w:t xml:space="preserve">ENH:POWER </w:t>
            </w:r>
            <w:r w:rsidRPr="000C5EFC">
              <w:rPr>
                <w:rFonts w:ascii="Times New Roman" w:hAnsi="Times New Roman" w:cs="Times New Roman"/>
                <w:i/>
              </w:rPr>
              <w:t>value</w:t>
            </w:r>
            <w:bookmarkEnd w:id="1669"/>
            <w:bookmarkEnd w:id="1670"/>
            <w:bookmarkEnd w:id="1671"/>
            <w:bookmarkEnd w:id="1672"/>
            <w:bookmarkEnd w:id="1673"/>
            <w:bookmarkEnd w:id="1674"/>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0C5EFC" w:rsidRDefault="00D66BAA" w:rsidP="001214F6">
            <w:pPr>
              <w:pStyle w:val="Parameter"/>
              <w:rPr>
                <w:rFonts w:ascii="Times New Roman" w:hAnsi="Times New Roman" w:cs="Times New Roman"/>
              </w:rPr>
            </w:pPr>
            <w:bookmarkStart w:id="1675" w:name="_Toc390789932"/>
            <w:bookmarkStart w:id="1676" w:name="_Toc390790663"/>
            <w:bookmarkStart w:id="1677" w:name="_Toc390791028"/>
            <w:r w:rsidRPr="000C5EFC">
              <w:rPr>
                <w:rFonts w:ascii="Times New Roman" w:hAnsi="Times New Roman" w:cs="Times New Roman"/>
              </w:rPr>
              <w:t>value</w:t>
            </w:r>
            <w:bookmarkEnd w:id="1675"/>
            <w:bookmarkEnd w:id="1676"/>
            <w:bookmarkEnd w:id="1677"/>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D66BAA" w:rsidP="003D58B5">
            <w:pPr>
              <w:rPr>
                <w:rFonts w:cs="Times New Roman"/>
              </w:rPr>
            </w:pPr>
            <w:r w:rsidRPr="00581CAA">
              <w:rPr>
                <w:rFonts w:cs="Times New Roman"/>
              </w:rPr>
              <w:t>none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D66BAA" w:rsidP="003D58B5">
            <w:pPr>
              <w:rPr>
                <w:rFonts w:cs="Times New Roman"/>
              </w:rPr>
            </w:pPr>
            <w:r w:rsidRPr="00581CAA">
              <w:rPr>
                <w:rFonts w:cs="Times New Roman"/>
              </w:rPr>
              <w:t>0 to 10</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D66BAA" w:rsidP="003D58B5">
            <w:pPr>
              <w:rPr>
                <w:rFonts w:cs="Times New Roman"/>
              </w:rPr>
            </w:pPr>
            <w:r w:rsidRPr="00581CAA">
              <w:rPr>
                <w:rFonts w:cs="Times New Roman"/>
              </w:rPr>
              <w:t>unsigned decimal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3D58B5" w:rsidRPr="000C5EFC" w:rsidRDefault="00D66BAA" w:rsidP="008E3E74">
            <w:pPr>
              <w:pStyle w:val="Commandexample"/>
              <w:rPr>
                <w:rFonts w:ascii="Times New Roman" w:hAnsi="Times New Roman" w:cs="Times New Roman"/>
              </w:rPr>
            </w:pPr>
            <w:bookmarkStart w:id="1678" w:name="_Toc390789933"/>
            <w:bookmarkStart w:id="1679" w:name="_Toc390790664"/>
            <w:bookmarkStart w:id="1680" w:name="_Toc390791029"/>
            <w:bookmarkStart w:id="1681" w:name="_Toc390791622"/>
            <w:bookmarkStart w:id="1682" w:name="_Toc390792068"/>
            <w:r w:rsidRPr="000C5EFC">
              <w:rPr>
                <w:rFonts w:ascii="Times New Roman" w:hAnsi="Times New Roman" w:cs="Times New Roman"/>
              </w:rPr>
              <w:t>ENH:POWER 0.6</w:t>
            </w:r>
            <w:bookmarkEnd w:id="1678"/>
            <w:bookmarkEnd w:id="1679"/>
            <w:bookmarkEnd w:id="1680"/>
            <w:bookmarkEnd w:id="1681"/>
            <w:bookmarkEnd w:id="1682"/>
          </w:p>
        </w:tc>
      </w:tr>
    </w:tbl>
    <w:p w:rsidR="00D66BAA" w:rsidRPr="00581CAA" w:rsidRDefault="00D66BAA" w:rsidP="00812358">
      <w:pPr>
        <w:rPr>
          <w:rFonts w:cs="Times New Roman"/>
        </w:rPr>
      </w:pPr>
    </w:p>
    <w:p w:rsidR="00812358" w:rsidRPr="00581CAA" w:rsidRDefault="00812358" w:rsidP="006520ED">
      <w:pPr>
        <w:pStyle w:val="listlevel3"/>
      </w:pPr>
      <w:bookmarkStart w:id="1683" w:name="_Toc390791375"/>
      <w:bookmarkStart w:id="1684" w:name="_Toc390791623"/>
      <w:bookmarkStart w:id="1685" w:name="_Toc390792069"/>
      <w:bookmarkStart w:id="1686" w:name="_Toc459569358"/>
      <w:r w:rsidRPr="00581CAA">
        <w:t>Get Enhancement Power Function</w:t>
      </w:r>
      <w:bookmarkEnd w:id="1683"/>
      <w:bookmarkEnd w:id="1684"/>
      <w:bookmarkEnd w:id="1685"/>
      <w:bookmarkEnd w:id="168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D66BAA" w:rsidP="003D58B5">
            <w:pPr>
              <w:rPr>
                <w:rFonts w:cs="Times New Roman"/>
              </w:rPr>
            </w:pPr>
            <w:r w:rsidRPr="00581CAA">
              <w:rPr>
                <w:rFonts w:cs="Times New Roman"/>
              </w:rPr>
              <w:t>Gets the power function value for manual enhancement mode.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D66BAA" w:rsidP="003D58B5">
            <w:pPr>
              <w:rPr>
                <w:rFonts w:cs="Times New Roman"/>
              </w:rPr>
            </w:pPr>
            <w:r w:rsidRPr="00581CAA">
              <w:rPr>
                <w:rFonts w:cs="Times New Roman"/>
              </w:rPr>
              <w:t>Global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D66BAA" w:rsidP="00C21183">
            <w:pPr>
              <w:pStyle w:val="Command"/>
              <w:rPr>
                <w:rFonts w:ascii="Times New Roman" w:hAnsi="Times New Roman" w:cs="Times New Roman"/>
              </w:rPr>
            </w:pPr>
            <w:bookmarkStart w:id="1687" w:name="_Toc390789934"/>
            <w:bookmarkStart w:id="1688" w:name="_Toc390790665"/>
            <w:bookmarkStart w:id="1689" w:name="_Toc390791030"/>
            <w:bookmarkStart w:id="1690" w:name="_Toc390791624"/>
            <w:bookmarkStart w:id="1691" w:name="_Toc390792070"/>
            <w:bookmarkStart w:id="1692" w:name="_Toc459569359"/>
            <w:r w:rsidRPr="000C5EFC">
              <w:rPr>
                <w:rFonts w:ascii="Times New Roman" w:hAnsi="Times New Roman" w:cs="Times New Roman"/>
              </w:rPr>
              <w:t>ENH:POWER?</w:t>
            </w:r>
            <w:bookmarkEnd w:id="1687"/>
            <w:bookmarkEnd w:id="1688"/>
            <w:bookmarkEnd w:id="1689"/>
            <w:bookmarkEnd w:id="1690"/>
            <w:bookmarkEnd w:id="1691"/>
            <w:bookmarkEnd w:id="1692"/>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581CAA" w:rsidRDefault="00D66BAA" w:rsidP="003D58B5">
            <w:pPr>
              <w:rPr>
                <w:rFonts w:cs="Times New Roman"/>
              </w:rPr>
            </w:pPr>
            <w:r w:rsidRPr="00581CAA">
              <w:rPr>
                <w:rFonts w:cs="Times New Roman"/>
              </w:rPr>
              <w:t>none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D66BAA" w:rsidP="003D58B5">
            <w:pPr>
              <w:rPr>
                <w:rFonts w:cs="Times New Roman"/>
              </w:rPr>
            </w:pPr>
            <w:r w:rsidRPr="00581CAA">
              <w:rPr>
                <w:rFonts w:cs="Times New Roman"/>
              </w:rPr>
              <w:t>value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D66BAA" w:rsidP="003D58B5">
            <w:pPr>
              <w:rPr>
                <w:rFonts w:cs="Times New Roman"/>
              </w:rPr>
            </w:pPr>
            <w:r w:rsidRPr="00581CAA">
              <w:rPr>
                <w:rFonts w:cs="Times New Roman"/>
              </w:rPr>
              <w:t>0 to 10</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D66BAA" w:rsidP="003D58B5">
            <w:pPr>
              <w:rPr>
                <w:rFonts w:cs="Times New Roman"/>
              </w:rPr>
            </w:pPr>
            <w:r w:rsidRPr="00581CAA">
              <w:rPr>
                <w:rFonts w:cs="Times New Roman"/>
              </w:rPr>
              <w:t>unsigned decimal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D66BAA" w:rsidRPr="000C5EFC" w:rsidRDefault="00D66BAA" w:rsidP="008E3E74">
            <w:pPr>
              <w:pStyle w:val="Commandexample"/>
              <w:rPr>
                <w:rFonts w:ascii="Times New Roman" w:hAnsi="Times New Roman" w:cs="Times New Roman"/>
              </w:rPr>
            </w:pPr>
            <w:bookmarkStart w:id="1693" w:name="_Toc390789935"/>
            <w:bookmarkStart w:id="1694" w:name="_Toc390790666"/>
            <w:bookmarkStart w:id="1695" w:name="_Toc390791031"/>
            <w:bookmarkStart w:id="1696" w:name="_Toc390791625"/>
            <w:bookmarkStart w:id="1697" w:name="_Toc390792071"/>
            <w:r w:rsidRPr="000C5EFC">
              <w:rPr>
                <w:rFonts w:ascii="Times New Roman" w:hAnsi="Times New Roman" w:cs="Times New Roman"/>
              </w:rPr>
              <w:t>ENH:POWER?</w:t>
            </w:r>
            <w:r w:rsidRPr="000C5EFC">
              <w:rPr>
                <w:rFonts w:ascii="Times New Roman" w:hAnsi="Times New Roman" w:cs="Times New Roman"/>
              </w:rPr>
              <w:tab/>
            </w:r>
            <w:r w:rsidRPr="000C5EFC">
              <w:rPr>
                <w:rFonts w:ascii="Times New Roman" w:hAnsi="Times New Roman" w:cs="Times New Roman"/>
              </w:rPr>
              <w:tab/>
              <w:t>-- query command</w:t>
            </w:r>
            <w:bookmarkEnd w:id="1693"/>
            <w:bookmarkEnd w:id="1694"/>
            <w:bookmarkEnd w:id="1695"/>
            <w:bookmarkEnd w:id="1696"/>
            <w:bookmarkEnd w:id="1697"/>
          </w:p>
          <w:p w:rsidR="003D58B5" w:rsidRPr="000C5EFC" w:rsidRDefault="00C21183" w:rsidP="008E3E74">
            <w:pPr>
              <w:pStyle w:val="Commandexample"/>
              <w:rPr>
                <w:rFonts w:ascii="Times New Roman" w:hAnsi="Times New Roman" w:cs="Times New Roman"/>
              </w:rPr>
            </w:pPr>
            <w:r w:rsidRPr="000C5EFC">
              <w:rPr>
                <w:rFonts w:ascii="Times New Roman" w:hAnsi="Times New Roman" w:cs="Times New Roman"/>
              </w:rPr>
              <w:tab/>
            </w:r>
            <w:bookmarkStart w:id="1698" w:name="_Toc390789936"/>
            <w:bookmarkStart w:id="1699" w:name="_Toc390790667"/>
            <w:bookmarkStart w:id="1700" w:name="_Toc390791032"/>
            <w:bookmarkStart w:id="1701" w:name="_Toc390791626"/>
            <w:bookmarkStart w:id="1702" w:name="_Toc390792072"/>
            <w:r w:rsidRPr="000C5EFC">
              <w:rPr>
                <w:rFonts w:ascii="Times New Roman" w:hAnsi="Times New Roman" w:cs="Times New Roman"/>
              </w:rPr>
              <w:t>0.6</w:t>
            </w:r>
            <w:r w:rsidRPr="000C5EFC">
              <w:rPr>
                <w:rFonts w:ascii="Times New Roman" w:hAnsi="Times New Roman" w:cs="Times New Roman"/>
              </w:rPr>
              <w:tab/>
            </w:r>
            <w:r w:rsidRPr="000C5EFC">
              <w:rPr>
                <w:rFonts w:ascii="Times New Roman" w:hAnsi="Times New Roman" w:cs="Times New Roman"/>
              </w:rPr>
              <w:tab/>
            </w:r>
            <w:r w:rsidR="00D66BAA" w:rsidRPr="000C5EFC">
              <w:rPr>
                <w:rFonts w:ascii="Times New Roman" w:hAnsi="Times New Roman" w:cs="Times New Roman"/>
              </w:rPr>
              <w:t>-- return value</w:t>
            </w:r>
            <w:bookmarkEnd w:id="1698"/>
            <w:bookmarkEnd w:id="1699"/>
            <w:bookmarkEnd w:id="1700"/>
            <w:bookmarkEnd w:id="1701"/>
            <w:bookmarkEnd w:id="1702"/>
          </w:p>
        </w:tc>
      </w:tr>
    </w:tbl>
    <w:p w:rsidR="00812358" w:rsidRPr="00581CAA" w:rsidRDefault="00812358" w:rsidP="00812358">
      <w:pPr>
        <w:rPr>
          <w:rFonts w:cs="Times New Roman"/>
        </w:rPr>
      </w:pPr>
    </w:p>
    <w:p w:rsidR="00812358" w:rsidRPr="00581CAA" w:rsidRDefault="00812358" w:rsidP="006520ED">
      <w:pPr>
        <w:pStyle w:val="listlevel2"/>
      </w:pPr>
      <w:bookmarkStart w:id="1703" w:name="_Toc459649995"/>
      <w:r w:rsidRPr="00581CAA">
        <w:t>Pixel Clock Commands</w:t>
      </w:r>
      <w:bookmarkEnd w:id="1703"/>
    </w:p>
    <w:p w:rsidR="00C76AD4" w:rsidRPr="00581CAA" w:rsidRDefault="00812358" w:rsidP="00812358">
      <w:pPr>
        <w:rPr>
          <w:rFonts w:cs="Times New Roman"/>
        </w:rPr>
      </w:pPr>
      <w:r w:rsidRPr="00581CAA">
        <w:rPr>
          <w:rFonts w:cs="Times New Roman"/>
        </w:rPr>
        <w:t>The camera electronics are designed to support a variety of focal plane arrays with varying requirements for pixel clock rate. The pixel clock is operated for the supported focal plane array at the maximum pixel clock rate reported through the command interface. The pixel clock period is needed to calculate exposure and frame times. Period is defined as the length of time for a given frequency event to occur i.e. 1 clock period (s) is 1/clock frequency (Hz).</w:t>
      </w:r>
    </w:p>
    <w:p w:rsidR="00812358" w:rsidRPr="00581CAA" w:rsidRDefault="00812358" w:rsidP="006520ED">
      <w:pPr>
        <w:pStyle w:val="listlevel3"/>
      </w:pPr>
      <w:bookmarkStart w:id="1704" w:name="_Toc390791376"/>
      <w:bookmarkStart w:id="1705" w:name="_Toc390791627"/>
      <w:bookmarkStart w:id="1706" w:name="_Toc390792073"/>
      <w:bookmarkStart w:id="1707" w:name="_Toc459569360"/>
      <w:r w:rsidRPr="00581CAA">
        <w:lastRenderedPageBreak/>
        <w:t>Get Pixel Clock Maximum Rate</w:t>
      </w:r>
      <w:bookmarkEnd w:id="1704"/>
      <w:bookmarkEnd w:id="1705"/>
      <w:bookmarkEnd w:id="1706"/>
      <w:bookmarkEnd w:id="170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290DF9" w:rsidP="003D58B5">
            <w:pPr>
              <w:rPr>
                <w:rFonts w:cs="Times New Roman"/>
              </w:rPr>
            </w:pPr>
            <w:r w:rsidRPr="00581CAA">
              <w:rPr>
                <w:rFonts w:cs="Times New Roman"/>
              </w:rPr>
              <w:t>Returns the FPA pixel clock rate in Hertz.</w:t>
            </w:r>
            <w:r w:rsidR="00124454">
              <w:rPr>
                <w:rFonts w:cs="Times New Roman"/>
              </w:rPr>
              <w:t xml:space="preserve"> The CSX camera clock rate is 20750000 Hz (20.75MHz).</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290DF9" w:rsidP="003D58B5">
            <w:pPr>
              <w:rPr>
                <w:rFonts w:cs="Times New Roman"/>
              </w:rPr>
            </w:pPr>
            <w:r w:rsidRPr="00581CAA">
              <w:rPr>
                <w:rFonts w:cs="Times New Roman"/>
              </w:rPr>
              <w:t>Global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290DF9" w:rsidP="00C21183">
            <w:pPr>
              <w:pStyle w:val="Command"/>
              <w:rPr>
                <w:rFonts w:ascii="Times New Roman" w:hAnsi="Times New Roman" w:cs="Times New Roman"/>
              </w:rPr>
            </w:pPr>
            <w:bookmarkStart w:id="1708" w:name="_Toc390789937"/>
            <w:bookmarkStart w:id="1709" w:name="_Toc390790668"/>
            <w:bookmarkStart w:id="1710" w:name="_Toc390791033"/>
            <w:bookmarkStart w:id="1711" w:name="_Toc390791628"/>
            <w:bookmarkStart w:id="1712" w:name="_Toc390792074"/>
            <w:bookmarkStart w:id="1713" w:name="_Toc459569361"/>
            <w:r w:rsidRPr="000C5EFC">
              <w:rPr>
                <w:rFonts w:ascii="Times New Roman" w:hAnsi="Times New Roman" w:cs="Times New Roman"/>
              </w:rPr>
              <w:t>PIXCLK:MAX?</w:t>
            </w:r>
            <w:bookmarkEnd w:id="1708"/>
            <w:bookmarkEnd w:id="1709"/>
            <w:bookmarkEnd w:id="1710"/>
            <w:bookmarkEnd w:id="1711"/>
            <w:bookmarkEnd w:id="1712"/>
            <w:bookmarkEnd w:id="1713"/>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581CAA" w:rsidRDefault="00290DF9" w:rsidP="003D58B5">
            <w:pPr>
              <w:rPr>
                <w:rFonts w:cs="Times New Roman"/>
              </w:rPr>
            </w:pPr>
            <w:r w:rsidRPr="00581CAA">
              <w:rPr>
                <w:rFonts w:cs="Times New Roman"/>
              </w:rPr>
              <w:t>none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290DF9" w:rsidP="003D58B5">
            <w:pPr>
              <w:rPr>
                <w:rFonts w:cs="Times New Roman"/>
              </w:rPr>
            </w:pPr>
            <w:r w:rsidRPr="00581CAA">
              <w:rPr>
                <w:rFonts w:cs="Times New Roman"/>
              </w:rPr>
              <w:t>value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290DF9" w:rsidP="003D58B5">
            <w:pPr>
              <w:rPr>
                <w:rFonts w:cs="Times New Roman"/>
              </w:rPr>
            </w:pPr>
            <w:r w:rsidRPr="00581CAA">
              <w:rPr>
                <w:rFonts w:cs="Times New Roman"/>
              </w:rPr>
              <w:t>0 to 4294967295 (4,294,967,295)</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290DF9" w:rsidP="003D58B5">
            <w:pPr>
              <w:rPr>
                <w:rFonts w:cs="Times New Roman"/>
              </w:rPr>
            </w:pPr>
            <w:r w:rsidRPr="00581CAA">
              <w:rPr>
                <w:rFonts w:cs="Times New Roman"/>
              </w:rPr>
              <w:t>unsigned integer</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290DF9" w:rsidRPr="000C5EFC" w:rsidRDefault="00290DF9" w:rsidP="008E3E74">
            <w:pPr>
              <w:pStyle w:val="Commandexample"/>
              <w:rPr>
                <w:rFonts w:ascii="Times New Roman" w:hAnsi="Times New Roman" w:cs="Times New Roman"/>
              </w:rPr>
            </w:pPr>
            <w:bookmarkStart w:id="1714" w:name="_Toc390789938"/>
            <w:bookmarkStart w:id="1715" w:name="_Toc390790669"/>
            <w:bookmarkStart w:id="1716" w:name="_Toc390791034"/>
            <w:bookmarkStart w:id="1717" w:name="_Toc390791629"/>
            <w:bookmarkStart w:id="1718" w:name="_Toc390792075"/>
            <w:r w:rsidRPr="000C5EFC">
              <w:rPr>
                <w:rFonts w:ascii="Times New Roman" w:hAnsi="Times New Roman" w:cs="Times New Roman"/>
              </w:rPr>
              <w:t>PIXCLK:MAX? -- query command</w:t>
            </w:r>
            <w:bookmarkEnd w:id="1714"/>
            <w:bookmarkEnd w:id="1715"/>
            <w:bookmarkEnd w:id="1716"/>
            <w:bookmarkEnd w:id="1717"/>
            <w:bookmarkEnd w:id="1718"/>
          </w:p>
          <w:p w:rsidR="00C76AD4" w:rsidRPr="000C5EFC" w:rsidRDefault="00290DF9" w:rsidP="008E3E74">
            <w:pPr>
              <w:pStyle w:val="Commandexample"/>
              <w:rPr>
                <w:rFonts w:ascii="Times New Roman" w:hAnsi="Times New Roman" w:cs="Times New Roman"/>
              </w:rPr>
            </w:pPr>
            <w:bookmarkStart w:id="1719" w:name="_Toc390789939"/>
            <w:bookmarkStart w:id="1720" w:name="_Toc390790670"/>
            <w:bookmarkStart w:id="1721" w:name="_Toc390791035"/>
            <w:bookmarkStart w:id="1722" w:name="_Toc390791630"/>
            <w:bookmarkStart w:id="1723" w:name="_Toc390792076"/>
            <w:r w:rsidRPr="000C5EFC">
              <w:rPr>
                <w:rFonts w:ascii="Times New Roman" w:hAnsi="Times New Roman" w:cs="Times New Roman"/>
              </w:rPr>
              <w:t>20750000 -- return value</w:t>
            </w:r>
            <w:bookmarkEnd w:id="1719"/>
            <w:bookmarkEnd w:id="1720"/>
            <w:bookmarkEnd w:id="1721"/>
            <w:bookmarkEnd w:id="1722"/>
            <w:bookmarkEnd w:id="1723"/>
          </w:p>
          <w:p w:rsidR="003D58B5" w:rsidRPr="000C5EFC" w:rsidRDefault="003D58B5"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6520ED">
      <w:pPr>
        <w:pStyle w:val="listlevel2"/>
      </w:pPr>
      <w:bookmarkStart w:id="1724" w:name="_Ref436647023"/>
      <w:bookmarkStart w:id="1725" w:name="_Ref436647075"/>
      <w:bookmarkStart w:id="1726" w:name="_Toc459649996"/>
      <w:r w:rsidRPr="00581CAA">
        <w:t>Frame and Exposure Control Commands</w:t>
      </w:r>
      <w:bookmarkEnd w:id="1724"/>
      <w:bookmarkEnd w:id="1725"/>
      <w:bookmarkEnd w:id="1726"/>
    </w:p>
    <w:p w:rsidR="00812358" w:rsidRPr="00581CAA" w:rsidRDefault="00812358" w:rsidP="00812358">
      <w:pPr>
        <w:rPr>
          <w:rFonts w:cs="Times New Roman"/>
        </w:rPr>
      </w:pPr>
      <w:r w:rsidRPr="00581CAA">
        <w:rPr>
          <w:rFonts w:cs="Times New Roman"/>
        </w:rPr>
        <w:t xml:space="preserve">The internally timed exposure period </w:t>
      </w:r>
      <w:r w:rsidR="00124454">
        <w:rPr>
          <w:rFonts w:cs="Times New Roman"/>
        </w:rPr>
        <w:t xml:space="preserve">in seconds </w:t>
      </w:r>
      <w:r w:rsidRPr="00581CAA">
        <w:rPr>
          <w:rFonts w:cs="Times New Roman"/>
        </w:rPr>
        <w:t>is given by the following relation:</w:t>
      </w:r>
    </w:p>
    <w:p w:rsidR="00812358" w:rsidRDefault="00812358" w:rsidP="000C5EFC">
      <w:pPr>
        <w:ind w:firstLine="720"/>
        <w:rPr>
          <w:rFonts w:cs="Times New Roman"/>
        </w:rPr>
      </w:pPr>
      <w:r w:rsidRPr="00581CAA">
        <w:rPr>
          <w:rFonts w:cs="Times New Roman"/>
        </w:rPr>
        <w:t>EXPPERIOD = (EXP + 28) / (PIXCLK:MAX) (seconds)</w:t>
      </w:r>
    </w:p>
    <w:p w:rsidR="00812358" w:rsidRPr="00581CAA" w:rsidRDefault="00124454" w:rsidP="00812358">
      <w:pPr>
        <w:rPr>
          <w:rFonts w:cs="Times New Roman"/>
        </w:rPr>
      </w:pPr>
      <w:r>
        <w:rPr>
          <w:rFonts w:cs="Times New Roman"/>
        </w:rPr>
        <w:t>Where PIXCLK:MAX returns 20750000Hz (20.75MHz) and</w:t>
      </w:r>
      <w:r w:rsidR="006D7723">
        <w:rPr>
          <w:rFonts w:cs="Times New Roman"/>
        </w:rPr>
        <w:t xml:space="preserve"> </w:t>
      </w:r>
      <w:r w:rsidR="00812358" w:rsidRPr="00581CAA">
        <w:rPr>
          <w:rFonts w:cs="Times New Roman"/>
        </w:rPr>
        <w:t xml:space="preserve">where EXP is a clock count parameter set using the EXP command. </w:t>
      </w:r>
      <w:r>
        <w:rPr>
          <w:rFonts w:cs="Times New Roman"/>
        </w:rPr>
        <w:t>28 c</w:t>
      </w:r>
      <w:r w:rsidR="00812358" w:rsidRPr="00581CAA">
        <w:rPr>
          <w:rFonts w:cs="Times New Roman"/>
        </w:rPr>
        <w:t>lock cycles are added to the exposure setting val</w:t>
      </w:r>
      <w:r w:rsidR="00620DB7">
        <w:rPr>
          <w:rFonts w:cs="Times New Roman"/>
        </w:rPr>
        <w:t>u</w:t>
      </w:r>
      <w:r w:rsidR="00812358" w:rsidRPr="00581CAA">
        <w:rPr>
          <w:rFonts w:cs="Times New Roman"/>
        </w:rPr>
        <w:t>e to produce the true exposure duration to account for clocking overheads of the FPA. The maximum exposure time for a particular frame period is equal to the frame period, less the FPA required minimum dead (non-integration) time of two row read times for the CSX.</w:t>
      </w:r>
    </w:p>
    <w:p w:rsidR="00C76AD4" w:rsidRPr="00581CAA" w:rsidRDefault="006D2183" w:rsidP="00812358">
      <w:pPr>
        <w:rPr>
          <w:rFonts w:cs="Times New Roman"/>
        </w:rPr>
      </w:pPr>
      <w:r>
        <w:rPr>
          <w:rFonts w:cs="Times New Roman"/>
        </w:rPr>
        <w:t xml:space="preserve">30 </w:t>
      </w:r>
      <w:r w:rsidRPr="00581CAA">
        <w:rPr>
          <w:rFonts w:cs="Times New Roman"/>
        </w:rPr>
        <w:t>μs</w:t>
      </w:r>
      <w:r>
        <w:rPr>
          <w:rFonts w:cs="Times New Roman"/>
        </w:rPr>
        <w:t xml:space="preserve"> is the absolute minimum recommended integration time, and 200 </w:t>
      </w:r>
      <w:r w:rsidRPr="00581CAA">
        <w:rPr>
          <w:rFonts w:cs="Times New Roman"/>
        </w:rPr>
        <w:t>μs</w:t>
      </w:r>
      <w:r>
        <w:rPr>
          <w:rFonts w:cs="Times New Roman"/>
        </w:rPr>
        <w:t xml:space="preserve"> is the suggested minimum integration time</w:t>
      </w:r>
      <w:r w:rsidRPr="00581CAA">
        <w:rPr>
          <w:rFonts w:cs="Times New Roman"/>
        </w:rPr>
        <w:t>.</w:t>
      </w:r>
    </w:p>
    <w:p w:rsidR="00C76AD4" w:rsidRPr="00581CAA" w:rsidRDefault="00812358" w:rsidP="00812358">
      <w:pPr>
        <w:rPr>
          <w:rFonts w:cs="Times New Roman"/>
        </w:rPr>
      </w:pPr>
      <w:r w:rsidRPr="00581CAA">
        <w:rPr>
          <w:rFonts w:cs="Times New Roman"/>
        </w:rPr>
        <w:t>The internally timed frame period is given by</w:t>
      </w:r>
      <w:r w:rsidR="00C20364">
        <w:rPr>
          <w:rFonts w:cs="Times New Roman"/>
        </w:rPr>
        <w:t>:</w:t>
      </w:r>
    </w:p>
    <w:p w:rsidR="00812358" w:rsidRPr="00581CAA" w:rsidRDefault="00812358" w:rsidP="000C5EFC">
      <w:pPr>
        <w:ind w:firstLine="720"/>
        <w:rPr>
          <w:rFonts w:cs="Times New Roman"/>
        </w:rPr>
      </w:pPr>
      <w:r w:rsidRPr="00581CAA">
        <w:rPr>
          <w:rFonts w:cs="Times New Roman"/>
        </w:rPr>
        <w:t>FRAMEPERIOD = FRAME:PERIOD /PIXCLK:MAX (seconds)</w:t>
      </w:r>
    </w:p>
    <w:p w:rsidR="00812358" w:rsidRPr="00581CAA" w:rsidRDefault="00812358" w:rsidP="00812358">
      <w:pPr>
        <w:rPr>
          <w:rFonts w:cs="Times New Roman"/>
        </w:rPr>
      </w:pPr>
      <w:r w:rsidRPr="00581CAA">
        <w:rPr>
          <w:rFonts w:cs="Times New Roman"/>
        </w:rPr>
        <w:t>The exposure period and frame period specified must be compatible with each other or a command error will occur. Therefore, knowledge of the current exposure and frame periods are required and the order in which the exposure and frame period are changed is crucial for success. Going from a short exposure and frame period to a longer exposure and frame period requires first increasing the frame period and then the exposure period, while going in the opposite direction requires shortening the exposure period first.</w:t>
      </w:r>
    </w:p>
    <w:p w:rsidR="00C76AD4" w:rsidRPr="00581CAA" w:rsidRDefault="00812358" w:rsidP="00812358">
      <w:pPr>
        <w:rPr>
          <w:rFonts w:cs="Times New Roman"/>
        </w:rPr>
      </w:pPr>
      <w:r w:rsidRPr="00581CAA">
        <w:rPr>
          <w:rFonts w:cs="Times New Roman"/>
        </w:rPr>
        <w:t xml:space="preserve">When the camera is set to operate in an externally triggered timing mode the exposure and frame period settings may not apply. (See </w:t>
      </w:r>
      <w:r w:rsidR="00870E7A">
        <w:rPr>
          <w:rFonts w:cs="Times New Roman"/>
        </w:rPr>
        <w:t>S</w:t>
      </w:r>
      <w:r w:rsidRPr="00581CAA">
        <w:rPr>
          <w:rFonts w:cs="Times New Roman"/>
        </w:rPr>
        <w:t xml:space="preserve">ection </w:t>
      </w:r>
      <w:r w:rsidR="006D7723">
        <w:rPr>
          <w:rFonts w:cs="Times New Roman"/>
        </w:rPr>
        <w:fldChar w:fldCharType="begin"/>
      </w:r>
      <w:r w:rsidR="006D7723">
        <w:rPr>
          <w:rFonts w:cs="Times New Roman"/>
        </w:rPr>
        <w:instrText xml:space="preserve"> REF _Ref436646986 \r \h </w:instrText>
      </w:r>
      <w:r w:rsidR="006D7723">
        <w:rPr>
          <w:rFonts w:cs="Times New Roman"/>
        </w:rPr>
      </w:r>
      <w:r w:rsidR="006D7723">
        <w:rPr>
          <w:rFonts w:cs="Times New Roman"/>
        </w:rPr>
        <w:fldChar w:fldCharType="separate"/>
      </w:r>
      <w:r w:rsidR="000D7633">
        <w:rPr>
          <w:rFonts w:cs="Times New Roman"/>
        </w:rPr>
        <w:t>5.13</w:t>
      </w:r>
      <w:r w:rsidR="006D7723">
        <w:rPr>
          <w:rFonts w:cs="Times New Roman"/>
        </w:rPr>
        <w:fldChar w:fldCharType="end"/>
      </w:r>
      <w:r w:rsidR="006D7723">
        <w:rPr>
          <w:rFonts w:cs="Times New Roman"/>
        </w:rPr>
        <w:t xml:space="preserve"> </w:t>
      </w:r>
      <w:r w:rsidRPr="00581CAA">
        <w:rPr>
          <w:rFonts w:cs="Times New Roman"/>
        </w:rPr>
        <w:t>for a description of supported triggered timing modes.)</w:t>
      </w:r>
    </w:p>
    <w:p w:rsidR="00812358" w:rsidRPr="00581CAA" w:rsidRDefault="00812358" w:rsidP="006520ED">
      <w:pPr>
        <w:pStyle w:val="listlevel3"/>
      </w:pPr>
      <w:bookmarkStart w:id="1727" w:name="_Toc390791377"/>
      <w:bookmarkStart w:id="1728" w:name="_Toc390791631"/>
      <w:bookmarkStart w:id="1729" w:name="_Toc390792077"/>
      <w:bookmarkStart w:id="1730" w:name="_Toc459569362"/>
      <w:r w:rsidRPr="00581CAA">
        <w:t>Set Exposure Period</w:t>
      </w:r>
      <w:bookmarkEnd w:id="1727"/>
      <w:bookmarkEnd w:id="1728"/>
      <w:bookmarkEnd w:id="1729"/>
      <w:bookmarkEnd w:id="173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C66F83" w:rsidP="00C66F83">
            <w:pPr>
              <w:rPr>
                <w:rFonts w:cs="Times New Roman"/>
              </w:rPr>
            </w:pPr>
            <w:r w:rsidRPr="00581CAA">
              <w:rPr>
                <w:rFonts w:cs="Times New Roman"/>
              </w:rPr>
              <w:t>Sets EXPPERIOD, which controls the exposure time (see equation).</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C66F83" w:rsidP="003D58B5">
            <w:pPr>
              <w:rPr>
                <w:rFonts w:cs="Times New Roman"/>
              </w:rPr>
            </w:pPr>
            <w:r w:rsidRPr="00581CAA">
              <w:rPr>
                <w:rFonts w:cs="Times New Roman"/>
              </w:rPr>
              <w:t>Operational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lastRenderedPageBreak/>
              <w:t>Command</w:t>
            </w:r>
          </w:p>
        </w:tc>
        <w:tc>
          <w:tcPr>
            <w:tcW w:w="6228" w:type="dxa"/>
          </w:tcPr>
          <w:p w:rsidR="003D58B5" w:rsidRPr="000C5EFC" w:rsidRDefault="00C66F83" w:rsidP="00C21183">
            <w:pPr>
              <w:pStyle w:val="Command"/>
              <w:rPr>
                <w:rFonts w:ascii="Times New Roman" w:hAnsi="Times New Roman" w:cs="Times New Roman"/>
              </w:rPr>
            </w:pPr>
            <w:bookmarkStart w:id="1731" w:name="_Toc390789940"/>
            <w:bookmarkStart w:id="1732" w:name="_Toc390790671"/>
            <w:bookmarkStart w:id="1733" w:name="_Toc390791036"/>
            <w:bookmarkStart w:id="1734" w:name="_Toc390791632"/>
            <w:bookmarkStart w:id="1735" w:name="_Toc390792078"/>
            <w:bookmarkStart w:id="1736" w:name="_Toc459569363"/>
            <w:r w:rsidRPr="000C5EFC">
              <w:rPr>
                <w:rFonts w:ascii="Times New Roman" w:hAnsi="Times New Roman" w:cs="Times New Roman"/>
              </w:rPr>
              <w:t xml:space="preserve">EXP </w:t>
            </w:r>
            <w:r w:rsidRPr="000C5EFC">
              <w:rPr>
                <w:rFonts w:ascii="Times New Roman" w:hAnsi="Times New Roman" w:cs="Times New Roman"/>
                <w:i/>
              </w:rPr>
              <w:t>value</w:t>
            </w:r>
            <w:bookmarkEnd w:id="1731"/>
            <w:bookmarkEnd w:id="1732"/>
            <w:bookmarkEnd w:id="1733"/>
            <w:bookmarkEnd w:id="1734"/>
            <w:bookmarkEnd w:id="1735"/>
            <w:bookmarkEnd w:id="1736"/>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0C5EFC" w:rsidRDefault="00C66F83" w:rsidP="001214F6">
            <w:pPr>
              <w:pStyle w:val="Parameter"/>
              <w:rPr>
                <w:rFonts w:ascii="Times New Roman" w:hAnsi="Times New Roman" w:cs="Times New Roman"/>
              </w:rPr>
            </w:pPr>
            <w:bookmarkStart w:id="1737" w:name="_Toc390789941"/>
            <w:bookmarkStart w:id="1738" w:name="_Toc390790672"/>
            <w:bookmarkStart w:id="1739" w:name="_Toc390791037"/>
            <w:r w:rsidRPr="000C5EFC">
              <w:rPr>
                <w:rFonts w:ascii="Times New Roman" w:hAnsi="Times New Roman" w:cs="Times New Roman"/>
              </w:rPr>
              <w:t>value</w:t>
            </w:r>
            <w:bookmarkEnd w:id="1737"/>
            <w:bookmarkEnd w:id="1738"/>
            <w:bookmarkEnd w:id="1739"/>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C66F83" w:rsidP="003D58B5">
            <w:pPr>
              <w:rPr>
                <w:rFonts w:cs="Times New Roman"/>
              </w:rPr>
            </w:pPr>
            <w:r w:rsidRPr="00581CAA">
              <w:rPr>
                <w:rFonts w:cs="Times New Roman"/>
              </w:rPr>
              <w:t>none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C66F83" w:rsidP="003D58B5">
            <w:pPr>
              <w:rPr>
                <w:rFonts w:cs="Times New Roman"/>
              </w:rPr>
            </w:pPr>
            <w:r w:rsidRPr="00581CAA">
              <w:rPr>
                <w:rFonts w:cs="Times New Roman"/>
              </w:rPr>
              <w:t>1 to 16777214</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C66F83" w:rsidP="003D58B5">
            <w:pPr>
              <w:rPr>
                <w:rFonts w:cs="Times New Roman"/>
              </w:rPr>
            </w:pPr>
            <w:r w:rsidRPr="00581CAA">
              <w:rPr>
                <w:rFonts w:cs="Times New Roman"/>
              </w:rPr>
              <w:t>unsigned integer</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3D58B5" w:rsidRPr="000C5EFC" w:rsidRDefault="00C66F83" w:rsidP="008E3E74">
            <w:pPr>
              <w:pStyle w:val="Commandexample"/>
              <w:rPr>
                <w:rFonts w:ascii="Times New Roman" w:hAnsi="Times New Roman" w:cs="Times New Roman"/>
              </w:rPr>
            </w:pPr>
            <w:bookmarkStart w:id="1740" w:name="_Toc390789942"/>
            <w:bookmarkStart w:id="1741" w:name="_Toc390790673"/>
            <w:bookmarkStart w:id="1742" w:name="_Toc390791038"/>
            <w:bookmarkStart w:id="1743" w:name="_Toc390791633"/>
            <w:bookmarkStart w:id="1744" w:name="_Toc390792079"/>
            <w:r w:rsidRPr="000C5EFC">
              <w:rPr>
                <w:rFonts w:ascii="Times New Roman" w:hAnsi="Times New Roman" w:cs="Times New Roman"/>
              </w:rPr>
              <w:t>EXP 364651</w:t>
            </w:r>
            <w:bookmarkEnd w:id="1740"/>
            <w:bookmarkEnd w:id="1741"/>
            <w:bookmarkEnd w:id="1742"/>
            <w:bookmarkEnd w:id="1743"/>
            <w:bookmarkEnd w:id="1744"/>
          </w:p>
        </w:tc>
      </w:tr>
    </w:tbl>
    <w:p w:rsidR="00812358" w:rsidRPr="00581CAA" w:rsidRDefault="00812358" w:rsidP="00812358">
      <w:pPr>
        <w:rPr>
          <w:rFonts w:cs="Times New Roman"/>
        </w:rPr>
      </w:pPr>
    </w:p>
    <w:p w:rsidR="00812358" w:rsidRPr="00581CAA" w:rsidRDefault="00812358" w:rsidP="00007F38">
      <w:pPr>
        <w:pStyle w:val="listlevel3"/>
      </w:pPr>
      <w:bookmarkStart w:id="1745" w:name="_Toc390791378"/>
      <w:bookmarkStart w:id="1746" w:name="_Toc390791634"/>
      <w:bookmarkStart w:id="1747" w:name="_Toc390792080"/>
      <w:bookmarkStart w:id="1748" w:name="_Toc459569364"/>
      <w:r w:rsidRPr="00581CAA">
        <w:t>Get Exposure Period</w:t>
      </w:r>
      <w:bookmarkEnd w:id="1745"/>
      <w:bookmarkEnd w:id="1746"/>
      <w:bookmarkEnd w:id="1747"/>
      <w:bookmarkEnd w:id="174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E18F2">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910399" w:rsidP="00910399">
            <w:pPr>
              <w:rPr>
                <w:rFonts w:cs="Times New Roman"/>
              </w:rPr>
            </w:pPr>
            <w:r w:rsidRPr="00581CAA">
              <w:rPr>
                <w:rFonts w:cs="Times New Roman"/>
              </w:rPr>
              <w:t>Returns EXPPERIOD, which controls the exposure time (see equation).</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910399" w:rsidP="003D58B5">
            <w:pPr>
              <w:rPr>
                <w:rFonts w:cs="Times New Roman"/>
              </w:rPr>
            </w:pPr>
            <w:r w:rsidRPr="00581CAA">
              <w:rPr>
                <w:rFonts w:cs="Times New Roman"/>
              </w:rPr>
              <w:t>Operational</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910399" w:rsidP="00C21183">
            <w:pPr>
              <w:pStyle w:val="Command"/>
              <w:rPr>
                <w:rFonts w:ascii="Times New Roman" w:hAnsi="Times New Roman" w:cs="Times New Roman"/>
              </w:rPr>
            </w:pPr>
            <w:bookmarkStart w:id="1749" w:name="_Toc390789943"/>
            <w:bookmarkStart w:id="1750" w:name="_Toc390790674"/>
            <w:bookmarkStart w:id="1751" w:name="_Toc390791039"/>
            <w:bookmarkStart w:id="1752" w:name="_Toc390791635"/>
            <w:bookmarkStart w:id="1753" w:name="_Toc390792081"/>
            <w:bookmarkStart w:id="1754" w:name="_Toc459569365"/>
            <w:r w:rsidRPr="000C5EFC">
              <w:rPr>
                <w:rFonts w:ascii="Times New Roman" w:hAnsi="Times New Roman" w:cs="Times New Roman"/>
              </w:rPr>
              <w:t>EXP?</w:t>
            </w:r>
            <w:bookmarkEnd w:id="1749"/>
            <w:bookmarkEnd w:id="1750"/>
            <w:bookmarkEnd w:id="1751"/>
            <w:bookmarkEnd w:id="1752"/>
            <w:bookmarkEnd w:id="1753"/>
            <w:bookmarkEnd w:id="1754"/>
          </w:p>
        </w:tc>
      </w:tr>
      <w:tr w:rsidR="003D58B5" w:rsidRPr="00581CAA" w:rsidTr="00FE18F2">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581CAA" w:rsidRDefault="00910399" w:rsidP="003D58B5">
            <w:pPr>
              <w:rPr>
                <w:rFonts w:cs="Times New Roman"/>
              </w:rPr>
            </w:pPr>
            <w:r w:rsidRPr="00581CAA">
              <w:rPr>
                <w:rFonts w:cs="Times New Roman"/>
              </w:rPr>
              <w:t>none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910399" w:rsidP="003D58B5">
            <w:pPr>
              <w:rPr>
                <w:rFonts w:cs="Times New Roman"/>
              </w:rPr>
            </w:pPr>
            <w:r w:rsidRPr="00581CAA">
              <w:rPr>
                <w:rFonts w:cs="Times New Roman"/>
              </w:rPr>
              <w:t>value</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910399" w:rsidP="003D58B5">
            <w:pPr>
              <w:rPr>
                <w:rFonts w:cs="Times New Roman"/>
              </w:rPr>
            </w:pPr>
            <w:r w:rsidRPr="00581CAA">
              <w:rPr>
                <w:rFonts w:cs="Times New Roman"/>
              </w:rPr>
              <w:t>1 to 16777214</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910399" w:rsidP="003D58B5">
            <w:pPr>
              <w:rPr>
                <w:rFonts w:cs="Times New Roman"/>
              </w:rPr>
            </w:pPr>
            <w:r w:rsidRPr="00581CAA">
              <w:rPr>
                <w:rFonts w:cs="Times New Roman"/>
              </w:rPr>
              <w:t>unsigned integer</w:t>
            </w:r>
          </w:p>
        </w:tc>
      </w:tr>
      <w:tr w:rsidR="003D58B5" w:rsidRPr="00581CAA" w:rsidTr="00FE18F2">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C76AD4" w:rsidRPr="000C5EFC" w:rsidRDefault="00910399" w:rsidP="008E3E74">
            <w:pPr>
              <w:pStyle w:val="Commandexample"/>
              <w:rPr>
                <w:rFonts w:ascii="Times New Roman" w:hAnsi="Times New Roman" w:cs="Times New Roman"/>
              </w:rPr>
            </w:pPr>
            <w:bookmarkStart w:id="1755" w:name="_Toc390789944"/>
            <w:bookmarkStart w:id="1756" w:name="_Toc390790675"/>
            <w:bookmarkStart w:id="1757" w:name="_Toc390791040"/>
            <w:bookmarkStart w:id="1758" w:name="_Toc390791636"/>
            <w:bookmarkStart w:id="1759" w:name="_Toc390792082"/>
            <w:r w:rsidRPr="000C5EFC">
              <w:rPr>
                <w:rFonts w:ascii="Times New Roman" w:hAnsi="Times New Roman" w:cs="Times New Roman"/>
              </w:rPr>
              <w:t>EXP ? -- query command</w:t>
            </w:r>
            <w:bookmarkEnd w:id="1755"/>
            <w:bookmarkEnd w:id="1756"/>
            <w:bookmarkEnd w:id="1757"/>
            <w:bookmarkEnd w:id="1758"/>
            <w:bookmarkEnd w:id="1759"/>
          </w:p>
          <w:p w:rsidR="00C76AD4" w:rsidRPr="000C5EFC" w:rsidRDefault="00910399" w:rsidP="008E3E74">
            <w:pPr>
              <w:pStyle w:val="Commandexample"/>
              <w:rPr>
                <w:rFonts w:ascii="Times New Roman" w:hAnsi="Times New Roman" w:cs="Times New Roman"/>
              </w:rPr>
            </w:pPr>
            <w:bookmarkStart w:id="1760" w:name="_Toc390789945"/>
            <w:bookmarkStart w:id="1761" w:name="_Toc390790676"/>
            <w:bookmarkStart w:id="1762" w:name="_Toc390791041"/>
            <w:bookmarkStart w:id="1763" w:name="_Toc390791637"/>
            <w:bookmarkStart w:id="1764" w:name="_Toc390792083"/>
            <w:r w:rsidRPr="000C5EFC">
              <w:rPr>
                <w:rFonts w:ascii="Times New Roman" w:hAnsi="Times New Roman" w:cs="Times New Roman"/>
              </w:rPr>
              <w:t>364651 -- return value</w:t>
            </w:r>
            <w:bookmarkEnd w:id="1760"/>
            <w:bookmarkEnd w:id="1761"/>
            <w:bookmarkEnd w:id="1762"/>
            <w:bookmarkEnd w:id="1763"/>
            <w:bookmarkEnd w:id="1764"/>
          </w:p>
          <w:p w:rsidR="003D58B5" w:rsidRPr="000C5EFC" w:rsidRDefault="003D58B5"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007F38">
      <w:pPr>
        <w:pStyle w:val="listlevel3"/>
      </w:pPr>
      <w:bookmarkStart w:id="1765" w:name="_Toc390791379"/>
      <w:bookmarkStart w:id="1766" w:name="_Toc390791638"/>
      <w:bookmarkStart w:id="1767" w:name="_Toc390792084"/>
      <w:bookmarkStart w:id="1768" w:name="_Toc459569366"/>
      <w:r w:rsidRPr="00581CAA">
        <w:t>Set Frame Period</w:t>
      </w:r>
      <w:bookmarkEnd w:id="1765"/>
      <w:bookmarkEnd w:id="1766"/>
      <w:bookmarkEnd w:id="1767"/>
      <w:bookmarkEnd w:id="176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51E3B">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602DEB" w:rsidP="00602DEB">
            <w:pPr>
              <w:rPr>
                <w:rFonts w:cs="Times New Roman"/>
              </w:rPr>
            </w:pPr>
            <w:r w:rsidRPr="00581CAA">
              <w:rPr>
                <w:rFonts w:cs="Times New Roman"/>
              </w:rPr>
              <w:t>Sets FRAMEPERIOD, which controls the frame period (see equation).</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602DEB" w:rsidP="003D58B5">
            <w:pPr>
              <w:rPr>
                <w:rFonts w:cs="Times New Roman"/>
              </w:rPr>
            </w:pPr>
            <w:r w:rsidRPr="00581CAA">
              <w:rPr>
                <w:rFonts w:cs="Times New Roman"/>
              </w:rPr>
              <w:t>Operational</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Command</w:t>
            </w:r>
          </w:p>
        </w:tc>
        <w:tc>
          <w:tcPr>
            <w:tcW w:w="6228" w:type="dxa"/>
          </w:tcPr>
          <w:p w:rsidR="003D58B5" w:rsidRPr="000C5EFC" w:rsidRDefault="00602DEB" w:rsidP="00C21183">
            <w:pPr>
              <w:pStyle w:val="Command"/>
              <w:rPr>
                <w:rFonts w:ascii="Times New Roman" w:hAnsi="Times New Roman" w:cs="Times New Roman"/>
              </w:rPr>
            </w:pPr>
            <w:bookmarkStart w:id="1769" w:name="_Toc390789946"/>
            <w:bookmarkStart w:id="1770" w:name="_Toc390790677"/>
            <w:bookmarkStart w:id="1771" w:name="_Toc390791042"/>
            <w:bookmarkStart w:id="1772" w:name="_Toc390791639"/>
            <w:bookmarkStart w:id="1773" w:name="_Toc390792085"/>
            <w:bookmarkStart w:id="1774" w:name="_Toc459569367"/>
            <w:r w:rsidRPr="000C5EFC">
              <w:rPr>
                <w:rFonts w:ascii="Times New Roman" w:hAnsi="Times New Roman" w:cs="Times New Roman"/>
              </w:rPr>
              <w:t xml:space="preserve">FRAME:PERIOD </w:t>
            </w:r>
            <w:r w:rsidRPr="000C5EFC">
              <w:rPr>
                <w:rFonts w:ascii="Times New Roman" w:hAnsi="Times New Roman" w:cs="Times New Roman"/>
                <w:i/>
              </w:rPr>
              <w:t>value</w:t>
            </w:r>
            <w:bookmarkEnd w:id="1769"/>
            <w:bookmarkEnd w:id="1770"/>
            <w:bookmarkEnd w:id="1771"/>
            <w:bookmarkEnd w:id="1772"/>
            <w:bookmarkEnd w:id="1773"/>
            <w:bookmarkEnd w:id="1774"/>
          </w:p>
        </w:tc>
      </w:tr>
      <w:tr w:rsidR="003D58B5" w:rsidRPr="00581CAA" w:rsidTr="00F51E3B">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0C5EFC" w:rsidRDefault="00602DEB" w:rsidP="001214F6">
            <w:pPr>
              <w:pStyle w:val="Parameter"/>
              <w:rPr>
                <w:rFonts w:ascii="Times New Roman" w:hAnsi="Times New Roman" w:cs="Times New Roman"/>
              </w:rPr>
            </w:pPr>
            <w:bookmarkStart w:id="1775" w:name="_Toc390789947"/>
            <w:bookmarkStart w:id="1776" w:name="_Toc390790678"/>
            <w:bookmarkStart w:id="1777" w:name="_Toc390791043"/>
            <w:r w:rsidRPr="000C5EFC">
              <w:rPr>
                <w:rFonts w:ascii="Times New Roman" w:hAnsi="Times New Roman" w:cs="Times New Roman"/>
              </w:rPr>
              <w:t>value</w:t>
            </w:r>
            <w:bookmarkEnd w:id="1775"/>
            <w:bookmarkEnd w:id="1776"/>
            <w:bookmarkEnd w:id="1777"/>
          </w:p>
        </w:tc>
      </w:tr>
      <w:tr w:rsidR="003D58B5" w:rsidRPr="00581CAA" w:rsidTr="00F51E3B">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602DEB" w:rsidP="003D58B5">
            <w:pPr>
              <w:rPr>
                <w:rFonts w:cs="Times New Roman"/>
              </w:rPr>
            </w:pPr>
            <w:r w:rsidRPr="00581CAA">
              <w:rPr>
                <w:rFonts w:cs="Times New Roman"/>
              </w:rPr>
              <w:t>none</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602DEB" w:rsidP="003D58B5">
            <w:pPr>
              <w:rPr>
                <w:rFonts w:cs="Times New Roman"/>
              </w:rPr>
            </w:pPr>
            <w:r w:rsidRPr="00581CAA">
              <w:rPr>
                <w:rFonts w:cs="Times New Roman"/>
              </w:rPr>
              <w:t>1 to 16777214</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602DEB" w:rsidP="003D58B5">
            <w:pPr>
              <w:rPr>
                <w:rFonts w:cs="Times New Roman"/>
              </w:rPr>
            </w:pPr>
            <w:r w:rsidRPr="00581CAA">
              <w:rPr>
                <w:rFonts w:cs="Times New Roman"/>
              </w:rPr>
              <w:t>unsigned integer</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3D58B5" w:rsidRPr="000C5EFC" w:rsidRDefault="00602DEB" w:rsidP="008E3E74">
            <w:pPr>
              <w:pStyle w:val="Commandexample"/>
              <w:rPr>
                <w:rFonts w:ascii="Times New Roman" w:hAnsi="Times New Roman" w:cs="Times New Roman"/>
              </w:rPr>
            </w:pPr>
            <w:bookmarkStart w:id="1778" w:name="_Toc390789948"/>
            <w:bookmarkStart w:id="1779" w:name="_Toc390790679"/>
            <w:bookmarkStart w:id="1780" w:name="_Toc390791044"/>
            <w:bookmarkStart w:id="1781" w:name="_Toc390791640"/>
            <w:bookmarkStart w:id="1782" w:name="_Toc390792086"/>
            <w:r w:rsidRPr="000C5EFC">
              <w:rPr>
                <w:rFonts w:ascii="Times New Roman" w:hAnsi="Times New Roman" w:cs="Times New Roman"/>
              </w:rPr>
              <w:t>FRAME:PERIOD 366610</w:t>
            </w:r>
            <w:bookmarkEnd w:id="1778"/>
            <w:bookmarkEnd w:id="1779"/>
            <w:bookmarkEnd w:id="1780"/>
            <w:bookmarkEnd w:id="1781"/>
            <w:bookmarkEnd w:id="1782"/>
          </w:p>
        </w:tc>
      </w:tr>
    </w:tbl>
    <w:p w:rsidR="00812358" w:rsidRPr="00581CAA" w:rsidRDefault="00812358" w:rsidP="00812358">
      <w:pPr>
        <w:rPr>
          <w:rFonts w:cs="Times New Roman"/>
        </w:rPr>
      </w:pPr>
    </w:p>
    <w:p w:rsidR="00812358" w:rsidRPr="00581CAA" w:rsidRDefault="00812358" w:rsidP="00007F38">
      <w:pPr>
        <w:pStyle w:val="listlevel3"/>
      </w:pPr>
      <w:bookmarkStart w:id="1783" w:name="_Toc390791380"/>
      <w:bookmarkStart w:id="1784" w:name="_Toc390791641"/>
      <w:bookmarkStart w:id="1785" w:name="_Toc390792087"/>
      <w:bookmarkStart w:id="1786" w:name="_Toc459569368"/>
      <w:r w:rsidRPr="00581CAA">
        <w:t>Get Frame Period</w:t>
      </w:r>
      <w:bookmarkEnd w:id="1783"/>
      <w:bookmarkEnd w:id="1784"/>
      <w:bookmarkEnd w:id="1785"/>
      <w:bookmarkEnd w:id="1786"/>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51E3B">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C57195" w:rsidP="00C57195">
            <w:pPr>
              <w:rPr>
                <w:rFonts w:cs="Times New Roman"/>
              </w:rPr>
            </w:pPr>
            <w:r w:rsidRPr="00581CAA">
              <w:rPr>
                <w:rFonts w:cs="Times New Roman"/>
              </w:rPr>
              <w:t>Gets FRAMEPERIOD, which controls the frame period (see equation).</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Setting Type</w:t>
            </w:r>
          </w:p>
        </w:tc>
        <w:tc>
          <w:tcPr>
            <w:tcW w:w="6228" w:type="dxa"/>
          </w:tcPr>
          <w:p w:rsidR="003D58B5" w:rsidRPr="00581CAA" w:rsidRDefault="00C57195" w:rsidP="003D58B5">
            <w:pPr>
              <w:rPr>
                <w:rFonts w:cs="Times New Roman"/>
              </w:rPr>
            </w:pPr>
            <w:r w:rsidRPr="00581CAA">
              <w:rPr>
                <w:rFonts w:cs="Times New Roman"/>
              </w:rPr>
              <w:t>Operational</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lastRenderedPageBreak/>
              <w:t>Command</w:t>
            </w:r>
          </w:p>
        </w:tc>
        <w:tc>
          <w:tcPr>
            <w:tcW w:w="6228" w:type="dxa"/>
          </w:tcPr>
          <w:p w:rsidR="003D58B5" w:rsidRPr="000C5EFC" w:rsidRDefault="00C57195" w:rsidP="00C21183">
            <w:pPr>
              <w:pStyle w:val="Command"/>
              <w:rPr>
                <w:rFonts w:ascii="Times New Roman" w:hAnsi="Times New Roman" w:cs="Times New Roman"/>
              </w:rPr>
            </w:pPr>
            <w:bookmarkStart w:id="1787" w:name="_Toc390789949"/>
            <w:bookmarkStart w:id="1788" w:name="_Toc390790680"/>
            <w:bookmarkStart w:id="1789" w:name="_Toc390791045"/>
            <w:bookmarkStart w:id="1790" w:name="_Toc390791642"/>
            <w:bookmarkStart w:id="1791" w:name="_Toc390792088"/>
            <w:bookmarkStart w:id="1792" w:name="_Toc459569369"/>
            <w:r w:rsidRPr="000C5EFC">
              <w:rPr>
                <w:rFonts w:ascii="Times New Roman" w:hAnsi="Times New Roman" w:cs="Times New Roman"/>
              </w:rPr>
              <w:t>FRAME:PERIOD?</w:t>
            </w:r>
            <w:bookmarkEnd w:id="1787"/>
            <w:bookmarkEnd w:id="1788"/>
            <w:bookmarkEnd w:id="1789"/>
            <w:bookmarkEnd w:id="1790"/>
            <w:bookmarkEnd w:id="1791"/>
            <w:bookmarkEnd w:id="1792"/>
          </w:p>
        </w:tc>
      </w:tr>
      <w:tr w:rsidR="003D58B5" w:rsidRPr="00581CAA" w:rsidTr="00F51E3B">
        <w:tc>
          <w:tcPr>
            <w:tcW w:w="2880" w:type="dxa"/>
          </w:tcPr>
          <w:p w:rsidR="003D58B5" w:rsidRPr="00581CAA" w:rsidRDefault="003D58B5" w:rsidP="003D58B5">
            <w:pPr>
              <w:rPr>
                <w:rFonts w:cs="Times New Roman"/>
              </w:rPr>
            </w:pPr>
            <w:r w:rsidRPr="00581CAA">
              <w:rPr>
                <w:rFonts w:cs="Times New Roman"/>
              </w:rPr>
              <w:t>Parameters</w:t>
            </w:r>
          </w:p>
        </w:tc>
        <w:tc>
          <w:tcPr>
            <w:tcW w:w="6228" w:type="dxa"/>
          </w:tcPr>
          <w:p w:rsidR="003D58B5" w:rsidRPr="00581CAA" w:rsidRDefault="00C57195" w:rsidP="003D58B5">
            <w:pPr>
              <w:rPr>
                <w:rFonts w:cs="Times New Roman"/>
              </w:rPr>
            </w:pPr>
            <w:r w:rsidRPr="00581CAA">
              <w:rPr>
                <w:rFonts w:cs="Times New Roman"/>
              </w:rPr>
              <w:t>none</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 xml:space="preserve">Return Values </w:t>
            </w:r>
          </w:p>
        </w:tc>
        <w:tc>
          <w:tcPr>
            <w:tcW w:w="6228" w:type="dxa"/>
          </w:tcPr>
          <w:p w:rsidR="003D58B5" w:rsidRPr="00581CAA" w:rsidRDefault="00C57195" w:rsidP="003D58B5">
            <w:pPr>
              <w:rPr>
                <w:rFonts w:cs="Times New Roman"/>
              </w:rPr>
            </w:pPr>
            <w:r w:rsidRPr="00581CAA">
              <w:rPr>
                <w:rFonts w:cs="Times New Roman"/>
              </w:rPr>
              <w:t>value</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Range</w:t>
            </w:r>
          </w:p>
        </w:tc>
        <w:tc>
          <w:tcPr>
            <w:tcW w:w="6228" w:type="dxa"/>
          </w:tcPr>
          <w:p w:rsidR="003D58B5" w:rsidRPr="00581CAA" w:rsidRDefault="00C57195" w:rsidP="003D58B5">
            <w:pPr>
              <w:rPr>
                <w:rFonts w:cs="Times New Roman"/>
              </w:rPr>
            </w:pPr>
            <w:r w:rsidRPr="00581CAA">
              <w:rPr>
                <w:rFonts w:cs="Times New Roman"/>
              </w:rPr>
              <w:t>1 to 16777214</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Type</w:t>
            </w:r>
          </w:p>
        </w:tc>
        <w:tc>
          <w:tcPr>
            <w:tcW w:w="6228" w:type="dxa"/>
          </w:tcPr>
          <w:p w:rsidR="003D58B5" w:rsidRPr="00581CAA" w:rsidRDefault="00C57195" w:rsidP="00C57195">
            <w:pPr>
              <w:rPr>
                <w:rFonts w:cs="Times New Roman"/>
              </w:rPr>
            </w:pPr>
            <w:r w:rsidRPr="00581CAA">
              <w:rPr>
                <w:rFonts w:cs="Times New Roman"/>
              </w:rPr>
              <w:t>unsigned integer</w:t>
            </w:r>
          </w:p>
        </w:tc>
      </w:tr>
      <w:tr w:rsidR="003D58B5" w:rsidRPr="00581CAA" w:rsidTr="00F51E3B">
        <w:tc>
          <w:tcPr>
            <w:tcW w:w="2880" w:type="dxa"/>
          </w:tcPr>
          <w:p w:rsidR="003D58B5" w:rsidRPr="00581CAA" w:rsidRDefault="003D58B5" w:rsidP="003D58B5">
            <w:pPr>
              <w:rPr>
                <w:rFonts w:cs="Times New Roman"/>
              </w:rPr>
            </w:pPr>
            <w:r w:rsidRPr="00581CAA">
              <w:rPr>
                <w:rFonts w:cs="Times New Roman"/>
              </w:rPr>
              <w:t>Example</w:t>
            </w:r>
          </w:p>
        </w:tc>
        <w:tc>
          <w:tcPr>
            <w:tcW w:w="6228" w:type="dxa"/>
          </w:tcPr>
          <w:p w:rsidR="00C57195" w:rsidRPr="000C5EFC" w:rsidRDefault="00C57195" w:rsidP="008E3E74">
            <w:pPr>
              <w:pStyle w:val="Commandexample"/>
              <w:rPr>
                <w:rFonts w:ascii="Times New Roman" w:hAnsi="Times New Roman" w:cs="Times New Roman"/>
              </w:rPr>
            </w:pPr>
            <w:bookmarkStart w:id="1793" w:name="_Toc390789950"/>
            <w:bookmarkStart w:id="1794" w:name="_Toc390790681"/>
            <w:bookmarkStart w:id="1795" w:name="_Toc390791046"/>
            <w:bookmarkStart w:id="1796" w:name="_Toc390791643"/>
            <w:bookmarkStart w:id="1797" w:name="_Toc390792089"/>
            <w:r w:rsidRPr="000C5EFC">
              <w:rPr>
                <w:rFonts w:ascii="Times New Roman" w:hAnsi="Times New Roman" w:cs="Times New Roman"/>
              </w:rPr>
              <w:t>FRAME:PERIOD? -- query command</w:t>
            </w:r>
            <w:bookmarkEnd w:id="1793"/>
            <w:bookmarkEnd w:id="1794"/>
            <w:bookmarkEnd w:id="1795"/>
            <w:bookmarkEnd w:id="1796"/>
            <w:bookmarkEnd w:id="1797"/>
          </w:p>
          <w:p w:rsidR="00C76AD4" w:rsidRPr="000C5EFC" w:rsidRDefault="00C57195" w:rsidP="008E3E74">
            <w:pPr>
              <w:pStyle w:val="Commandexample"/>
              <w:rPr>
                <w:rFonts w:ascii="Times New Roman" w:hAnsi="Times New Roman" w:cs="Times New Roman"/>
              </w:rPr>
            </w:pPr>
            <w:bookmarkStart w:id="1798" w:name="_Toc390789951"/>
            <w:bookmarkStart w:id="1799" w:name="_Toc390790682"/>
            <w:bookmarkStart w:id="1800" w:name="_Toc390791047"/>
            <w:bookmarkStart w:id="1801" w:name="_Toc390791644"/>
            <w:bookmarkStart w:id="1802" w:name="_Toc390792090"/>
            <w:r w:rsidRPr="000C5EFC">
              <w:rPr>
                <w:rFonts w:ascii="Times New Roman" w:hAnsi="Times New Roman" w:cs="Times New Roman"/>
              </w:rPr>
              <w:t>366610 -- return value</w:t>
            </w:r>
            <w:bookmarkEnd w:id="1798"/>
            <w:bookmarkEnd w:id="1799"/>
            <w:bookmarkEnd w:id="1800"/>
            <w:bookmarkEnd w:id="1801"/>
            <w:bookmarkEnd w:id="1802"/>
          </w:p>
          <w:p w:rsidR="003D58B5" w:rsidRPr="000C5EFC" w:rsidRDefault="003D58B5" w:rsidP="008E3E74">
            <w:pPr>
              <w:pStyle w:val="Commandexample"/>
              <w:rPr>
                <w:rFonts w:ascii="Times New Roman" w:hAnsi="Times New Roman" w:cs="Times New Roman"/>
              </w:rPr>
            </w:pPr>
          </w:p>
        </w:tc>
      </w:tr>
    </w:tbl>
    <w:p w:rsidR="00C57195" w:rsidRPr="00581CAA" w:rsidRDefault="00C57195" w:rsidP="00C57195">
      <w:pPr>
        <w:rPr>
          <w:rFonts w:cs="Times New Roman"/>
        </w:rPr>
      </w:pPr>
    </w:p>
    <w:p w:rsidR="00C76AD4" w:rsidRPr="00581CAA" w:rsidRDefault="00812358" w:rsidP="00007F38">
      <w:pPr>
        <w:pStyle w:val="listlevel2"/>
      </w:pPr>
      <w:bookmarkStart w:id="1803" w:name="_Ref436641783"/>
      <w:bookmarkStart w:id="1804" w:name="_Ref436641790"/>
      <w:bookmarkStart w:id="1805" w:name="_Ref436641950"/>
      <w:bookmarkStart w:id="1806" w:name="_Ref436646986"/>
      <w:bookmarkStart w:id="1807" w:name="_Ref436655171"/>
      <w:bookmarkStart w:id="1808" w:name="_Toc459649997"/>
      <w:r w:rsidRPr="00581CAA">
        <w:t>Trigger Commands</w:t>
      </w:r>
      <w:bookmarkEnd w:id="1803"/>
      <w:bookmarkEnd w:id="1804"/>
      <w:bookmarkEnd w:id="1805"/>
      <w:bookmarkEnd w:id="1806"/>
      <w:bookmarkEnd w:id="1807"/>
      <w:bookmarkEnd w:id="1808"/>
    </w:p>
    <w:p w:rsidR="00812358" w:rsidRPr="00581CAA" w:rsidRDefault="00812358" w:rsidP="00812358">
      <w:pPr>
        <w:rPr>
          <w:rFonts w:cs="Times New Roman"/>
        </w:rPr>
      </w:pPr>
      <w:r w:rsidRPr="00581CAA">
        <w:rPr>
          <w:rFonts w:cs="Times New Roman"/>
        </w:rPr>
        <w:t>The user can change the trigger mode via the serial commun</w:t>
      </w:r>
      <w:r w:rsidR="00664F3A" w:rsidRPr="00581CAA">
        <w:rPr>
          <w:rFonts w:cs="Times New Roman"/>
        </w:rPr>
        <w:t>ication ASCII command TRIG:MODE, which will allow control of the camera timing via 3.3V CMOS Logic signals.</w:t>
      </w:r>
    </w:p>
    <w:p w:rsidR="00812358" w:rsidRPr="00581CAA" w:rsidRDefault="00FD7965" w:rsidP="00812358">
      <w:pPr>
        <w:rPr>
          <w:rFonts w:cs="Times New Roman"/>
        </w:rPr>
      </w:pPr>
      <w:r w:rsidRPr="00674F8A">
        <w:rPr>
          <w:rFonts w:cs="Times New Roman"/>
          <w:noProof/>
        </w:rPr>
        <mc:AlternateContent>
          <mc:Choice Requires="wpg">
            <w:drawing>
              <wp:inline distT="0" distB="0" distL="0" distR="0" wp14:anchorId="7FD9B975" wp14:editId="5EACC473">
                <wp:extent cx="5934075" cy="2432685"/>
                <wp:effectExtent l="0" t="0" r="9525" b="5715"/>
                <wp:docPr id="19" name="Group 19"/>
                <wp:cNvGraphicFramePr/>
                <a:graphic xmlns:a="http://schemas.openxmlformats.org/drawingml/2006/main">
                  <a:graphicData uri="http://schemas.microsoft.com/office/word/2010/wordprocessingGroup">
                    <wpg:wgp>
                      <wpg:cNvGrpSpPr/>
                      <wpg:grpSpPr>
                        <a:xfrm>
                          <a:off x="0" y="0"/>
                          <a:ext cx="5934075" cy="2432685"/>
                          <a:chOff x="0" y="0"/>
                          <a:chExt cx="5934075" cy="2432685"/>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wps:wsp>
                        <wps:cNvPr id="18" name="Text Box 18"/>
                        <wps:cNvSpPr txBox="1"/>
                        <wps:spPr>
                          <a:xfrm>
                            <a:off x="0" y="2181225"/>
                            <a:ext cx="5934075" cy="251460"/>
                          </a:xfrm>
                          <a:prstGeom prst="rect">
                            <a:avLst/>
                          </a:prstGeom>
                          <a:solidFill>
                            <a:prstClr val="white"/>
                          </a:solidFill>
                          <a:ln>
                            <a:noFill/>
                          </a:ln>
                          <a:effectLst/>
                        </wps:spPr>
                        <wps:txbx>
                          <w:txbxContent>
                            <w:p w:rsidR="00663E4A" w:rsidRPr="00FB4C89" w:rsidRDefault="00663E4A" w:rsidP="00FD7965">
                              <w:pPr>
                                <w:pStyle w:val="Caption"/>
                                <w:jc w:val="center"/>
                                <w:rPr>
                                  <w:rFonts w:cs="Times New Roman"/>
                                  <w:noProof/>
                                  <w:sz w:val="24"/>
                                  <w:szCs w:val="24"/>
                                </w:rPr>
                              </w:pPr>
                              <w:bookmarkStart w:id="1809" w:name="_Toc390773066"/>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14</w:t>
                              </w:r>
                              <w:r w:rsidRPr="00FB4C89">
                                <w:rPr>
                                  <w:sz w:val="24"/>
                                  <w:szCs w:val="24"/>
                                </w:rPr>
                                <w:fldChar w:fldCharType="end"/>
                              </w:r>
                              <w:r w:rsidRPr="00FB4C89">
                                <w:rPr>
                                  <w:sz w:val="24"/>
                                  <w:szCs w:val="24"/>
                                </w:rPr>
                                <w:t xml:space="preserve"> Trigger Mode 0 Freerun timing sequence</w:t>
                              </w:r>
                              <w:bookmarkEnd w:id="18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9" o:spid="_x0000_s1033" style="width:467.25pt;height:191.55pt;mso-position-horizontal-relative:char;mso-position-vertical-relative:line" coordsize="59340,2432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&#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">
                <v:shape id="Picture 17" o:spid="_x0000_s1034" type="#_x0000_t75" style="position:absolute;width:59340;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pJ8LCAAAA2wAAAA8AAABkcnMvZG93bnJldi54bWxET0tqwzAQ3Qd6BzGF7hK5XTjFjRISgyF0&#10;UTtODzBYU9vUGhlL8aenjwqF7ubxvrM7zKYTIw2utazgeROBIK6sbrlW8HnN1q8gnEfW2FkmBQs5&#10;OOwfVjtMtJ34QmPpaxFC2CWooPG+T6R0VUMG3cb2xIH7soNBH+BQSz3gFMJNJ1+iKJYGWw4NDfaU&#10;NlR9lzejQBfjUlzSj/iU9Z3NqYjzn+VdqafH+fgGwtPs/8V/7rMO87fw+0s4QO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aSfCwgAAANsAAAAPAAAAAAAAAAAAAAAAAJ8C&#10;AABkcnMvZG93bnJldi54bWxQSwUGAAAAAAQABAD3AAAAjgMAAAAA&#10;">
                  <v:imagedata r:id="rId30" o:title=""/>
                  <v:path arrowok="t"/>
                </v:shape>
                <v:shape id="Text Box 18" o:spid="_x0000_s1035" type="#_x0000_t202" style="position:absolute;top:21812;width:59340;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663E4A" w:rsidRPr="00FB4C89" w:rsidRDefault="00663E4A" w:rsidP="00FD7965">
                        <w:pPr>
                          <w:pStyle w:val="Caption"/>
                          <w:jc w:val="center"/>
                          <w:rPr>
                            <w:rFonts w:cs="Times New Roman"/>
                            <w:noProof/>
                            <w:sz w:val="24"/>
                            <w:szCs w:val="24"/>
                          </w:rPr>
                        </w:pPr>
                        <w:bookmarkStart w:id="1810" w:name="_Toc390773066"/>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14</w:t>
                        </w:r>
                        <w:r w:rsidRPr="00FB4C89">
                          <w:rPr>
                            <w:sz w:val="24"/>
                            <w:szCs w:val="24"/>
                          </w:rPr>
                          <w:fldChar w:fldCharType="end"/>
                        </w:r>
                        <w:r w:rsidRPr="00FB4C89">
                          <w:rPr>
                            <w:sz w:val="24"/>
                            <w:szCs w:val="24"/>
                          </w:rPr>
                          <w:t xml:space="preserve"> Trigger Mode 0 Freerun timing sequence</w:t>
                        </w:r>
                        <w:bookmarkEnd w:id="1810"/>
                      </w:p>
                    </w:txbxContent>
                  </v:textbox>
                </v:shape>
                <w10:anchorlock/>
              </v:group>
            </w:pict>
          </mc:Fallback>
        </mc:AlternateContent>
      </w:r>
      <w:r w:rsidR="00812358" w:rsidRPr="00581CAA">
        <w:rPr>
          <w:rFonts w:cs="Times New Roman"/>
        </w:rPr>
        <w:t xml:space="preserve">When trigger mode 0 is selected, the camera is free-running with the exposure and frame rate internally timed. See </w:t>
      </w:r>
      <w:r w:rsidR="00124454">
        <w:rPr>
          <w:rFonts w:cs="Times New Roman"/>
        </w:rPr>
        <w:t>S</w:t>
      </w:r>
      <w:r w:rsidR="00812358" w:rsidRPr="00581CAA">
        <w:rPr>
          <w:rFonts w:cs="Times New Roman"/>
        </w:rPr>
        <w:t xml:space="preserve">ection </w:t>
      </w:r>
      <w:r w:rsidR="006D7723">
        <w:rPr>
          <w:rFonts w:cs="Times New Roman"/>
        </w:rPr>
        <w:fldChar w:fldCharType="begin"/>
      </w:r>
      <w:r w:rsidR="006D7723">
        <w:rPr>
          <w:rFonts w:cs="Times New Roman"/>
        </w:rPr>
        <w:instrText xml:space="preserve"> REF _Ref436647023 \r \h </w:instrText>
      </w:r>
      <w:r w:rsidR="006D7723">
        <w:rPr>
          <w:rFonts w:cs="Times New Roman"/>
        </w:rPr>
      </w:r>
      <w:r w:rsidR="006D7723">
        <w:rPr>
          <w:rFonts w:cs="Times New Roman"/>
        </w:rPr>
        <w:fldChar w:fldCharType="separate"/>
      </w:r>
      <w:r w:rsidR="000D7633">
        <w:rPr>
          <w:rFonts w:cs="Times New Roman"/>
        </w:rPr>
        <w:t>5.12</w:t>
      </w:r>
      <w:r w:rsidR="006D7723">
        <w:rPr>
          <w:rFonts w:cs="Times New Roman"/>
        </w:rPr>
        <w:fldChar w:fldCharType="end"/>
      </w:r>
      <w:r w:rsidR="006D7723">
        <w:rPr>
          <w:rFonts w:cs="Times New Roman"/>
        </w:rPr>
        <w:t xml:space="preserve"> </w:t>
      </w:r>
      <w:r w:rsidR="00812358" w:rsidRPr="00581CAA">
        <w:rPr>
          <w:rFonts w:cs="Times New Roman"/>
        </w:rPr>
        <w:t xml:space="preserve">for description of commands to control the internally timed exposure and frame period parameters. When in trigger mode 0, the timing sequence of the camera is as shown in </w:t>
      </w:r>
      <w:r w:rsidRPr="00581CAA">
        <w:rPr>
          <w:rFonts w:cs="Times New Roman"/>
        </w:rPr>
        <w:t xml:space="preserve">the </w:t>
      </w:r>
      <w:r w:rsidR="00812358" w:rsidRPr="00581CAA">
        <w:rPr>
          <w:rFonts w:cs="Times New Roman"/>
        </w:rPr>
        <w:t>Figure.</w:t>
      </w:r>
    </w:p>
    <w:p w:rsidR="00C76AD4" w:rsidRPr="00581CAA" w:rsidRDefault="00812358" w:rsidP="00812358">
      <w:pPr>
        <w:rPr>
          <w:rFonts w:cs="Times New Roman"/>
        </w:rPr>
      </w:pPr>
      <w:r w:rsidRPr="00581CAA">
        <w:rPr>
          <w:rFonts w:cs="Times New Roman"/>
        </w:rPr>
        <w:t>In trigger mode 1, an external trigger timing signal is used to control the exposure and readout timing. An external trigger timing signal can be applied to the camera through the Camera Link CC1 signal. The signal source can be selected via the serial communication ASCII command TRIG:SOURCE. The polarity of the trigger sources can be selected via the serial communication ASCII command TRIG:POL. A latency time delay of 5 - 6 clocks is possible due to the shape and impedance of the incoming trigger, and not added into the following discussion.</w:t>
      </w:r>
    </w:p>
    <w:p w:rsidR="00812358" w:rsidRPr="00581CAA" w:rsidRDefault="00FD7965" w:rsidP="00812358">
      <w:pPr>
        <w:rPr>
          <w:rFonts w:cs="Times New Roman"/>
        </w:rPr>
      </w:pPr>
      <w:r w:rsidRPr="00674F8A">
        <w:rPr>
          <w:rFonts w:cs="Times New Roman"/>
          <w:noProof/>
        </w:rPr>
        <w:lastRenderedPageBreak/>
        <mc:AlternateContent>
          <mc:Choice Requires="wpg">
            <w:drawing>
              <wp:inline distT="0" distB="0" distL="0" distR="0" wp14:anchorId="24F94EDD" wp14:editId="0B533B05">
                <wp:extent cx="5934075" cy="3118485"/>
                <wp:effectExtent l="0" t="0" r="9525" b="5715"/>
                <wp:docPr id="291" name="Group 291"/>
                <wp:cNvGraphicFramePr/>
                <a:graphic xmlns:a="http://schemas.openxmlformats.org/drawingml/2006/main">
                  <a:graphicData uri="http://schemas.microsoft.com/office/word/2010/wordprocessingGroup">
                    <wpg:wgp>
                      <wpg:cNvGrpSpPr/>
                      <wpg:grpSpPr>
                        <a:xfrm>
                          <a:off x="0" y="0"/>
                          <a:ext cx="5934075" cy="3118485"/>
                          <a:chOff x="0" y="0"/>
                          <a:chExt cx="5934075" cy="3118485"/>
                        </a:xfrm>
                      </wpg:grpSpPr>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wps:wsp>
                        <wps:cNvPr id="28" name="Text Box 28"/>
                        <wps:cNvSpPr txBox="1"/>
                        <wps:spPr>
                          <a:xfrm>
                            <a:off x="0" y="2867025"/>
                            <a:ext cx="5934075" cy="251460"/>
                          </a:xfrm>
                          <a:prstGeom prst="rect">
                            <a:avLst/>
                          </a:prstGeom>
                          <a:solidFill>
                            <a:prstClr val="white"/>
                          </a:solidFill>
                          <a:ln>
                            <a:noFill/>
                          </a:ln>
                          <a:effectLst/>
                        </wps:spPr>
                        <wps:txbx>
                          <w:txbxContent>
                            <w:p w:rsidR="00663E4A" w:rsidRPr="00FB4C89" w:rsidRDefault="00663E4A" w:rsidP="00FD7965">
                              <w:pPr>
                                <w:pStyle w:val="Caption"/>
                                <w:jc w:val="center"/>
                                <w:rPr>
                                  <w:rFonts w:cs="Times New Roman"/>
                                  <w:noProof/>
                                  <w:sz w:val="24"/>
                                  <w:szCs w:val="24"/>
                                </w:rPr>
                              </w:pPr>
                              <w:bookmarkStart w:id="1811" w:name="_Toc390773067"/>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15</w:t>
                              </w:r>
                              <w:r w:rsidRPr="00FB4C89">
                                <w:rPr>
                                  <w:sz w:val="24"/>
                                  <w:szCs w:val="24"/>
                                </w:rPr>
                                <w:fldChar w:fldCharType="end"/>
                              </w:r>
                              <w:r w:rsidRPr="00FB4C89">
                                <w:rPr>
                                  <w:sz w:val="24"/>
                                  <w:szCs w:val="24"/>
                                </w:rPr>
                                <w:t xml:space="preserve"> Trigger mode 1 exposure and readout timing sequence.</w:t>
                              </w:r>
                              <w:bookmarkEnd w:id="18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91" o:spid="_x0000_s1036" style="width:467.25pt;height:245.55pt;mso-position-horizontal-relative:char;mso-position-vertical-relative:line" coordsize="59340,311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">
                <v:shape id="Picture 23" o:spid="_x0000_s1037" type="#_x0000_t75" style="position:absolute;width:59340;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ulTDAAAA2wAAAA8AAABkcnMvZG93bnJldi54bWxEj0FrAjEUhO9C/0N4BW+a7QrWbo3SioIX&#10;BW0pHh+b103azct2E3X990YoeBxm5htmOu9cLU7UButZwdMwA0Fcem25UvD5sRpMQISIrLH2TAou&#10;FGA+e+hNsdD+zDs67WMlEoRDgQpMjE0hZSgNOQxD3xAn79u3DmOSbSV1i+cEd7XMs2wsHVpOCwYb&#10;Whgqf/dHp+CQH95fNlxau/3z5oeXW3z+IqX6j93bK4hIXbyH/9trrSAfwe1L+gFyd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C6VMMAAADbAAAADwAAAAAAAAAAAAAAAACf&#10;AgAAZHJzL2Rvd25yZXYueG1sUEsFBgAAAAAEAAQA9wAAAI8DAAAAAA==&#10;">
                  <v:imagedata r:id="rId32" o:title=""/>
                  <v:path arrowok="t"/>
                </v:shape>
                <v:shape id="Text Box 28" o:spid="_x0000_s1038" type="#_x0000_t202" style="position:absolute;top:28670;width:59340;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663E4A" w:rsidRPr="00FB4C89" w:rsidRDefault="00663E4A" w:rsidP="00FD7965">
                        <w:pPr>
                          <w:pStyle w:val="Caption"/>
                          <w:jc w:val="center"/>
                          <w:rPr>
                            <w:rFonts w:cs="Times New Roman"/>
                            <w:noProof/>
                            <w:sz w:val="24"/>
                            <w:szCs w:val="24"/>
                          </w:rPr>
                        </w:pPr>
                        <w:bookmarkStart w:id="1812" w:name="_Toc390773067"/>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15</w:t>
                        </w:r>
                        <w:r w:rsidRPr="00FB4C89">
                          <w:rPr>
                            <w:sz w:val="24"/>
                            <w:szCs w:val="24"/>
                          </w:rPr>
                          <w:fldChar w:fldCharType="end"/>
                        </w:r>
                        <w:r w:rsidRPr="00FB4C89">
                          <w:rPr>
                            <w:sz w:val="24"/>
                            <w:szCs w:val="24"/>
                          </w:rPr>
                          <w:t xml:space="preserve"> Trigger mode 1 exposure and readout timing sequence.</w:t>
                        </w:r>
                        <w:bookmarkEnd w:id="1812"/>
                      </w:p>
                    </w:txbxContent>
                  </v:textbox>
                </v:shape>
                <w10:anchorlock/>
              </v:group>
            </w:pict>
          </mc:Fallback>
        </mc:AlternateContent>
      </w:r>
      <w:r w:rsidR="00812358" w:rsidRPr="00581CAA">
        <w:rPr>
          <w:rFonts w:cs="Times New Roman"/>
        </w:rPr>
        <w:t xml:space="preserve">In trigger mode 1, the camera uses the external trigger signal to control the frame period while internally controlling the exposure period. </w:t>
      </w:r>
      <w:r w:rsidR="006D2183">
        <w:rPr>
          <w:rFonts w:cs="Times New Roman"/>
        </w:rPr>
        <w:t xml:space="preserve">The minimum trigger pulse width for trigger mode 1 is 0.5µs. </w:t>
      </w:r>
      <w:r w:rsidR="00812358" w:rsidRPr="00581CAA">
        <w:rPr>
          <w:rFonts w:cs="Times New Roman"/>
        </w:rPr>
        <w:t xml:space="preserve">The exposure time is set by the operational setting chosen and can be overridden with the EXP command. The camera detects a trigger transition via the currently selected trigger input to initiate exposure (integration). If an active high polarity is selected the camera uses a low to high transition. If active low polarity is selected the camera uses a high to low transition. The delay between this trigger transition and start of exposure is 5 to 6 pixel periods. (See </w:t>
      </w:r>
      <w:r w:rsidR="006D2183">
        <w:rPr>
          <w:rFonts w:cs="Times New Roman"/>
        </w:rPr>
        <w:t>S</w:t>
      </w:r>
      <w:r w:rsidR="00812358" w:rsidRPr="00581CAA">
        <w:rPr>
          <w:rFonts w:cs="Times New Roman"/>
        </w:rPr>
        <w:t xml:space="preserve">ection </w:t>
      </w:r>
      <w:r w:rsidR="006D7723">
        <w:rPr>
          <w:rFonts w:cs="Times New Roman"/>
        </w:rPr>
        <w:fldChar w:fldCharType="begin"/>
      </w:r>
      <w:r w:rsidR="006D7723">
        <w:rPr>
          <w:rFonts w:cs="Times New Roman"/>
        </w:rPr>
        <w:instrText xml:space="preserve"> REF _Ref436647075 \r \h </w:instrText>
      </w:r>
      <w:r w:rsidR="006D7723">
        <w:rPr>
          <w:rFonts w:cs="Times New Roman"/>
        </w:rPr>
      </w:r>
      <w:r w:rsidR="006D7723">
        <w:rPr>
          <w:rFonts w:cs="Times New Roman"/>
        </w:rPr>
        <w:fldChar w:fldCharType="separate"/>
      </w:r>
      <w:r w:rsidR="000D7633">
        <w:rPr>
          <w:rFonts w:cs="Times New Roman"/>
        </w:rPr>
        <w:t>5.12</w:t>
      </w:r>
      <w:r w:rsidR="006D7723">
        <w:rPr>
          <w:rFonts w:cs="Times New Roman"/>
        </w:rPr>
        <w:fldChar w:fldCharType="end"/>
      </w:r>
      <w:r w:rsidR="006D7723">
        <w:rPr>
          <w:rFonts w:cs="Times New Roman"/>
        </w:rPr>
        <w:t xml:space="preserve"> </w:t>
      </w:r>
      <w:r w:rsidR="00812358" w:rsidRPr="00581CAA">
        <w:rPr>
          <w:rFonts w:cs="Times New Roman"/>
        </w:rPr>
        <w:t xml:space="preserve">for a discussion on determining the pixel clock period.) The ceiling of the trigger rate for this mode is the maximum frame rate. If the maximum trigger rate is exceeded, a camera error will be reported as described in </w:t>
      </w:r>
      <w:r w:rsidR="006D2183">
        <w:rPr>
          <w:rFonts w:cs="Times New Roman"/>
        </w:rPr>
        <w:t>S</w:t>
      </w:r>
      <w:r w:rsidR="00812358" w:rsidRPr="00581CAA">
        <w:rPr>
          <w:rFonts w:cs="Times New Roman"/>
        </w:rPr>
        <w:t xml:space="preserve">ection </w:t>
      </w:r>
      <w:r w:rsidR="008156BF">
        <w:rPr>
          <w:rFonts w:cs="Times New Roman"/>
        </w:rPr>
        <w:fldChar w:fldCharType="begin"/>
      </w:r>
      <w:r w:rsidR="008156BF">
        <w:rPr>
          <w:rFonts w:cs="Times New Roman"/>
        </w:rPr>
        <w:instrText xml:space="preserve"> REF _Ref436653976 \r \h </w:instrText>
      </w:r>
      <w:r w:rsidR="008156BF">
        <w:rPr>
          <w:rFonts w:cs="Times New Roman"/>
        </w:rPr>
      </w:r>
      <w:r w:rsidR="008156BF">
        <w:rPr>
          <w:rFonts w:cs="Times New Roman"/>
        </w:rPr>
        <w:fldChar w:fldCharType="separate"/>
      </w:r>
      <w:r w:rsidR="000D7633">
        <w:rPr>
          <w:rFonts w:cs="Times New Roman"/>
        </w:rPr>
        <w:t>5.17.16</w:t>
      </w:r>
      <w:r w:rsidR="008156BF">
        <w:rPr>
          <w:rFonts w:cs="Times New Roman"/>
        </w:rPr>
        <w:fldChar w:fldCharType="end"/>
      </w:r>
      <w:r w:rsidR="008156BF">
        <w:rPr>
          <w:rFonts w:cs="Times New Roman"/>
        </w:rPr>
        <w:t>,</w:t>
      </w:r>
      <w:r w:rsidR="00812358" w:rsidRPr="00581CAA">
        <w:rPr>
          <w:rFonts w:cs="Times New Roman"/>
        </w:rPr>
        <w:t xml:space="preserve"> yet will not disable the camera’s ability to acquire on future triggers (an error could mean that the camera is missing triggers). Note that some frame grabbers have a time-out that can be exceeded while the camera awaits a trigger; the camera does not time-out. The timing sequence of the camera for trigger mode 1 is shown in</w:t>
      </w:r>
      <w:r w:rsidRPr="00581CAA">
        <w:rPr>
          <w:rFonts w:cs="Times New Roman"/>
        </w:rPr>
        <w:t xml:space="preserve"> </w:t>
      </w:r>
      <w:r w:rsidR="008156BF">
        <w:rPr>
          <w:rFonts w:cs="Times New Roman"/>
        </w:rPr>
        <w:t xml:space="preserve">the </w:t>
      </w:r>
      <w:r w:rsidR="00812358" w:rsidRPr="00581CAA">
        <w:rPr>
          <w:rFonts w:cs="Times New Roman"/>
        </w:rPr>
        <w:t>Figure.</w:t>
      </w:r>
    </w:p>
    <w:p w:rsidR="002832E6" w:rsidRPr="00581CAA" w:rsidRDefault="00812358" w:rsidP="00812358">
      <w:pPr>
        <w:rPr>
          <w:rFonts w:cs="Times New Roman"/>
        </w:rPr>
      </w:pPr>
      <w:r w:rsidRPr="00581CAA">
        <w:rPr>
          <w:rFonts w:cs="Times New Roman"/>
        </w:rPr>
        <w:t xml:space="preserve">In trigger mode 2, the camera uses the external trigger to both externally set the exposure time and the frame rate. During this external triggered mode, the camera waits for a trigger pulse before initiating a scan of the focal plane array. The camera detects a trigger transition via the currently selected trigger input to initiate the start of exposure (integration). It uses the low to high transition, if an active high polarity is selected, or the high to low transition, if an active low polarity is selected. A trigger transition of the opposite polarity ends the exposure. In other words, the active trigger pulse width determines the exposure time and the trigger frequency determines the frame rate. In trigger mode 2, the delay between the trigger transition and start of exposure is 3 to 4 pixel clock periods. The delay between the trigger transition and end of exposure is 3 to 4 pixel clock periods plus 28 pixel clock periods for FPA clocking overhead, as described in </w:t>
      </w:r>
      <w:r w:rsidR="008156BF" w:rsidRPr="008156BF">
        <w:rPr>
          <w:rFonts w:cs="Times New Roman"/>
        </w:rPr>
        <w:t xml:space="preserve"> </w:t>
      </w:r>
      <w:r w:rsidR="008156BF">
        <w:rPr>
          <w:rFonts w:cs="Times New Roman"/>
        </w:rPr>
        <w:t>S</w:t>
      </w:r>
      <w:r w:rsidR="008156BF" w:rsidRPr="00581CAA">
        <w:rPr>
          <w:rFonts w:cs="Times New Roman"/>
        </w:rPr>
        <w:t xml:space="preserve">ection </w:t>
      </w:r>
      <w:r w:rsidR="008156BF">
        <w:rPr>
          <w:rFonts w:cs="Times New Roman"/>
        </w:rPr>
        <w:fldChar w:fldCharType="begin"/>
      </w:r>
      <w:r w:rsidR="008156BF">
        <w:rPr>
          <w:rFonts w:cs="Times New Roman"/>
        </w:rPr>
        <w:instrText xml:space="preserve"> REF _Ref436647075 \r \h </w:instrText>
      </w:r>
      <w:r w:rsidR="008156BF">
        <w:rPr>
          <w:rFonts w:cs="Times New Roman"/>
        </w:rPr>
      </w:r>
      <w:r w:rsidR="008156BF">
        <w:rPr>
          <w:rFonts w:cs="Times New Roman"/>
        </w:rPr>
        <w:fldChar w:fldCharType="separate"/>
      </w:r>
      <w:r w:rsidR="000D7633">
        <w:rPr>
          <w:rFonts w:cs="Times New Roman"/>
        </w:rPr>
        <w:t>5.12</w:t>
      </w:r>
      <w:r w:rsidR="008156BF">
        <w:rPr>
          <w:rFonts w:cs="Times New Roman"/>
        </w:rPr>
        <w:fldChar w:fldCharType="end"/>
      </w:r>
      <w:r w:rsidR="008156BF">
        <w:rPr>
          <w:rFonts w:cs="Times New Roman"/>
        </w:rPr>
        <w:t>.</w:t>
      </w:r>
      <w:r w:rsidRPr="00581CAA">
        <w:rPr>
          <w:rFonts w:cs="Times New Roman"/>
        </w:rPr>
        <w:t xml:space="preserve"> The timing sequence of the camera for trigger mode 2 is shown in </w:t>
      </w:r>
      <w:r w:rsidR="008156BF">
        <w:rPr>
          <w:rFonts w:cs="Times New Roman"/>
        </w:rPr>
        <w:lastRenderedPageBreak/>
        <w:t xml:space="preserve">the </w:t>
      </w:r>
      <w:r w:rsidR="002832E6" w:rsidRPr="00581CAA">
        <w:rPr>
          <w:rFonts w:cs="Times New Roman"/>
        </w:rPr>
        <w:t>Figure.</w:t>
      </w:r>
      <w:r w:rsidR="008156BF" w:rsidRPr="008156BF">
        <w:rPr>
          <w:rFonts w:cs="Times New Roman"/>
          <w:noProof/>
        </w:rPr>
        <w:t xml:space="preserve"> </w:t>
      </w:r>
      <w:r w:rsidR="008156BF" w:rsidRPr="00674F8A">
        <w:rPr>
          <w:rFonts w:cs="Times New Roman"/>
          <w:noProof/>
        </w:rPr>
        <mc:AlternateContent>
          <mc:Choice Requires="wpg">
            <w:drawing>
              <wp:inline distT="0" distB="0" distL="0" distR="0" wp14:anchorId="130BF447" wp14:editId="4CA709E1">
                <wp:extent cx="5934075" cy="3089910"/>
                <wp:effectExtent l="0" t="0" r="9525" b="0"/>
                <wp:docPr id="316" name="Group 316"/>
                <wp:cNvGraphicFramePr/>
                <a:graphic xmlns:a="http://schemas.openxmlformats.org/drawingml/2006/main">
                  <a:graphicData uri="http://schemas.microsoft.com/office/word/2010/wordprocessingGroup">
                    <wpg:wgp>
                      <wpg:cNvGrpSpPr/>
                      <wpg:grpSpPr>
                        <a:xfrm>
                          <a:off x="0" y="0"/>
                          <a:ext cx="5934075" cy="3089910"/>
                          <a:chOff x="0" y="0"/>
                          <a:chExt cx="5934075" cy="3089910"/>
                        </a:xfrm>
                      </wpg:grpSpPr>
                      <pic:pic xmlns:pic="http://schemas.openxmlformats.org/drawingml/2006/picture">
                        <pic:nvPicPr>
                          <pic:cNvPr id="317" name="Picture 31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wps:wsp>
                        <wps:cNvPr id="318" name="Text Box 318"/>
                        <wps:cNvSpPr txBox="1"/>
                        <wps:spPr>
                          <a:xfrm>
                            <a:off x="0" y="2838450"/>
                            <a:ext cx="5934075" cy="251460"/>
                          </a:xfrm>
                          <a:prstGeom prst="rect">
                            <a:avLst/>
                          </a:prstGeom>
                          <a:solidFill>
                            <a:prstClr val="white"/>
                          </a:solidFill>
                          <a:ln>
                            <a:noFill/>
                          </a:ln>
                          <a:effectLst/>
                        </wps:spPr>
                        <wps:txbx>
                          <w:txbxContent>
                            <w:p w:rsidR="00663E4A" w:rsidRPr="00FB4C89" w:rsidRDefault="00663E4A" w:rsidP="008156BF">
                              <w:pPr>
                                <w:pStyle w:val="Caption"/>
                                <w:jc w:val="center"/>
                                <w:rPr>
                                  <w:rFonts w:cs="Times New Roman"/>
                                  <w:noProof/>
                                  <w:sz w:val="24"/>
                                  <w:szCs w:val="24"/>
                                </w:rPr>
                              </w:pPr>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16</w:t>
                              </w:r>
                              <w:r w:rsidRPr="00FB4C89">
                                <w:rPr>
                                  <w:sz w:val="24"/>
                                  <w:szCs w:val="24"/>
                                </w:rPr>
                                <w:fldChar w:fldCharType="end"/>
                              </w:r>
                              <w:r w:rsidRPr="00FB4C89">
                                <w:rPr>
                                  <w:sz w:val="24"/>
                                  <w:szCs w:val="24"/>
                                </w:rPr>
                                <w:t xml:space="preserve"> Timing sequence for trigger mode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16" o:spid="_x0000_s1039" style="width:467.25pt;height:243.3pt;mso-position-horizontal-relative:char;mso-position-vertical-relative:line" coordsize="59340,3089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">
                <v:shape id="Picture 317" o:spid="_x0000_s1040" type="#_x0000_t75" style="position:absolute;width:59340;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ARaLHAAAA3AAAAA8AAABkcnMvZG93bnJldi54bWxEj0FrwkAUhO+F/oflFbwU3WhjW1JXqYLg&#10;oSqNQq+P7GsSmn2bZl81/nu3UOhxmJlvmNmid406URdqzwbGowQUceFtzaWB42E9fAYVBNli45kM&#10;XCjAYn57M8PM+jO/0ymXUkUIhwwNVCJtpnUoKnIYRr4ljt6n7xxKlF2pbYfnCHeNniTJo3ZYc1yo&#10;sKVVRcVX/uMM3Kf59nvvppePdbpbSpq/7Y9SGDO4619fQAn18h/+a2+sgYfxE/yeiUdAz6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ARaLHAAAA3AAAAA8AAAAAAAAAAAAA&#10;AAAAnwIAAGRycy9kb3ducmV2LnhtbFBLBQYAAAAABAAEAPcAAACTAwAAAAA=&#10;">
                  <v:imagedata r:id="rId34" o:title=""/>
                  <v:path arrowok="t"/>
                </v:shape>
                <v:shape id="Text Box 318" o:spid="_x0000_s1041" type="#_x0000_t202" style="position:absolute;top:28384;width:5934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3dTMMA&#10;AADcAAAADwAAAGRycy9kb3ducmV2LnhtbERPz2vCMBS+D/Y/hCd4GZo6RUY1isgGzovYefH2aJ5N&#10;tXkpSardf28Ogx0/vt/LdW8bcScfascKJuMMBHHpdM2VgtPP1+gDRIjIGhvHpOCXAqxXry9LzLV7&#10;8JHuRaxECuGQowITY5tLGUpDFsPYtcSJuzhvMSboK6k9PlK4beR7ls2lxZpTg8GWtobKW9FZBYfZ&#10;+WDeusvnfjOb+u9Tt51fq0Kp4aDfLEBE6uO/+M+90wqmk7Q2nU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3dTMMAAADcAAAADwAAAAAAAAAAAAAAAACYAgAAZHJzL2Rv&#10;d25yZXYueG1sUEsFBgAAAAAEAAQA9QAAAIgDAAAAAA==&#10;" stroked="f">
                  <v:textbox style="mso-fit-shape-to-text:t" inset="0,0,0,0">
                    <w:txbxContent>
                      <w:p w:rsidR="00663E4A" w:rsidRPr="00FB4C89" w:rsidRDefault="00663E4A" w:rsidP="008156BF">
                        <w:pPr>
                          <w:pStyle w:val="Caption"/>
                          <w:jc w:val="center"/>
                          <w:rPr>
                            <w:rFonts w:cs="Times New Roman"/>
                            <w:noProof/>
                            <w:sz w:val="24"/>
                            <w:szCs w:val="24"/>
                          </w:rPr>
                        </w:pPr>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16</w:t>
                        </w:r>
                        <w:r w:rsidRPr="00FB4C89">
                          <w:rPr>
                            <w:sz w:val="24"/>
                            <w:szCs w:val="24"/>
                          </w:rPr>
                          <w:fldChar w:fldCharType="end"/>
                        </w:r>
                        <w:r w:rsidRPr="00FB4C89">
                          <w:rPr>
                            <w:sz w:val="24"/>
                            <w:szCs w:val="24"/>
                          </w:rPr>
                          <w:t xml:space="preserve"> Timing sequence for trigger mode 2</w:t>
                        </w:r>
                      </w:p>
                    </w:txbxContent>
                  </v:textbox>
                </v:shape>
                <w10:anchorlock/>
              </v:group>
            </w:pict>
          </mc:Fallback>
        </mc:AlternateContent>
      </w:r>
    </w:p>
    <w:p w:rsidR="00812358" w:rsidRPr="00581CAA" w:rsidRDefault="00812358" w:rsidP="00812358">
      <w:pPr>
        <w:rPr>
          <w:rFonts w:cs="Times New Roman"/>
        </w:rPr>
      </w:pPr>
      <w:r w:rsidRPr="00581CAA">
        <w:rPr>
          <w:rFonts w:cs="Times New Roman"/>
        </w:rPr>
        <w:t>The minimum active trigger pulse width in trigger mode 2 is 8.8 μs</w:t>
      </w:r>
      <w:r w:rsidR="006D2183">
        <w:rPr>
          <w:rFonts w:cs="Times New Roman"/>
        </w:rPr>
        <w:t xml:space="preserve">. However, 30 </w:t>
      </w:r>
      <w:r w:rsidR="006D2183" w:rsidRPr="00581CAA">
        <w:rPr>
          <w:rFonts w:cs="Times New Roman"/>
        </w:rPr>
        <w:t>μs</w:t>
      </w:r>
      <w:r w:rsidR="006D2183">
        <w:rPr>
          <w:rFonts w:cs="Times New Roman"/>
        </w:rPr>
        <w:t xml:space="preserve"> is the absolute minimum recommended integration time, and 200 </w:t>
      </w:r>
      <w:r w:rsidR="006D2183" w:rsidRPr="00581CAA">
        <w:rPr>
          <w:rFonts w:cs="Times New Roman"/>
        </w:rPr>
        <w:t>μs</w:t>
      </w:r>
      <w:r w:rsidR="006D2183">
        <w:rPr>
          <w:rFonts w:cs="Times New Roman"/>
        </w:rPr>
        <w:t xml:space="preserve"> is the suggested minimum integration time</w:t>
      </w:r>
      <w:r w:rsidRPr="00581CAA">
        <w:rPr>
          <w:rFonts w:cs="Times New Roman"/>
        </w:rPr>
        <w:t xml:space="preserve">. There is no maximum allowable trigger pulse width, but the user should be aware that as the exposure gets longer, more dark current is integrated by the focal plane array. If the exposure is too long, the focal plane array may saturate with dark current. The ceiling of the trigger rate for this mode is the maximum frame rate. If the maximum trigger rate is exceeded, a camera error will be reported as described in </w:t>
      </w:r>
      <w:r w:rsidR="003C5360" w:rsidRPr="00581CAA">
        <w:rPr>
          <w:rFonts w:cs="Times New Roman"/>
        </w:rPr>
        <w:t xml:space="preserve">the error </w:t>
      </w:r>
      <w:r w:rsidR="009C62DD">
        <w:rPr>
          <w:rFonts w:cs="Times New Roman"/>
        </w:rPr>
        <w:t xml:space="preserve">Section </w:t>
      </w:r>
      <w:r w:rsidR="009C62DD">
        <w:rPr>
          <w:rFonts w:cs="Times New Roman"/>
        </w:rPr>
        <w:fldChar w:fldCharType="begin"/>
      </w:r>
      <w:r w:rsidR="009C62DD">
        <w:rPr>
          <w:rFonts w:cs="Times New Roman"/>
        </w:rPr>
        <w:instrText xml:space="preserve"> REF _Ref436653976 \r \h </w:instrText>
      </w:r>
      <w:r w:rsidR="009C62DD">
        <w:rPr>
          <w:rFonts w:cs="Times New Roman"/>
        </w:rPr>
      </w:r>
      <w:r w:rsidR="009C62DD">
        <w:rPr>
          <w:rFonts w:cs="Times New Roman"/>
        </w:rPr>
        <w:fldChar w:fldCharType="separate"/>
      </w:r>
      <w:r w:rsidR="000D7633">
        <w:rPr>
          <w:rFonts w:cs="Times New Roman"/>
        </w:rPr>
        <w:t>5.17.16</w:t>
      </w:r>
      <w:r w:rsidR="009C62DD">
        <w:rPr>
          <w:rFonts w:cs="Times New Roman"/>
        </w:rPr>
        <w:fldChar w:fldCharType="end"/>
      </w:r>
      <w:r w:rsidRPr="00581CAA">
        <w:rPr>
          <w:rFonts w:cs="Times New Roman"/>
        </w:rPr>
        <w:t>.</w:t>
      </w:r>
    </w:p>
    <w:p w:rsidR="00812358" w:rsidRPr="00581CAA" w:rsidRDefault="00812358" w:rsidP="00812358">
      <w:pPr>
        <w:rPr>
          <w:rFonts w:cs="Times New Roman"/>
        </w:rPr>
      </w:pPr>
      <w:r w:rsidRPr="00581CAA">
        <w:rPr>
          <w:rFonts w:cs="Times New Roman"/>
        </w:rPr>
        <w:t>In trigger mode 3, the external trigger signal gates on and off the internal timing of the exposure and line rate. That is, whenever the selected trigger input is in an inactive state the camera is paused. Whenever the selected trigger input is active the camera will operate as though it were free-running. Once an exposure has been initiated, the camera will finish that particular exposure and readout even though the trigger might have already transitioned to an inactive state. Therefore, when the trigger transitions to an inactive state it should be held inactive for a minimum of the exposure period plus the frame readout time. The delay between this trigger transition and start of exposure is 5 to 6 pixel periods. The timing sequence of the camera for trigger mode 3 is shown in</w:t>
      </w:r>
      <w:r w:rsidR="008156BF">
        <w:rPr>
          <w:rFonts w:cs="Times New Roman"/>
        </w:rPr>
        <w:t xml:space="preserve"> the</w:t>
      </w:r>
      <w:r w:rsidRPr="00581CAA">
        <w:rPr>
          <w:rFonts w:cs="Times New Roman"/>
        </w:rPr>
        <w:t xml:space="preserve"> Figure.</w:t>
      </w:r>
    </w:p>
    <w:p w:rsidR="00812358" w:rsidRPr="00581CAA" w:rsidRDefault="00DE6206" w:rsidP="00812358">
      <w:pPr>
        <w:rPr>
          <w:rFonts w:cs="Times New Roman"/>
        </w:rPr>
      </w:pPr>
      <w:r w:rsidRPr="00674F8A">
        <w:rPr>
          <w:rFonts w:cs="Times New Roman"/>
          <w:noProof/>
        </w:rPr>
        <w:lastRenderedPageBreak/>
        <mc:AlternateContent>
          <mc:Choice Requires="wpg">
            <w:drawing>
              <wp:anchor distT="0" distB="0" distL="114300" distR="114300" simplePos="0" relativeHeight="251713536" behindDoc="0" locked="0" layoutInCell="1" allowOverlap="1" wp14:anchorId="3F32DE85" wp14:editId="1D8F6FBB">
                <wp:simplePos x="0" y="0"/>
                <wp:positionH relativeFrom="column">
                  <wp:posOffset>0</wp:posOffset>
                </wp:positionH>
                <wp:positionV relativeFrom="paragraph">
                  <wp:posOffset>0</wp:posOffset>
                </wp:positionV>
                <wp:extent cx="5934075" cy="3318510"/>
                <wp:effectExtent l="0" t="0" r="9525" b="0"/>
                <wp:wrapTopAndBottom/>
                <wp:docPr id="299" name="Group 299"/>
                <wp:cNvGraphicFramePr/>
                <a:graphic xmlns:a="http://schemas.openxmlformats.org/drawingml/2006/main">
                  <a:graphicData uri="http://schemas.microsoft.com/office/word/2010/wordprocessingGroup">
                    <wpg:wgp>
                      <wpg:cNvGrpSpPr/>
                      <wpg:grpSpPr>
                        <a:xfrm>
                          <a:off x="0" y="0"/>
                          <a:ext cx="5934075" cy="3318510"/>
                          <a:chOff x="0" y="0"/>
                          <a:chExt cx="5934075" cy="3318510"/>
                        </a:xfrm>
                      </wpg:grpSpPr>
                      <pic:pic xmlns:pic="http://schemas.openxmlformats.org/drawingml/2006/picture">
                        <pic:nvPicPr>
                          <pic:cNvPr id="297" name="Picture 29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wps:wsp>
                        <wps:cNvPr id="298" name="Text Box 298"/>
                        <wps:cNvSpPr txBox="1"/>
                        <wps:spPr>
                          <a:xfrm>
                            <a:off x="0" y="3067050"/>
                            <a:ext cx="5934075" cy="251460"/>
                          </a:xfrm>
                          <a:prstGeom prst="rect">
                            <a:avLst/>
                          </a:prstGeom>
                          <a:solidFill>
                            <a:prstClr val="white"/>
                          </a:solidFill>
                          <a:ln>
                            <a:noFill/>
                          </a:ln>
                          <a:effectLst/>
                        </wps:spPr>
                        <wps:txbx>
                          <w:txbxContent>
                            <w:p w:rsidR="00663E4A" w:rsidRPr="00FB4C89" w:rsidRDefault="00663E4A" w:rsidP="00DE6206">
                              <w:pPr>
                                <w:pStyle w:val="Caption"/>
                                <w:jc w:val="center"/>
                                <w:rPr>
                                  <w:rFonts w:cs="Times New Roman"/>
                                  <w:noProof/>
                                  <w:sz w:val="24"/>
                                  <w:szCs w:val="24"/>
                                </w:rPr>
                              </w:pPr>
                              <w:bookmarkStart w:id="1813" w:name="_Toc390773069"/>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17</w:t>
                              </w:r>
                              <w:r w:rsidRPr="00FB4C89">
                                <w:rPr>
                                  <w:sz w:val="24"/>
                                  <w:szCs w:val="24"/>
                                </w:rPr>
                                <w:fldChar w:fldCharType="end"/>
                              </w:r>
                              <w:r w:rsidRPr="00FB4C89">
                                <w:rPr>
                                  <w:sz w:val="24"/>
                                  <w:szCs w:val="24"/>
                                </w:rPr>
                                <w:t xml:space="preserve"> Timing sequence for trigger mode 3</w:t>
                              </w:r>
                              <w:bookmarkEnd w:id="18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9" o:spid="_x0000_s1042" style="position:absolute;margin-left:0;margin-top:0;width:467.25pt;height:261.3pt;z-index:251713536;mso-position-horizontal-relative:text;mso-position-vertical-relative:text" coordsize="59340,3318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">
                <v:shape id="Picture 297" o:spid="_x0000_s1043" type="#_x0000_t75" style="position:absolute;width:5934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SZ/PGAAAA3AAAAA8AAABkcnMvZG93bnJldi54bWxEj0FrwkAUhO9C/8PyCr3pJmK1pm5EioKH&#10;iI0Ven1kn0lo9m3Ibk3aX98VhB6HmfmGWa0H04grda62rCCeRCCIC6trLhWcP3bjFxDOI2tsLJOC&#10;H3KwTh9GK0y07Tmn68mXIkDYJaig8r5NpHRFRQbdxLbEwbvYzqAPsiul7rAPcNPIaRTNpcGaw0KF&#10;Lb1VVHydvo0Cvzhkn7OsPm43cf7828jS6su7Uk+Pw+YVhKfB/4fv7b1WMF0u4HYmHAGZ/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pJn88YAAADcAAAADwAAAAAAAAAAAAAA&#10;AACfAgAAZHJzL2Rvd25yZXYueG1sUEsFBgAAAAAEAAQA9wAAAJIDAAAAAA==&#10;">
                  <v:imagedata r:id="rId36" o:title=""/>
                  <v:path arrowok="t"/>
                </v:shape>
                <v:shape id="Text Box 298" o:spid="_x0000_s1044" type="#_x0000_t202" style="position:absolute;top:30670;width:5934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i8MA&#10;AADcAAAADwAAAGRycy9kb3ducmV2LnhtbERPz2vCMBS+C/sfwhvsIjOdE5mdUUQm6C5i9eLt0Tyb&#10;bs1LSVLt/ntzGHj8+H7Pl71txJV8qB0reBtlIIhLp2uuFJyOm9cPECEia2wck4I/CrBcPA3mmGt3&#10;4wNdi1iJFMIhRwUmxjaXMpSGLIaRa4kTd3HeYkzQV1J7vKVw28hxlk2lxZpTg8GW1obK36KzCvaT&#10;894Mu8vX92ry7nenbj39qQqlXp771SeISH18iP/dW61gPEtr0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Ri8MAAADcAAAADwAAAAAAAAAAAAAAAACYAgAAZHJzL2Rv&#10;d25yZXYueG1sUEsFBgAAAAAEAAQA9QAAAIgDAAAAAA==&#10;" stroked="f">
                  <v:textbox style="mso-fit-shape-to-text:t" inset="0,0,0,0">
                    <w:txbxContent>
                      <w:p w:rsidR="00663E4A" w:rsidRPr="00FB4C89" w:rsidRDefault="00663E4A" w:rsidP="00DE6206">
                        <w:pPr>
                          <w:pStyle w:val="Caption"/>
                          <w:jc w:val="center"/>
                          <w:rPr>
                            <w:rFonts w:cs="Times New Roman"/>
                            <w:noProof/>
                            <w:sz w:val="24"/>
                            <w:szCs w:val="24"/>
                          </w:rPr>
                        </w:pPr>
                        <w:bookmarkStart w:id="1814" w:name="_Toc390773069"/>
                        <w:r w:rsidRPr="00FB4C89">
                          <w:rPr>
                            <w:sz w:val="24"/>
                            <w:szCs w:val="24"/>
                          </w:rPr>
                          <w:t xml:space="preserve">Figure </w:t>
                        </w:r>
                        <w:r w:rsidRPr="00FB4C89">
                          <w:rPr>
                            <w:sz w:val="24"/>
                            <w:szCs w:val="24"/>
                          </w:rPr>
                          <w:fldChar w:fldCharType="begin"/>
                        </w:r>
                        <w:r w:rsidRPr="00FB4C89">
                          <w:rPr>
                            <w:sz w:val="24"/>
                            <w:szCs w:val="24"/>
                          </w:rPr>
                          <w:instrText xml:space="preserve"> SEQ Figure \* ARABIC </w:instrText>
                        </w:r>
                        <w:r w:rsidRPr="00FB4C89">
                          <w:rPr>
                            <w:sz w:val="24"/>
                            <w:szCs w:val="24"/>
                          </w:rPr>
                          <w:fldChar w:fldCharType="separate"/>
                        </w:r>
                        <w:r w:rsidR="000D7633">
                          <w:rPr>
                            <w:noProof/>
                            <w:sz w:val="24"/>
                            <w:szCs w:val="24"/>
                          </w:rPr>
                          <w:t>17</w:t>
                        </w:r>
                        <w:r w:rsidRPr="00FB4C89">
                          <w:rPr>
                            <w:sz w:val="24"/>
                            <w:szCs w:val="24"/>
                          </w:rPr>
                          <w:fldChar w:fldCharType="end"/>
                        </w:r>
                        <w:r w:rsidRPr="00FB4C89">
                          <w:rPr>
                            <w:sz w:val="24"/>
                            <w:szCs w:val="24"/>
                          </w:rPr>
                          <w:t xml:space="preserve"> Timing sequence for trigger mode 3</w:t>
                        </w:r>
                        <w:bookmarkEnd w:id="1814"/>
                      </w:p>
                    </w:txbxContent>
                  </v:textbox>
                </v:shape>
                <w10:wrap type="topAndBottom"/>
              </v:group>
            </w:pict>
          </mc:Fallback>
        </mc:AlternateContent>
      </w:r>
    </w:p>
    <w:p w:rsidR="00812358" w:rsidRPr="00581CAA" w:rsidRDefault="00812358" w:rsidP="00007F38">
      <w:pPr>
        <w:pStyle w:val="listlevel3"/>
      </w:pPr>
      <w:bookmarkStart w:id="1815" w:name="_Toc390791381"/>
      <w:bookmarkStart w:id="1816" w:name="_Toc390791645"/>
      <w:bookmarkStart w:id="1817" w:name="_Toc390792091"/>
      <w:bookmarkStart w:id="1818" w:name="_Toc459569370"/>
      <w:r w:rsidRPr="00581CAA">
        <w:t>Set Trigger Mode</w:t>
      </w:r>
      <w:bookmarkEnd w:id="1815"/>
      <w:bookmarkEnd w:id="1816"/>
      <w:bookmarkEnd w:id="1817"/>
      <w:bookmarkEnd w:id="181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BE5DEA" w:rsidRPr="00581CAA" w:rsidTr="00F51E3B">
        <w:tc>
          <w:tcPr>
            <w:tcW w:w="2880" w:type="dxa"/>
          </w:tcPr>
          <w:p w:rsidR="00BE5DEA" w:rsidRPr="00581CAA" w:rsidRDefault="00BE5DEA" w:rsidP="003D58B5">
            <w:pPr>
              <w:rPr>
                <w:rFonts w:cs="Times New Roman"/>
              </w:rPr>
            </w:pPr>
            <w:r w:rsidRPr="00581CAA">
              <w:rPr>
                <w:rFonts w:cs="Times New Roman"/>
              </w:rPr>
              <w:t>Description</w:t>
            </w:r>
          </w:p>
        </w:tc>
        <w:tc>
          <w:tcPr>
            <w:tcW w:w="6228" w:type="dxa"/>
          </w:tcPr>
          <w:p w:rsidR="00BE5DEA" w:rsidRPr="00581CAA" w:rsidRDefault="00BE5DEA" w:rsidP="00CB5FB1">
            <w:pPr>
              <w:rPr>
                <w:rFonts w:cs="Times New Roman"/>
              </w:rPr>
            </w:pPr>
            <w:r w:rsidRPr="00581CAA">
              <w:rPr>
                <w:rFonts w:cs="Times New Roman"/>
              </w:rPr>
              <w:t>Sets the trigger and timing modes. Note: Execution of this command that results in a change in trigger mode will also apply a reset to the trigger and FPA scan digital logic clearing any existing trigger or scan errors.</w:t>
            </w:r>
          </w:p>
        </w:tc>
      </w:tr>
      <w:tr w:rsidR="00BE5DEA" w:rsidRPr="00581CAA" w:rsidTr="00F51E3B">
        <w:tc>
          <w:tcPr>
            <w:tcW w:w="2880" w:type="dxa"/>
          </w:tcPr>
          <w:p w:rsidR="00BE5DEA" w:rsidRPr="00581CAA" w:rsidRDefault="00BE5DEA" w:rsidP="003D58B5">
            <w:pPr>
              <w:rPr>
                <w:rFonts w:cs="Times New Roman"/>
              </w:rPr>
            </w:pPr>
            <w:r w:rsidRPr="00581CAA">
              <w:rPr>
                <w:rFonts w:cs="Times New Roman"/>
              </w:rPr>
              <w:t>Setting Type</w:t>
            </w:r>
          </w:p>
        </w:tc>
        <w:tc>
          <w:tcPr>
            <w:tcW w:w="6228" w:type="dxa"/>
          </w:tcPr>
          <w:p w:rsidR="00BE5DEA" w:rsidRPr="00581CAA" w:rsidRDefault="00BE5DEA" w:rsidP="00CB5FB1">
            <w:pPr>
              <w:rPr>
                <w:rFonts w:cs="Times New Roman"/>
              </w:rPr>
            </w:pPr>
            <w:r w:rsidRPr="00581CAA">
              <w:rPr>
                <w:rFonts w:cs="Times New Roman"/>
              </w:rPr>
              <w:t>Global</w:t>
            </w:r>
          </w:p>
        </w:tc>
      </w:tr>
      <w:tr w:rsidR="00BE5DEA" w:rsidRPr="00581CAA" w:rsidTr="00F51E3B">
        <w:tc>
          <w:tcPr>
            <w:tcW w:w="2880" w:type="dxa"/>
          </w:tcPr>
          <w:p w:rsidR="00BE5DEA" w:rsidRPr="00581CAA" w:rsidRDefault="00BE5DEA" w:rsidP="003D58B5">
            <w:pPr>
              <w:rPr>
                <w:rFonts w:cs="Times New Roman"/>
              </w:rPr>
            </w:pPr>
            <w:r w:rsidRPr="00581CAA">
              <w:rPr>
                <w:rFonts w:cs="Times New Roman"/>
              </w:rPr>
              <w:t>Command</w:t>
            </w:r>
          </w:p>
        </w:tc>
        <w:tc>
          <w:tcPr>
            <w:tcW w:w="6228" w:type="dxa"/>
          </w:tcPr>
          <w:p w:rsidR="00BE5DEA" w:rsidRPr="000C5EFC" w:rsidRDefault="00BE5DEA" w:rsidP="00C21183">
            <w:pPr>
              <w:pStyle w:val="Command"/>
              <w:rPr>
                <w:rFonts w:ascii="Times New Roman" w:hAnsi="Times New Roman" w:cs="Times New Roman"/>
              </w:rPr>
            </w:pPr>
            <w:bookmarkStart w:id="1819" w:name="_Toc390789952"/>
            <w:bookmarkStart w:id="1820" w:name="_Toc390790683"/>
            <w:bookmarkStart w:id="1821" w:name="_Toc390791048"/>
            <w:bookmarkStart w:id="1822" w:name="_Toc390791646"/>
            <w:bookmarkStart w:id="1823" w:name="_Toc390792092"/>
            <w:bookmarkStart w:id="1824" w:name="_Toc459569371"/>
            <w:r w:rsidRPr="000C5EFC">
              <w:rPr>
                <w:rFonts w:ascii="Times New Roman" w:hAnsi="Times New Roman" w:cs="Times New Roman"/>
              </w:rPr>
              <w:t xml:space="preserve">TRIG:MODE </w:t>
            </w:r>
            <w:r w:rsidRPr="000C5EFC">
              <w:rPr>
                <w:rFonts w:ascii="Times New Roman" w:hAnsi="Times New Roman" w:cs="Times New Roman"/>
                <w:i/>
              </w:rPr>
              <w:t>mode</w:t>
            </w:r>
            <w:bookmarkEnd w:id="1819"/>
            <w:bookmarkEnd w:id="1820"/>
            <w:bookmarkEnd w:id="1821"/>
            <w:bookmarkEnd w:id="1822"/>
            <w:bookmarkEnd w:id="1823"/>
            <w:bookmarkEnd w:id="1824"/>
          </w:p>
        </w:tc>
      </w:tr>
      <w:tr w:rsidR="00BE5DEA" w:rsidRPr="00581CAA" w:rsidTr="00F51E3B">
        <w:tc>
          <w:tcPr>
            <w:tcW w:w="2880" w:type="dxa"/>
          </w:tcPr>
          <w:p w:rsidR="00BE5DEA" w:rsidRPr="00581CAA" w:rsidRDefault="00BE5DEA" w:rsidP="003D58B5">
            <w:pPr>
              <w:rPr>
                <w:rFonts w:cs="Times New Roman"/>
              </w:rPr>
            </w:pPr>
            <w:r w:rsidRPr="00581CAA">
              <w:rPr>
                <w:rFonts w:cs="Times New Roman"/>
              </w:rPr>
              <w:t>Parameters</w:t>
            </w:r>
          </w:p>
        </w:tc>
        <w:tc>
          <w:tcPr>
            <w:tcW w:w="6228" w:type="dxa"/>
          </w:tcPr>
          <w:p w:rsidR="00BE5DEA" w:rsidRPr="000C5EFC" w:rsidRDefault="00BE5DEA" w:rsidP="001214F6">
            <w:pPr>
              <w:pStyle w:val="Parameter"/>
              <w:rPr>
                <w:rFonts w:ascii="Times New Roman" w:hAnsi="Times New Roman" w:cs="Times New Roman"/>
              </w:rPr>
            </w:pPr>
            <w:bookmarkStart w:id="1825" w:name="_Toc390789953"/>
            <w:bookmarkStart w:id="1826" w:name="_Toc390790684"/>
            <w:bookmarkStart w:id="1827" w:name="_Toc390791049"/>
            <w:r w:rsidRPr="000C5EFC">
              <w:rPr>
                <w:rFonts w:ascii="Times New Roman" w:hAnsi="Times New Roman" w:cs="Times New Roman"/>
              </w:rPr>
              <w:t>mode</w:t>
            </w:r>
            <w:bookmarkEnd w:id="1825"/>
            <w:bookmarkEnd w:id="1826"/>
            <w:bookmarkEnd w:id="1827"/>
          </w:p>
        </w:tc>
      </w:tr>
      <w:tr w:rsidR="00BE5DEA" w:rsidRPr="00581CAA" w:rsidTr="00F51E3B">
        <w:tc>
          <w:tcPr>
            <w:tcW w:w="2880" w:type="dxa"/>
          </w:tcPr>
          <w:p w:rsidR="00BE5DEA" w:rsidRPr="00581CAA" w:rsidRDefault="00BE5DEA" w:rsidP="003D58B5">
            <w:pPr>
              <w:rPr>
                <w:rFonts w:cs="Times New Roman"/>
              </w:rPr>
            </w:pPr>
            <w:r w:rsidRPr="00581CAA">
              <w:rPr>
                <w:rFonts w:cs="Times New Roman"/>
              </w:rPr>
              <w:t xml:space="preserve">Return Values </w:t>
            </w:r>
          </w:p>
        </w:tc>
        <w:tc>
          <w:tcPr>
            <w:tcW w:w="6228" w:type="dxa"/>
          </w:tcPr>
          <w:p w:rsidR="00BE5DEA" w:rsidRPr="00581CAA" w:rsidRDefault="00BE5DEA" w:rsidP="003D58B5">
            <w:pPr>
              <w:rPr>
                <w:rFonts w:cs="Times New Roman"/>
              </w:rPr>
            </w:pPr>
            <w:r w:rsidRPr="00581CAA">
              <w:rPr>
                <w:rFonts w:cs="Times New Roman"/>
              </w:rPr>
              <w:t>none</w:t>
            </w:r>
          </w:p>
        </w:tc>
      </w:tr>
      <w:tr w:rsidR="00BE5DEA" w:rsidRPr="00581CAA" w:rsidTr="00F51E3B">
        <w:tc>
          <w:tcPr>
            <w:tcW w:w="2880" w:type="dxa"/>
          </w:tcPr>
          <w:p w:rsidR="00BE5DEA" w:rsidRPr="00581CAA" w:rsidRDefault="00BE5DEA" w:rsidP="003D58B5">
            <w:pPr>
              <w:rPr>
                <w:rFonts w:cs="Times New Roman"/>
              </w:rPr>
            </w:pPr>
            <w:r w:rsidRPr="00581CAA">
              <w:rPr>
                <w:rFonts w:cs="Times New Roman"/>
              </w:rPr>
              <w:t>Range</w:t>
            </w:r>
          </w:p>
        </w:tc>
        <w:tc>
          <w:tcPr>
            <w:tcW w:w="6228" w:type="dxa"/>
          </w:tcPr>
          <w:p w:rsidR="00BE5DEA" w:rsidRPr="00581CAA" w:rsidRDefault="00BE5DEA" w:rsidP="00BE5DEA">
            <w:pPr>
              <w:rPr>
                <w:rFonts w:cs="Times New Roman"/>
              </w:rPr>
            </w:pPr>
            <w:r w:rsidRPr="00581CAA">
              <w:rPr>
                <w:rFonts w:cs="Times New Roman"/>
              </w:rPr>
              <w:t>0</w:t>
            </w:r>
            <w:r w:rsidRPr="00581CAA">
              <w:rPr>
                <w:rFonts w:cs="Times New Roman"/>
              </w:rPr>
              <w:tab/>
              <w:t>Internally triggered, internally timed</w:t>
            </w:r>
          </w:p>
          <w:p w:rsidR="00BE5DEA" w:rsidRPr="00581CAA" w:rsidRDefault="00BE5DEA" w:rsidP="00BE5DEA">
            <w:pPr>
              <w:rPr>
                <w:rFonts w:cs="Times New Roman"/>
              </w:rPr>
            </w:pPr>
            <w:r w:rsidRPr="00581CAA">
              <w:rPr>
                <w:rFonts w:cs="Times New Roman"/>
              </w:rPr>
              <w:t>1</w:t>
            </w:r>
            <w:r w:rsidRPr="00581CAA">
              <w:rPr>
                <w:rFonts w:cs="Times New Roman"/>
              </w:rPr>
              <w:tab/>
              <w:t>Externally triggered, internally timed</w:t>
            </w:r>
          </w:p>
          <w:p w:rsidR="00BE5DEA" w:rsidRPr="00581CAA" w:rsidRDefault="00BE5DEA" w:rsidP="00BE5DEA">
            <w:pPr>
              <w:rPr>
                <w:rFonts w:cs="Times New Roman"/>
              </w:rPr>
            </w:pPr>
            <w:r w:rsidRPr="00581CAA">
              <w:rPr>
                <w:rFonts w:cs="Times New Roman"/>
              </w:rPr>
              <w:t>2</w:t>
            </w:r>
            <w:r w:rsidRPr="00581CAA">
              <w:rPr>
                <w:rFonts w:cs="Times New Roman"/>
              </w:rPr>
              <w:tab/>
              <w:t>Externally triggered, externally timed</w:t>
            </w:r>
          </w:p>
          <w:p w:rsidR="00BE5DEA" w:rsidRPr="00581CAA" w:rsidRDefault="00BE5DEA" w:rsidP="003D58B5">
            <w:pPr>
              <w:rPr>
                <w:rFonts w:cs="Times New Roman"/>
              </w:rPr>
            </w:pPr>
            <w:r w:rsidRPr="00581CAA">
              <w:rPr>
                <w:rFonts w:cs="Times New Roman"/>
              </w:rPr>
              <w:t>3</w:t>
            </w:r>
            <w:r w:rsidRPr="00581CAA">
              <w:rPr>
                <w:rFonts w:cs="Times New Roman"/>
              </w:rPr>
              <w:tab/>
              <w:t>Externally gated, internally timed</w:t>
            </w:r>
          </w:p>
        </w:tc>
      </w:tr>
      <w:tr w:rsidR="00BE5DEA" w:rsidRPr="00581CAA" w:rsidTr="00F51E3B">
        <w:tc>
          <w:tcPr>
            <w:tcW w:w="2880" w:type="dxa"/>
          </w:tcPr>
          <w:p w:rsidR="00BE5DEA" w:rsidRPr="00581CAA" w:rsidRDefault="00BE5DEA" w:rsidP="003D58B5">
            <w:pPr>
              <w:rPr>
                <w:rFonts w:cs="Times New Roman"/>
              </w:rPr>
            </w:pPr>
            <w:r w:rsidRPr="00581CAA">
              <w:rPr>
                <w:rFonts w:cs="Times New Roman"/>
              </w:rPr>
              <w:t>Type</w:t>
            </w:r>
          </w:p>
        </w:tc>
        <w:tc>
          <w:tcPr>
            <w:tcW w:w="6228" w:type="dxa"/>
          </w:tcPr>
          <w:p w:rsidR="00BE5DEA" w:rsidRPr="00581CAA" w:rsidRDefault="00BE5DEA" w:rsidP="003D58B5">
            <w:pPr>
              <w:rPr>
                <w:rFonts w:cs="Times New Roman"/>
              </w:rPr>
            </w:pPr>
            <w:r w:rsidRPr="00581CAA">
              <w:rPr>
                <w:rFonts w:cs="Times New Roman"/>
              </w:rPr>
              <w:t>unsigned integer</w:t>
            </w:r>
          </w:p>
        </w:tc>
      </w:tr>
      <w:tr w:rsidR="00BE5DEA" w:rsidRPr="00581CAA" w:rsidTr="00F51E3B">
        <w:tc>
          <w:tcPr>
            <w:tcW w:w="2880" w:type="dxa"/>
          </w:tcPr>
          <w:p w:rsidR="00BE5DEA" w:rsidRPr="00581CAA" w:rsidRDefault="00BE5DEA" w:rsidP="003D58B5">
            <w:pPr>
              <w:rPr>
                <w:rFonts w:cs="Times New Roman"/>
              </w:rPr>
            </w:pPr>
            <w:r w:rsidRPr="00581CAA">
              <w:rPr>
                <w:rFonts w:cs="Times New Roman"/>
              </w:rPr>
              <w:t>Example</w:t>
            </w:r>
          </w:p>
        </w:tc>
        <w:tc>
          <w:tcPr>
            <w:tcW w:w="6228" w:type="dxa"/>
          </w:tcPr>
          <w:p w:rsidR="00BE5DEA" w:rsidRPr="000C5EFC" w:rsidRDefault="00BE5DEA" w:rsidP="008E3E74">
            <w:pPr>
              <w:pStyle w:val="Commandexample"/>
              <w:rPr>
                <w:rFonts w:ascii="Times New Roman" w:hAnsi="Times New Roman" w:cs="Times New Roman"/>
              </w:rPr>
            </w:pPr>
            <w:bookmarkStart w:id="1828" w:name="_Toc390789954"/>
            <w:bookmarkStart w:id="1829" w:name="_Toc390790685"/>
            <w:bookmarkStart w:id="1830" w:name="_Toc390791050"/>
            <w:bookmarkStart w:id="1831" w:name="_Toc390791647"/>
            <w:bookmarkStart w:id="1832" w:name="_Toc390792093"/>
            <w:r w:rsidRPr="000C5EFC">
              <w:rPr>
                <w:rFonts w:ascii="Times New Roman" w:hAnsi="Times New Roman" w:cs="Times New Roman"/>
              </w:rPr>
              <w:t>TRIG:MODE 1</w:t>
            </w:r>
            <w:bookmarkEnd w:id="1828"/>
            <w:bookmarkEnd w:id="1829"/>
            <w:bookmarkEnd w:id="1830"/>
            <w:bookmarkEnd w:id="1831"/>
            <w:bookmarkEnd w:id="1832"/>
          </w:p>
        </w:tc>
      </w:tr>
    </w:tbl>
    <w:p w:rsidR="00812358" w:rsidRPr="00581CAA" w:rsidRDefault="00812358" w:rsidP="00812358">
      <w:pPr>
        <w:rPr>
          <w:rFonts w:cs="Times New Roman"/>
        </w:rPr>
      </w:pPr>
    </w:p>
    <w:p w:rsidR="00812358" w:rsidRPr="00581CAA" w:rsidRDefault="00812358" w:rsidP="00007F38">
      <w:pPr>
        <w:pStyle w:val="listlevel3"/>
      </w:pPr>
      <w:bookmarkStart w:id="1833" w:name="_Toc440443676"/>
      <w:bookmarkStart w:id="1834" w:name="_Toc440444324"/>
      <w:bookmarkStart w:id="1835" w:name="_Toc440444725"/>
      <w:bookmarkStart w:id="1836" w:name="_Toc440443677"/>
      <w:bookmarkStart w:id="1837" w:name="_Toc440444325"/>
      <w:bookmarkStart w:id="1838" w:name="_Toc440444726"/>
      <w:bookmarkStart w:id="1839" w:name="_Toc390791382"/>
      <w:bookmarkStart w:id="1840" w:name="_Toc390791648"/>
      <w:bookmarkStart w:id="1841" w:name="_Toc390792094"/>
      <w:bookmarkStart w:id="1842" w:name="_Toc459569372"/>
      <w:bookmarkEnd w:id="1833"/>
      <w:bookmarkEnd w:id="1834"/>
      <w:bookmarkEnd w:id="1835"/>
      <w:bookmarkEnd w:id="1836"/>
      <w:bookmarkEnd w:id="1837"/>
      <w:bookmarkEnd w:id="1838"/>
      <w:r w:rsidRPr="00581CAA">
        <w:t>Get Trigger Mode</w:t>
      </w:r>
      <w:bookmarkEnd w:id="1839"/>
      <w:bookmarkEnd w:id="1840"/>
      <w:bookmarkEnd w:id="1841"/>
      <w:bookmarkEnd w:id="184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3D58B5" w:rsidRPr="00581CAA" w:rsidTr="00F51E3B">
        <w:tc>
          <w:tcPr>
            <w:tcW w:w="2880" w:type="dxa"/>
          </w:tcPr>
          <w:p w:rsidR="003D58B5" w:rsidRPr="00581CAA" w:rsidRDefault="003D58B5" w:rsidP="003D58B5">
            <w:pPr>
              <w:rPr>
                <w:rFonts w:cs="Times New Roman"/>
              </w:rPr>
            </w:pPr>
            <w:r w:rsidRPr="00581CAA">
              <w:rPr>
                <w:rFonts w:cs="Times New Roman"/>
              </w:rPr>
              <w:t>Description</w:t>
            </w:r>
          </w:p>
        </w:tc>
        <w:tc>
          <w:tcPr>
            <w:tcW w:w="6228" w:type="dxa"/>
          </w:tcPr>
          <w:p w:rsidR="003D58B5" w:rsidRPr="00581CAA" w:rsidRDefault="00F66222" w:rsidP="003D58B5">
            <w:pPr>
              <w:rPr>
                <w:rFonts w:cs="Times New Roman"/>
              </w:rPr>
            </w:pPr>
            <w:r w:rsidRPr="00581CAA">
              <w:rPr>
                <w:rFonts w:cs="Times New Roman"/>
              </w:rPr>
              <w:t>Returns the trigger and timing mode.</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t>Setting Type</w:t>
            </w:r>
          </w:p>
        </w:tc>
        <w:tc>
          <w:tcPr>
            <w:tcW w:w="6228" w:type="dxa"/>
          </w:tcPr>
          <w:p w:rsidR="00F66222" w:rsidRPr="00581CAA" w:rsidRDefault="00F66222" w:rsidP="00CB5FB1">
            <w:pPr>
              <w:rPr>
                <w:rFonts w:cs="Times New Roman"/>
              </w:rPr>
            </w:pPr>
            <w:r w:rsidRPr="00581CAA">
              <w:rPr>
                <w:rFonts w:cs="Times New Roman"/>
              </w:rPr>
              <w:t>Global</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lastRenderedPageBreak/>
              <w:t>Command</w:t>
            </w:r>
          </w:p>
        </w:tc>
        <w:tc>
          <w:tcPr>
            <w:tcW w:w="6228" w:type="dxa"/>
          </w:tcPr>
          <w:p w:rsidR="00F66222" w:rsidRPr="000C5EFC" w:rsidRDefault="00F66222" w:rsidP="00C21183">
            <w:pPr>
              <w:pStyle w:val="Command"/>
              <w:rPr>
                <w:rFonts w:ascii="Times New Roman" w:hAnsi="Times New Roman" w:cs="Times New Roman"/>
              </w:rPr>
            </w:pPr>
            <w:bookmarkStart w:id="1843" w:name="_Toc390789955"/>
            <w:bookmarkStart w:id="1844" w:name="_Toc390790686"/>
            <w:bookmarkStart w:id="1845" w:name="_Toc390791051"/>
            <w:bookmarkStart w:id="1846" w:name="_Toc390791649"/>
            <w:bookmarkStart w:id="1847" w:name="_Toc390792095"/>
            <w:bookmarkStart w:id="1848" w:name="_Toc459569373"/>
            <w:r w:rsidRPr="000C5EFC">
              <w:rPr>
                <w:rFonts w:ascii="Times New Roman" w:hAnsi="Times New Roman" w:cs="Times New Roman"/>
              </w:rPr>
              <w:t>TRIG:MODE?</w:t>
            </w:r>
            <w:bookmarkEnd w:id="1843"/>
            <w:bookmarkEnd w:id="1844"/>
            <w:bookmarkEnd w:id="1845"/>
            <w:bookmarkEnd w:id="1846"/>
            <w:bookmarkEnd w:id="1847"/>
            <w:bookmarkEnd w:id="1848"/>
          </w:p>
        </w:tc>
      </w:tr>
      <w:tr w:rsidR="00F66222" w:rsidRPr="00581CAA" w:rsidTr="00F51E3B">
        <w:tc>
          <w:tcPr>
            <w:tcW w:w="2880" w:type="dxa"/>
          </w:tcPr>
          <w:p w:rsidR="00F66222" w:rsidRPr="00581CAA" w:rsidRDefault="00F66222" w:rsidP="003D58B5">
            <w:pPr>
              <w:rPr>
                <w:rFonts w:cs="Times New Roman"/>
              </w:rPr>
            </w:pPr>
            <w:r w:rsidRPr="00581CAA">
              <w:rPr>
                <w:rFonts w:cs="Times New Roman"/>
              </w:rPr>
              <w:t>Parameters</w:t>
            </w:r>
          </w:p>
        </w:tc>
        <w:tc>
          <w:tcPr>
            <w:tcW w:w="6228" w:type="dxa"/>
          </w:tcPr>
          <w:p w:rsidR="00F66222" w:rsidRPr="00581CAA" w:rsidRDefault="00F66222" w:rsidP="003D58B5">
            <w:pPr>
              <w:rPr>
                <w:rFonts w:cs="Times New Roman"/>
              </w:rPr>
            </w:pPr>
            <w:r w:rsidRPr="00581CAA">
              <w:rPr>
                <w:rFonts w:cs="Times New Roman"/>
              </w:rPr>
              <w:t>none</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t xml:space="preserve">Return Values </w:t>
            </w:r>
          </w:p>
        </w:tc>
        <w:tc>
          <w:tcPr>
            <w:tcW w:w="6228" w:type="dxa"/>
          </w:tcPr>
          <w:p w:rsidR="00F66222" w:rsidRPr="00581CAA" w:rsidRDefault="00F66222" w:rsidP="003D58B5">
            <w:pPr>
              <w:rPr>
                <w:rFonts w:cs="Times New Roman"/>
              </w:rPr>
            </w:pPr>
            <w:r w:rsidRPr="00581CAA">
              <w:rPr>
                <w:rFonts w:cs="Times New Roman"/>
              </w:rPr>
              <w:t>mode</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t>Range</w:t>
            </w:r>
          </w:p>
        </w:tc>
        <w:tc>
          <w:tcPr>
            <w:tcW w:w="6228" w:type="dxa"/>
          </w:tcPr>
          <w:p w:rsidR="00C85C44" w:rsidRPr="00581CAA" w:rsidRDefault="00C85C44" w:rsidP="00C85C44">
            <w:pPr>
              <w:rPr>
                <w:rFonts w:cs="Times New Roman"/>
              </w:rPr>
            </w:pPr>
            <w:r w:rsidRPr="00581CAA">
              <w:rPr>
                <w:rFonts w:cs="Times New Roman"/>
              </w:rPr>
              <w:t>0</w:t>
            </w:r>
            <w:r w:rsidRPr="00581CAA">
              <w:rPr>
                <w:rFonts w:cs="Times New Roman"/>
              </w:rPr>
              <w:tab/>
              <w:t>Internally triggered, internally timed</w:t>
            </w:r>
          </w:p>
          <w:p w:rsidR="00C85C44" w:rsidRPr="00581CAA" w:rsidRDefault="00C85C44" w:rsidP="00C85C44">
            <w:pPr>
              <w:rPr>
                <w:rFonts w:cs="Times New Roman"/>
              </w:rPr>
            </w:pPr>
            <w:r w:rsidRPr="00581CAA">
              <w:rPr>
                <w:rFonts w:cs="Times New Roman"/>
              </w:rPr>
              <w:t>1</w:t>
            </w:r>
            <w:r w:rsidRPr="00581CAA">
              <w:rPr>
                <w:rFonts w:cs="Times New Roman"/>
              </w:rPr>
              <w:tab/>
              <w:t>Externally triggered, internally timed</w:t>
            </w:r>
          </w:p>
          <w:p w:rsidR="00C85C44" w:rsidRPr="00581CAA" w:rsidRDefault="00C85C44" w:rsidP="00C85C44">
            <w:pPr>
              <w:rPr>
                <w:rFonts w:cs="Times New Roman"/>
              </w:rPr>
            </w:pPr>
            <w:r w:rsidRPr="00581CAA">
              <w:rPr>
                <w:rFonts w:cs="Times New Roman"/>
              </w:rPr>
              <w:t>2</w:t>
            </w:r>
            <w:r w:rsidRPr="00581CAA">
              <w:rPr>
                <w:rFonts w:cs="Times New Roman"/>
              </w:rPr>
              <w:tab/>
              <w:t>Externally triggered, externally timed</w:t>
            </w:r>
          </w:p>
          <w:p w:rsidR="00F66222" w:rsidRPr="00581CAA" w:rsidRDefault="00C85C44" w:rsidP="00C85C44">
            <w:pPr>
              <w:rPr>
                <w:rFonts w:cs="Times New Roman"/>
              </w:rPr>
            </w:pPr>
            <w:r w:rsidRPr="00581CAA">
              <w:rPr>
                <w:rFonts w:cs="Times New Roman"/>
              </w:rPr>
              <w:t>3</w:t>
            </w:r>
            <w:r w:rsidRPr="00581CAA">
              <w:rPr>
                <w:rFonts w:cs="Times New Roman"/>
              </w:rPr>
              <w:tab/>
              <w:t>Externally gated, internally timed</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t>Type</w:t>
            </w:r>
          </w:p>
        </w:tc>
        <w:tc>
          <w:tcPr>
            <w:tcW w:w="6228" w:type="dxa"/>
          </w:tcPr>
          <w:p w:rsidR="00F66222" w:rsidRPr="00581CAA" w:rsidRDefault="00C85C44" w:rsidP="003D58B5">
            <w:pPr>
              <w:rPr>
                <w:rFonts w:cs="Times New Roman"/>
              </w:rPr>
            </w:pPr>
            <w:r w:rsidRPr="00581CAA">
              <w:rPr>
                <w:rFonts w:cs="Times New Roman"/>
              </w:rPr>
              <w:t>unsigned integer</w:t>
            </w:r>
          </w:p>
        </w:tc>
      </w:tr>
      <w:tr w:rsidR="00F66222" w:rsidRPr="00581CAA" w:rsidTr="00F51E3B">
        <w:tc>
          <w:tcPr>
            <w:tcW w:w="2880" w:type="dxa"/>
          </w:tcPr>
          <w:p w:rsidR="00F66222" w:rsidRPr="00581CAA" w:rsidRDefault="00F66222" w:rsidP="003D58B5">
            <w:pPr>
              <w:rPr>
                <w:rFonts w:cs="Times New Roman"/>
              </w:rPr>
            </w:pPr>
            <w:r w:rsidRPr="00581CAA">
              <w:rPr>
                <w:rFonts w:cs="Times New Roman"/>
              </w:rPr>
              <w:t>Example</w:t>
            </w:r>
          </w:p>
        </w:tc>
        <w:tc>
          <w:tcPr>
            <w:tcW w:w="6228" w:type="dxa"/>
          </w:tcPr>
          <w:p w:rsidR="00F66222" w:rsidRPr="000C5EFC" w:rsidRDefault="00F66222" w:rsidP="008E3E74">
            <w:pPr>
              <w:pStyle w:val="Commandexample"/>
              <w:rPr>
                <w:rFonts w:ascii="Times New Roman" w:hAnsi="Times New Roman" w:cs="Times New Roman"/>
              </w:rPr>
            </w:pPr>
            <w:bookmarkStart w:id="1849" w:name="_Toc390789956"/>
            <w:bookmarkStart w:id="1850" w:name="_Toc390790687"/>
            <w:bookmarkStart w:id="1851" w:name="_Toc390791052"/>
            <w:bookmarkStart w:id="1852" w:name="_Toc390791650"/>
            <w:bookmarkStart w:id="1853" w:name="_Toc390792096"/>
            <w:r w:rsidRPr="000C5EFC">
              <w:rPr>
                <w:rFonts w:ascii="Times New Roman" w:hAnsi="Times New Roman" w:cs="Times New Roman"/>
              </w:rPr>
              <w:t>TRIG:MODE? -- query command</w:t>
            </w:r>
            <w:bookmarkEnd w:id="1849"/>
            <w:bookmarkEnd w:id="1850"/>
            <w:bookmarkEnd w:id="1851"/>
            <w:bookmarkEnd w:id="1852"/>
            <w:bookmarkEnd w:id="1853"/>
          </w:p>
          <w:p w:rsidR="00F66222" w:rsidRPr="000C5EFC" w:rsidRDefault="00F66222" w:rsidP="008E3E74">
            <w:pPr>
              <w:pStyle w:val="Commandexample"/>
              <w:rPr>
                <w:rFonts w:ascii="Times New Roman" w:hAnsi="Times New Roman" w:cs="Times New Roman"/>
              </w:rPr>
            </w:pPr>
            <w:bookmarkStart w:id="1854" w:name="_Toc390789957"/>
            <w:bookmarkStart w:id="1855" w:name="_Toc390790688"/>
            <w:bookmarkStart w:id="1856" w:name="_Toc390791053"/>
            <w:bookmarkStart w:id="1857" w:name="_Toc390791651"/>
            <w:bookmarkStart w:id="1858" w:name="_Toc390792097"/>
            <w:r w:rsidRPr="000C5EFC">
              <w:rPr>
                <w:rFonts w:ascii="Times New Roman" w:hAnsi="Times New Roman" w:cs="Times New Roman"/>
              </w:rPr>
              <w:t>1</w:t>
            </w:r>
            <w:r w:rsidRPr="000C5EFC">
              <w:rPr>
                <w:rFonts w:ascii="Times New Roman" w:hAnsi="Times New Roman" w:cs="Times New Roman"/>
              </w:rPr>
              <w:tab/>
              <w:t>-- return value</w:t>
            </w:r>
            <w:bookmarkEnd w:id="1854"/>
            <w:bookmarkEnd w:id="1855"/>
            <w:bookmarkEnd w:id="1856"/>
            <w:bookmarkEnd w:id="1857"/>
            <w:bookmarkEnd w:id="1858"/>
          </w:p>
        </w:tc>
      </w:tr>
    </w:tbl>
    <w:p w:rsidR="00812358" w:rsidRPr="00581CAA" w:rsidRDefault="00812358" w:rsidP="00812358">
      <w:pPr>
        <w:rPr>
          <w:rFonts w:cs="Times New Roman"/>
        </w:rPr>
      </w:pPr>
    </w:p>
    <w:p w:rsidR="00812358" w:rsidRPr="00581CAA" w:rsidRDefault="00812358" w:rsidP="00007F38">
      <w:pPr>
        <w:pStyle w:val="listlevel3"/>
      </w:pPr>
      <w:bookmarkStart w:id="1859" w:name="_Toc390791383"/>
      <w:bookmarkStart w:id="1860" w:name="_Toc390791652"/>
      <w:bookmarkStart w:id="1861" w:name="_Toc390792098"/>
      <w:bookmarkStart w:id="1862" w:name="_Toc459569374"/>
      <w:r w:rsidRPr="00581CAA">
        <w:t>Set Trigger Source Mode</w:t>
      </w:r>
      <w:bookmarkEnd w:id="1859"/>
      <w:bookmarkEnd w:id="1860"/>
      <w:bookmarkEnd w:id="1861"/>
      <w:bookmarkEnd w:id="186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F66222" w:rsidP="00CB5FB1">
            <w:pPr>
              <w:rPr>
                <w:rFonts w:cs="Times New Roman"/>
              </w:rPr>
            </w:pPr>
            <w:r w:rsidRPr="00581CAA">
              <w:rPr>
                <w:rFonts w:cs="Times New Roman"/>
              </w:rPr>
              <w:t>Sets the trigger source mode. The camera can accept triggers from the Camera Link CC1 signal</w:t>
            </w:r>
            <w:r w:rsidR="008A7C54" w:rsidRPr="00581CAA">
              <w:rPr>
                <w:rFonts w:cs="Times New Roman"/>
              </w:rPr>
              <w:t xml:space="preserve"> as well as the Trigger port in the AUX/POWER connector</w:t>
            </w:r>
            <w:r w:rsidRPr="00581CAA">
              <w:rPr>
                <w:rFonts w:cs="Times New Roman"/>
              </w:rPr>
              <w:t>. Note: Execution of this command that results in a change in trigger source will also apply a reset to the trigger and FPA scan digital logic clearing any existing trigger or scan errors.</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F66222" w:rsidP="00CB5FB1">
            <w:pPr>
              <w:rPr>
                <w:rFonts w:cs="Times New Roman"/>
              </w:rPr>
            </w:pPr>
            <w:r w:rsidRPr="00581CAA">
              <w:rPr>
                <w:rFonts w:cs="Times New Roman"/>
              </w:rPr>
              <w:t xml:space="preserve">Global  </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F66222" w:rsidP="00C21183">
            <w:pPr>
              <w:pStyle w:val="Command"/>
              <w:rPr>
                <w:rFonts w:ascii="Times New Roman" w:hAnsi="Times New Roman" w:cs="Times New Roman"/>
              </w:rPr>
            </w:pPr>
            <w:bookmarkStart w:id="1863" w:name="_Toc390789958"/>
            <w:bookmarkStart w:id="1864" w:name="_Toc390790689"/>
            <w:bookmarkStart w:id="1865" w:name="_Toc390791054"/>
            <w:bookmarkStart w:id="1866" w:name="_Toc390791653"/>
            <w:bookmarkStart w:id="1867" w:name="_Toc390792099"/>
            <w:bookmarkStart w:id="1868" w:name="_Toc459569375"/>
            <w:r w:rsidRPr="000C5EFC">
              <w:rPr>
                <w:rFonts w:ascii="Times New Roman" w:hAnsi="Times New Roman" w:cs="Times New Roman"/>
              </w:rPr>
              <w:t xml:space="preserve">TRIG:SOURCE </w:t>
            </w:r>
            <w:r w:rsidRPr="000C5EFC">
              <w:rPr>
                <w:rFonts w:ascii="Times New Roman" w:hAnsi="Times New Roman" w:cs="Times New Roman"/>
                <w:i/>
              </w:rPr>
              <w:t>value</w:t>
            </w:r>
            <w:bookmarkEnd w:id="1863"/>
            <w:bookmarkEnd w:id="1864"/>
            <w:bookmarkEnd w:id="1865"/>
            <w:bookmarkEnd w:id="1866"/>
            <w:bookmarkEnd w:id="1867"/>
            <w:bookmarkEnd w:id="1868"/>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F66222" w:rsidP="001214F6">
            <w:pPr>
              <w:pStyle w:val="Parameter"/>
              <w:rPr>
                <w:rFonts w:ascii="Times New Roman" w:hAnsi="Times New Roman" w:cs="Times New Roman"/>
              </w:rPr>
            </w:pPr>
            <w:bookmarkStart w:id="1869" w:name="_Toc390789959"/>
            <w:bookmarkStart w:id="1870" w:name="_Toc390790690"/>
            <w:bookmarkStart w:id="1871" w:name="_Toc390791055"/>
            <w:r w:rsidRPr="000C5EFC">
              <w:rPr>
                <w:rFonts w:ascii="Times New Roman" w:hAnsi="Times New Roman" w:cs="Times New Roman"/>
              </w:rPr>
              <w:t>value</w:t>
            </w:r>
            <w:bookmarkEnd w:id="1869"/>
            <w:bookmarkEnd w:id="1870"/>
            <w:bookmarkEnd w:id="1871"/>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F66222"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F66222" w:rsidRPr="00581CAA" w:rsidRDefault="00F66222" w:rsidP="00F66222">
            <w:pPr>
              <w:rPr>
                <w:rFonts w:cs="Times New Roman"/>
              </w:rPr>
            </w:pPr>
            <w:r w:rsidRPr="00581CAA">
              <w:rPr>
                <w:rFonts w:cs="Times New Roman"/>
              </w:rPr>
              <w:t>0 – 3</w:t>
            </w:r>
          </w:p>
          <w:p w:rsidR="00F66222" w:rsidRPr="00581CAA" w:rsidRDefault="00F66222" w:rsidP="00F66222">
            <w:pPr>
              <w:rPr>
                <w:rFonts w:cs="Times New Roman"/>
              </w:rPr>
            </w:pPr>
            <w:r w:rsidRPr="00581CAA">
              <w:rPr>
                <w:rFonts w:cs="Times New Roman"/>
              </w:rPr>
              <w:t>0</w:t>
            </w:r>
            <w:r w:rsidRPr="00581CAA">
              <w:rPr>
                <w:rFonts w:cs="Times New Roman"/>
              </w:rPr>
              <w:tab/>
              <w:t>None</w:t>
            </w:r>
          </w:p>
          <w:p w:rsidR="00F66222" w:rsidRPr="00581CAA" w:rsidRDefault="00F66222" w:rsidP="00F66222">
            <w:pPr>
              <w:rPr>
                <w:rFonts w:cs="Times New Roman"/>
              </w:rPr>
            </w:pPr>
            <w:r w:rsidRPr="00581CAA">
              <w:rPr>
                <w:rFonts w:cs="Times New Roman"/>
              </w:rPr>
              <w:t>1</w:t>
            </w:r>
            <w:r w:rsidRPr="00581CAA">
              <w:rPr>
                <w:rFonts w:cs="Times New Roman"/>
              </w:rPr>
              <w:tab/>
              <w:t>Camera Trigger Port</w:t>
            </w:r>
          </w:p>
          <w:p w:rsidR="00F66222" w:rsidRPr="00581CAA" w:rsidRDefault="00F66222" w:rsidP="00F66222">
            <w:pPr>
              <w:rPr>
                <w:rFonts w:cs="Times New Roman"/>
              </w:rPr>
            </w:pPr>
            <w:r w:rsidRPr="00581CAA">
              <w:rPr>
                <w:rFonts w:cs="Times New Roman"/>
              </w:rPr>
              <w:t>2</w:t>
            </w:r>
            <w:r w:rsidRPr="00581CAA">
              <w:rPr>
                <w:rFonts w:cs="Times New Roman"/>
              </w:rPr>
              <w:tab/>
              <w:t>Camera Link CC1</w:t>
            </w:r>
          </w:p>
          <w:p w:rsidR="00F66222" w:rsidRPr="00581CAA" w:rsidRDefault="00F66222" w:rsidP="00F66222">
            <w:pPr>
              <w:rPr>
                <w:rFonts w:cs="Times New Roman"/>
              </w:rPr>
            </w:pPr>
            <w:r w:rsidRPr="00581CAA">
              <w:rPr>
                <w:rFonts w:cs="Times New Roman"/>
              </w:rPr>
              <w:t>3</w:t>
            </w:r>
            <w:r w:rsidRPr="00581CAA">
              <w:rPr>
                <w:rFonts w:cs="Times New Roman"/>
              </w:rPr>
              <w:tab/>
              <w:t>Either Camera Trigger Port ‘OR’ CC1 (‘AND’ function not enabled)</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F66222"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0C2A69" w:rsidRPr="000C5EFC" w:rsidRDefault="00F66222" w:rsidP="008E3E74">
            <w:pPr>
              <w:pStyle w:val="Commandexample"/>
              <w:rPr>
                <w:rFonts w:ascii="Times New Roman" w:hAnsi="Times New Roman" w:cs="Times New Roman"/>
              </w:rPr>
            </w:pPr>
            <w:bookmarkStart w:id="1872" w:name="_Toc390789960"/>
            <w:bookmarkStart w:id="1873" w:name="_Toc390790691"/>
            <w:bookmarkStart w:id="1874" w:name="_Toc390791056"/>
            <w:bookmarkStart w:id="1875" w:name="_Toc390791654"/>
            <w:bookmarkStart w:id="1876" w:name="_Toc390792100"/>
            <w:r w:rsidRPr="000C5EFC">
              <w:rPr>
                <w:rFonts w:ascii="Times New Roman" w:hAnsi="Times New Roman" w:cs="Times New Roman"/>
              </w:rPr>
              <w:t>TRIG:SOURCE 2</w:t>
            </w:r>
            <w:bookmarkEnd w:id="1872"/>
            <w:bookmarkEnd w:id="1873"/>
            <w:bookmarkEnd w:id="1874"/>
            <w:bookmarkEnd w:id="1875"/>
            <w:bookmarkEnd w:id="1876"/>
          </w:p>
        </w:tc>
      </w:tr>
    </w:tbl>
    <w:p w:rsidR="00C76AD4" w:rsidRPr="00581CAA" w:rsidRDefault="00C76AD4" w:rsidP="00812358">
      <w:pPr>
        <w:rPr>
          <w:rFonts w:cs="Times New Roman"/>
        </w:rPr>
      </w:pPr>
    </w:p>
    <w:p w:rsidR="00812358" w:rsidRPr="00581CAA" w:rsidRDefault="00812358" w:rsidP="00007F38">
      <w:pPr>
        <w:pStyle w:val="listlevel3"/>
      </w:pPr>
      <w:bookmarkStart w:id="1877" w:name="_Toc390791384"/>
      <w:bookmarkStart w:id="1878" w:name="_Toc390791655"/>
      <w:bookmarkStart w:id="1879" w:name="_Toc390792101"/>
      <w:bookmarkStart w:id="1880" w:name="_Toc459569376"/>
      <w:r w:rsidRPr="00581CAA">
        <w:t>Get Trigger Source Mode</w:t>
      </w:r>
      <w:bookmarkEnd w:id="1877"/>
      <w:bookmarkEnd w:id="1878"/>
      <w:bookmarkEnd w:id="1879"/>
      <w:bookmarkEnd w:id="188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B71386" w:rsidP="00CB5FB1">
            <w:pPr>
              <w:rPr>
                <w:rFonts w:cs="Times New Roman"/>
              </w:rPr>
            </w:pPr>
            <w:r w:rsidRPr="00581CAA">
              <w:rPr>
                <w:rFonts w:cs="Times New Roman"/>
              </w:rPr>
              <w:t>Returns the trigger source mode.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B71386"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B71386" w:rsidP="00C21183">
            <w:pPr>
              <w:pStyle w:val="Command"/>
              <w:rPr>
                <w:rFonts w:ascii="Times New Roman" w:hAnsi="Times New Roman" w:cs="Times New Roman"/>
              </w:rPr>
            </w:pPr>
            <w:bookmarkStart w:id="1881" w:name="_Toc390789961"/>
            <w:bookmarkStart w:id="1882" w:name="_Toc390790692"/>
            <w:bookmarkStart w:id="1883" w:name="_Toc390791057"/>
            <w:bookmarkStart w:id="1884" w:name="_Toc390791656"/>
            <w:bookmarkStart w:id="1885" w:name="_Toc390792102"/>
            <w:bookmarkStart w:id="1886" w:name="_Toc459569377"/>
            <w:r w:rsidRPr="000C5EFC">
              <w:rPr>
                <w:rFonts w:ascii="Times New Roman" w:hAnsi="Times New Roman" w:cs="Times New Roman"/>
              </w:rPr>
              <w:t>TRIG:SOURCE?</w:t>
            </w:r>
            <w:bookmarkEnd w:id="1881"/>
            <w:bookmarkEnd w:id="1882"/>
            <w:bookmarkEnd w:id="1883"/>
            <w:bookmarkEnd w:id="1884"/>
            <w:bookmarkEnd w:id="1885"/>
            <w:bookmarkEnd w:id="1886"/>
          </w:p>
        </w:tc>
      </w:tr>
      <w:tr w:rsidR="000C2A69" w:rsidRPr="00581CAA" w:rsidTr="00F51E3B">
        <w:tc>
          <w:tcPr>
            <w:tcW w:w="2880" w:type="dxa"/>
          </w:tcPr>
          <w:p w:rsidR="000C2A69" w:rsidRPr="00581CAA" w:rsidRDefault="000C2A69" w:rsidP="00CB5FB1">
            <w:pPr>
              <w:rPr>
                <w:rFonts w:cs="Times New Roman"/>
              </w:rPr>
            </w:pPr>
            <w:r w:rsidRPr="00581CAA">
              <w:rPr>
                <w:rFonts w:cs="Times New Roman"/>
              </w:rPr>
              <w:lastRenderedPageBreak/>
              <w:t>Parameters</w:t>
            </w:r>
          </w:p>
        </w:tc>
        <w:tc>
          <w:tcPr>
            <w:tcW w:w="6228" w:type="dxa"/>
          </w:tcPr>
          <w:p w:rsidR="000C2A69" w:rsidRPr="00581CAA" w:rsidRDefault="00B71386"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B71386" w:rsidP="00CB5FB1">
            <w:pPr>
              <w:rPr>
                <w:rFonts w:cs="Times New Roman"/>
              </w:rPr>
            </w:pPr>
            <w:r w:rsidRPr="00581CAA">
              <w:rPr>
                <w:rFonts w:cs="Times New Roman"/>
              </w:rPr>
              <w:t>value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C76AD4" w:rsidRPr="00581CAA" w:rsidRDefault="00B71386" w:rsidP="00B71386">
            <w:pPr>
              <w:rPr>
                <w:rFonts w:cs="Times New Roman"/>
              </w:rPr>
            </w:pPr>
            <w:r w:rsidRPr="00581CAA">
              <w:rPr>
                <w:rFonts w:cs="Times New Roman"/>
              </w:rPr>
              <w:t>0 - 3</w:t>
            </w:r>
          </w:p>
          <w:p w:rsidR="00B71386" w:rsidRPr="00581CAA" w:rsidRDefault="00B71386" w:rsidP="00B71386">
            <w:pPr>
              <w:rPr>
                <w:rFonts w:cs="Times New Roman"/>
              </w:rPr>
            </w:pPr>
            <w:r w:rsidRPr="00581CAA">
              <w:rPr>
                <w:rFonts w:cs="Times New Roman"/>
              </w:rPr>
              <w:t>0</w:t>
            </w:r>
            <w:r w:rsidRPr="00581CAA">
              <w:rPr>
                <w:rFonts w:cs="Times New Roman"/>
              </w:rPr>
              <w:tab/>
              <w:t>None</w:t>
            </w:r>
          </w:p>
          <w:p w:rsidR="00B71386" w:rsidRPr="00581CAA" w:rsidRDefault="00B71386" w:rsidP="00B71386">
            <w:pPr>
              <w:rPr>
                <w:rFonts w:cs="Times New Roman"/>
              </w:rPr>
            </w:pPr>
            <w:r w:rsidRPr="00581CAA">
              <w:rPr>
                <w:rFonts w:cs="Times New Roman"/>
              </w:rPr>
              <w:t>1</w:t>
            </w:r>
            <w:r w:rsidRPr="00581CAA">
              <w:rPr>
                <w:rFonts w:cs="Times New Roman"/>
              </w:rPr>
              <w:tab/>
              <w:t>Camera Trigger Port</w:t>
            </w:r>
          </w:p>
          <w:p w:rsidR="00B71386" w:rsidRPr="00581CAA" w:rsidRDefault="00B71386" w:rsidP="00B71386">
            <w:pPr>
              <w:rPr>
                <w:rFonts w:cs="Times New Roman"/>
              </w:rPr>
            </w:pPr>
            <w:r w:rsidRPr="00581CAA">
              <w:rPr>
                <w:rFonts w:cs="Times New Roman"/>
              </w:rPr>
              <w:t>2</w:t>
            </w:r>
            <w:r w:rsidRPr="00581CAA">
              <w:rPr>
                <w:rFonts w:cs="Times New Roman"/>
              </w:rPr>
              <w:tab/>
              <w:t>Camera Link CC1</w:t>
            </w:r>
          </w:p>
          <w:p w:rsidR="00B71386" w:rsidRPr="00581CAA" w:rsidRDefault="00B71386" w:rsidP="00B71386">
            <w:pPr>
              <w:rPr>
                <w:rFonts w:cs="Times New Roman"/>
              </w:rPr>
            </w:pPr>
            <w:r w:rsidRPr="00581CAA">
              <w:rPr>
                <w:rFonts w:cs="Times New Roman"/>
              </w:rPr>
              <w:t>3</w:t>
            </w:r>
            <w:r w:rsidRPr="00581CAA">
              <w:rPr>
                <w:rFonts w:cs="Times New Roman"/>
              </w:rPr>
              <w:tab/>
              <w:t>Either Camera Trigger Port ‘OR’ CC1 (‘AND’ function not enabled)</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B71386"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B71386" w:rsidRPr="000C5EFC" w:rsidRDefault="00B71386" w:rsidP="008E3E74">
            <w:pPr>
              <w:pStyle w:val="Commandexample"/>
              <w:rPr>
                <w:rFonts w:ascii="Times New Roman" w:hAnsi="Times New Roman" w:cs="Times New Roman"/>
              </w:rPr>
            </w:pPr>
            <w:bookmarkStart w:id="1887" w:name="_Toc390789962"/>
            <w:bookmarkStart w:id="1888" w:name="_Toc390790693"/>
            <w:bookmarkStart w:id="1889" w:name="_Toc390791058"/>
            <w:bookmarkStart w:id="1890" w:name="_Toc390791657"/>
            <w:bookmarkStart w:id="1891" w:name="_Toc390792103"/>
            <w:r w:rsidRPr="000C5EFC">
              <w:rPr>
                <w:rFonts w:ascii="Times New Roman" w:hAnsi="Times New Roman" w:cs="Times New Roman"/>
              </w:rPr>
              <w:t>TRIG:SOURCE? -- query command</w:t>
            </w:r>
            <w:bookmarkEnd w:id="1887"/>
            <w:bookmarkEnd w:id="1888"/>
            <w:bookmarkEnd w:id="1889"/>
            <w:bookmarkEnd w:id="1890"/>
            <w:bookmarkEnd w:id="1891"/>
          </w:p>
          <w:p w:rsidR="00B71386" w:rsidRPr="000C5EFC" w:rsidRDefault="00B71386" w:rsidP="008E3E74">
            <w:pPr>
              <w:pStyle w:val="Commandexample"/>
              <w:rPr>
                <w:rFonts w:ascii="Times New Roman" w:hAnsi="Times New Roman" w:cs="Times New Roman"/>
              </w:rPr>
            </w:pPr>
            <w:bookmarkStart w:id="1892" w:name="_Toc390789963"/>
            <w:bookmarkStart w:id="1893" w:name="_Toc390790694"/>
            <w:bookmarkStart w:id="1894" w:name="_Toc390791059"/>
            <w:bookmarkStart w:id="1895" w:name="_Toc390791658"/>
            <w:bookmarkStart w:id="1896" w:name="_Toc390792104"/>
            <w:r w:rsidRPr="000C5EFC">
              <w:rPr>
                <w:rFonts w:ascii="Times New Roman" w:hAnsi="Times New Roman" w:cs="Times New Roman"/>
              </w:rPr>
              <w:t>2 -- return value</w:t>
            </w:r>
            <w:bookmarkEnd w:id="1892"/>
            <w:bookmarkEnd w:id="1893"/>
            <w:bookmarkEnd w:id="1894"/>
            <w:bookmarkEnd w:id="1895"/>
            <w:bookmarkEnd w:id="1896"/>
          </w:p>
          <w:p w:rsidR="000C2A69" w:rsidRPr="000C5EFC" w:rsidRDefault="000C2A69" w:rsidP="008E3E74">
            <w:pPr>
              <w:pStyle w:val="Commandexample"/>
              <w:rPr>
                <w:rFonts w:ascii="Times New Roman" w:hAnsi="Times New Roman" w:cs="Times New Roman"/>
              </w:rPr>
            </w:pPr>
          </w:p>
        </w:tc>
      </w:tr>
    </w:tbl>
    <w:p w:rsidR="00C76AD4" w:rsidRPr="00581CAA" w:rsidRDefault="00C76AD4" w:rsidP="00812358">
      <w:pPr>
        <w:rPr>
          <w:rFonts w:cs="Times New Roman"/>
        </w:rPr>
      </w:pPr>
    </w:p>
    <w:p w:rsidR="00812358" w:rsidRPr="00581CAA" w:rsidRDefault="00812358" w:rsidP="00007F38">
      <w:pPr>
        <w:pStyle w:val="listlevel3"/>
      </w:pPr>
      <w:bookmarkStart w:id="1897" w:name="_Toc390791385"/>
      <w:bookmarkStart w:id="1898" w:name="_Toc390791659"/>
      <w:bookmarkStart w:id="1899" w:name="_Toc390792105"/>
      <w:bookmarkStart w:id="1900" w:name="_Toc459569378"/>
      <w:r w:rsidRPr="00581CAA">
        <w:t>Set Trigger Polarity</w:t>
      </w:r>
      <w:bookmarkEnd w:id="1897"/>
      <w:bookmarkEnd w:id="1898"/>
      <w:bookmarkEnd w:id="1899"/>
      <w:bookmarkEnd w:id="190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1B49A9" w:rsidP="00CB5FB1">
            <w:pPr>
              <w:rPr>
                <w:rFonts w:cs="Times New Roman"/>
              </w:rPr>
            </w:pPr>
            <w:r w:rsidRPr="00581CAA">
              <w:rPr>
                <w:rFonts w:cs="Times New Roman"/>
              </w:rPr>
              <w:t>Sets the trigger polarity. Active high indicates that a low to high transition will trigger the camera and the high pulse width of the trigger signal will set the exposure period when in externally timed mode. Note: Execution of this command that results in a change in trigger polarity will also apply a reset to the trigger and FPA scan digital logic clearing any existing trigger or scan errors.</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1B49A9"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1B49A9" w:rsidP="00C21183">
            <w:pPr>
              <w:pStyle w:val="Command"/>
              <w:rPr>
                <w:rFonts w:ascii="Times New Roman" w:hAnsi="Times New Roman" w:cs="Times New Roman"/>
              </w:rPr>
            </w:pPr>
            <w:bookmarkStart w:id="1901" w:name="_Toc390789964"/>
            <w:bookmarkStart w:id="1902" w:name="_Toc390790695"/>
            <w:bookmarkStart w:id="1903" w:name="_Toc390791060"/>
            <w:bookmarkStart w:id="1904" w:name="_Toc390791660"/>
            <w:bookmarkStart w:id="1905" w:name="_Toc390792106"/>
            <w:bookmarkStart w:id="1906" w:name="_Toc459569379"/>
            <w:r w:rsidRPr="000C5EFC">
              <w:rPr>
                <w:rFonts w:ascii="Times New Roman" w:hAnsi="Times New Roman" w:cs="Times New Roman"/>
              </w:rPr>
              <w:t xml:space="preserve">TRIG:POL </w:t>
            </w:r>
            <w:r w:rsidRPr="000C5EFC">
              <w:rPr>
                <w:rFonts w:ascii="Times New Roman" w:hAnsi="Times New Roman" w:cs="Times New Roman"/>
                <w:i/>
              </w:rPr>
              <w:t>value</w:t>
            </w:r>
            <w:bookmarkEnd w:id="1901"/>
            <w:bookmarkEnd w:id="1902"/>
            <w:bookmarkEnd w:id="1903"/>
            <w:bookmarkEnd w:id="1904"/>
            <w:bookmarkEnd w:id="1905"/>
            <w:bookmarkEnd w:id="1906"/>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1B49A9" w:rsidP="001214F6">
            <w:pPr>
              <w:pStyle w:val="Parameter"/>
              <w:rPr>
                <w:rFonts w:ascii="Times New Roman" w:hAnsi="Times New Roman" w:cs="Times New Roman"/>
              </w:rPr>
            </w:pPr>
            <w:bookmarkStart w:id="1907" w:name="_Toc390789965"/>
            <w:bookmarkStart w:id="1908" w:name="_Toc390790696"/>
            <w:bookmarkStart w:id="1909" w:name="_Toc390791061"/>
            <w:r w:rsidRPr="000C5EFC">
              <w:rPr>
                <w:rFonts w:ascii="Times New Roman" w:hAnsi="Times New Roman" w:cs="Times New Roman"/>
              </w:rPr>
              <w:t>value</w:t>
            </w:r>
            <w:bookmarkEnd w:id="1907"/>
            <w:bookmarkEnd w:id="1908"/>
            <w:bookmarkEnd w:id="1909"/>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1B49A9" w:rsidRPr="00581CAA" w:rsidRDefault="001B49A9" w:rsidP="001B49A9">
            <w:pPr>
              <w:rPr>
                <w:rFonts w:cs="Times New Roman"/>
              </w:rPr>
            </w:pPr>
            <w:r w:rsidRPr="00581CAA">
              <w:rPr>
                <w:rFonts w:cs="Times New Roman"/>
              </w:rPr>
              <w:t>Trigger</w:t>
            </w:r>
            <w:r w:rsidRPr="00581CAA">
              <w:rPr>
                <w:rFonts w:cs="Times New Roman"/>
              </w:rPr>
              <w:tab/>
              <w:t xml:space="preserve">Camera Link </w:t>
            </w:r>
            <w:r w:rsidRPr="00581CAA">
              <w:rPr>
                <w:rFonts w:cs="Times New Roman"/>
              </w:rPr>
              <w:tab/>
              <w:t>CC1</w:t>
            </w:r>
          </w:p>
          <w:p w:rsidR="001B49A9" w:rsidRPr="00581CAA" w:rsidRDefault="001B49A9" w:rsidP="001B49A9">
            <w:pPr>
              <w:rPr>
                <w:rFonts w:cs="Times New Roman"/>
              </w:rPr>
            </w:pPr>
            <w:r w:rsidRPr="00581CAA">
              <w:rPr>
                <w:rFonts w:cs="Times New Roman"/>
              </w:rPr>
              <w:t>0</w:t>
            </w:r>
            <w:r w:rsidRPr="00581CAA">
              <w:rPr>
                <w:rFonts w:cs="Times New Roman"/>
              </w:rPr>
              <w:tab/>
              <w:t>High</w:t>
            </w:r>
            <w:r w:rsidRPr="00581CAA">
              <w:rPr>
                <w:rFonts w:cs="Times New Roman"/>
              </w:rPr>
              <w:tab/>
            </w:r>
            <w:r w:rsidRPr="00581CAA">
              <w:rPr>
                <w:rFonts w:cs="Times New Roman"/>
              </w:rPr>
              <w:tab/>
              <w:t xml:space="preserve">High </w:t>
            </w:r>
            <w:r w:rsidRPr="00581CAA">
              <w:rPr>
                <w:rFonts w:cs="Times New Roman"/>
              </w:rPr>
              <w:tab/>
              <w:t>active</w:t>
            </w:r>
          </w:p>
          <w:p w:rsidR="001B49A9" w:rsidRPr="00581CAA" w:rsidRDefault="001B49A9" w:rsidP="001B49A9">
            <w:pPr>
              <w:rPr>
                <w:rFonts w:cs="Times New Roman"/>
              </w:rPr>
            </w:pPr>
            <w:r w:rsidRPr="00581CAA">
              <w:rPr>
                <w:rFonts w:cs="Times New Roman"/>
              </w:rPr>
              <w:t>1</w:t>
            </w:r>
            <w:r w:rsidRPr="00581CAA">
              <w:rPr>
                <w:rFonts w:cs="Times New Roman"/>
              </w:rPr>
              <w:tab/>
              <w:t>Low</w:t>
            </w:r>
            <w:r w:rsidRPr="00581CAA">
              <w:rPr>
                <w:rFonts w:cs="Times New Roman"/>
              </w:rPr>
              <w:tab/>
            </w:r>
            <w:r w:rsidRPr="00581CAA">
              <w:rPr>
                <w:rFonts w:cs="Times New Roman"/>
              </w:rPr>
              <w:tab/>
              <w:t xml:space="preserve">High </w:t>
            </w:r>
            <w:r w:rsidRPr="00581CAA">
              <w:rPr>
                <w:rFonts w:cs="Times New Roman"/>
              </w:rPr>
              <w:tab/>
              <w:t>active</w:t>
            </w:r>
          </w:p>
          <w:p w:rsidR="001B49A9" w:rsidRPr="00581CAA" w:rsidRDefault="001B49A9" w:rsidP="001B49A9">
            <w:pPr>
              <w:rPr>
                <w:rFonts w:cs="Times New Roman"/>
              </w:rPr>
            </w:pPr>
            <w:r w:rsidRPr="00581CAA">
              <w:rPr>
                <w:rFonts w:cs="Times New Roman"/>
              </w:rPr>
              <w:t>2</w:t>
            </w:r>
            <w:r w:rsidRPr="00581CAA">
              <w:rPr>
                <w:rFonts w:cs="Times New Roman"/>
              </w:rPr>
              <w:tab/>
              <w:t>High</w:t>
            </w:r>
            <w:r w:rsidRPr="00581CAA">
              <w:rPr>
                <w:rFonts w:cs="Times New Roman"/>
              </w:rPr>
              <w:tab/>
            </w:r>
            <w:r w:rsidRPr="00581CAA">
              <w:rPr>
                <w:rFonts w:cs="Times New Roman"/>
              </w:rPr>
              <w:tab/>
              <w:t xml:space="preserve">Low </w:t>
            </w:r>
            <w:r w:rsidRPr="00581CAA">
              <w:rPr>
                <w:rFonts w:cs="Times New Roman"/>
              </w:rPr>
              <w:tab/>
              <w:t>active</w:t>
            </w:r>
          </w:p>
          <w:p w:rsidR="001B49A9" w:rsidRPr="00581CAA" w:rsidRDefault="001B49A9" w:rsidP="001B49A9">
            <w:pPr>
              <w:rPr>
                <w:rFonts w:cs="Times New Roman"/>
              </w:rPr>
            </w:pPr>
            <w:r w:rsidRPr="00581CAA">
              <w:rPr>
                <w:rFonts w:cs="Times New Roman"/>
              </w:rPr>
              <w:t>3</w:t>
            </w:r>
            <w:r w:rsidRPr="00581CAA">
              <w:rPr>
                <w:rFonts w:cs="Times New Roman"/>
              </w:rPr>
              <w:tab/>
              <w:t>Low</w:t>
            </w:r>
            <w:r w:rsidRPr="00581CAA">
              <w:rPr>
                <w:rFonts w:cs="Times New Roman"/>
              </w:rPr>
              <w:tab/>
            </w:r>
            <w:r w:rsidRPr="00581CAA">
              <w:rPr>
                <w:rFonts w:cs="Times New Roman"/>
              </w:rPr>
              <w:tab/>
              <w:t xml:space="preserve">Low </w:t>
            </w:r>
            <w:r w:rsidRPr="00581CAA">
              <w:rPr>
                <w:rFonts w:cs="Times New Roman"/>
              </w:rPr>
              <w:tab/>
              <w:t>active</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1B49A9"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0C2A69" w:rsidRPr="000C5EFC" w:rsidRDefault="001B49A9" w:rsidP="008E3E74">
            <w:pPr>
              <w:pStyle w:val="Commandexample"/>
              <w:rPr>
                <w:rFonts w:ascii="Times New Roman" w:hAnsi="Times New Roman" w:cs="Times New Roman"/>
              </w:rPr>
            </w:pPr>
            <w:bookmarkStart w:id="1910" w:name="_Toc390789966"/>
            <w:bookmarkStart w:id="1911" w:name="_Toc390790697"/>
            <w:bookmarkStart w:id="1912" w:name="_Toc390791062"/>
            <w:bookmarkStart w:id="1913" w:name="_Toc390791661"/>
            <w:bookmarkStart w:id="1914" w:name="_Toc390792107"/>
            <w:r w:rsidRPr="000C5EFC">
              <w:rPr>
                <w:rFonts w:ascii="Times New Roman" w:hAnsi="Times New Roman" w:cs="Times New Roman"/>
              </w:rPr>
              <w:t>TRIG:POL 0</w:t>
            </w:r>
            <w:bookmarkEnd w:id="1910"/>
            <w:bookmarkEnd w:id="1911"/>
            <w:bookmarkEnd w:id="1912"/>
            <w:bookmarkEnd w:id="1913"/>
            <w:bookmarkEnd w:id="1914"/>
          </w:p>
        </w:tc>
      </w:tr>
    </w:tbl>
    <w:p w:rsidR="00C76AD4" w:rsidRPr="00581CAA" w:rsidRDefault="00C76AD4" w:rsidP="00812358">
      <w:pPr>
        <w:rPr>
          <w:rFonts w:cs="Times New Roman"/>
        </w:rPr>
      </w:pPr>
    </w:p>
    <w:p w:rsidR="00812358" w:rsidRPr="00581CAA" w:rsidRDefault="00812358" w:rsidP="00007F38">
      <w:pPr>
        <w:pStyle w:val="listlevel3"/>
      </w:pPr>
      <w:bookmarkStart w:id="1915" w:name="_Toc390791386"/>
      <w:bookmarkStart w:id="1916" w:name="_Toc390791662"/>
      <w:bookmarkStart w:id="1917" w:name="_Toc390792108"/>
      <w:bookmarkStart w:id="1918" w:name="_Toc459569380"/>
      <w:r w:rsidRPr="00581CAA">
        <w:t>Get Trigger Polarity</w:t>
      </w:r>
      <w:bookmarkEnd w:id="1915"/>
      <w:bookmarkEnd w:id="1916"/>
      <w:bookmarkEnd w:id="1917"/>
      <w:bookmarkEnd w:id="191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1B49A9" w:rsidP="00CB5FB1">
            <w:pPr>
              <w:rPr>
                <w:rFonts w:cs="Times New Roman"/>
              </w:rPr>
            </w:pPr>
            <w:r w:rsidRPr="00581CAA">
              <w:rPr>
                <w:rFonts w:cs="Times New Roman"/>
              </w:rPr>
              <w:t>Returns the trigger polarity.</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lastRenderedPageBreak/>
              <w:t>Setting Type</w:t>
            </w:r>
          </w:p>
        </w:tc>
        <w:tc>
          <w:tcPr>
            <w:tcW w:w="6228" w:type="dxa"/>
          </w:tcPr>
          <w:p w:rsidR="000C2A69" w:rsidRPr="00581CAA" w:rsidRDefault="001B49A9"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1B49A9" w:rsidP="00C21183">
            <w:pPr>
              <w:pStyle w:val="Command"/>
              <w:rPr>
                <w:rFonts w:ascii="Times New Roman" w:hAnsi="Times New Roman" w:cs="Times New Roman"/>
              </w:rPr>
            </w:pPr>
            <w:bookmarkStart w:id="1919" w:name="_Toc390789967"/>
            <w:bookmarkStart w:id="1920" w:name="_Toc390790698"/>
            <w:bookmarkStart w:id="1921" w:name="_Toc390791063"/>
            <w:bookmarkStart w:id="1922" w:name="_Toc390791663"/>
            <w:bookmarkStart w:id="1923" w:name="_Toc390792109"/>
            <w:bookmarkStart w:id="1924" w:name="_Toc459569381"/>
            <w:r w:rsidRPr="000C5EFC">
              <w:rPr>
                <w:rFonts w:ascii="Times New Roman" w:hAnsi="Times New Roman" w:cs="Times New Roman"/>
              </w:rPr>
              <w:t>TRIG:POL?</w:t>
            </w:r>
            <w:bookmarkEnd w:id="1919"/>
            <w:bookmarkEnd w:id="1920"/>
            <w:bookmarkEnd w:id="1921"/>
            <w:bookmarkEnd w:id="1922"/>
            <w:bookmarkEnd w:id="1923"/>
            <w:bookmarkEnd w:id="1924"/>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581CAA" w:rsidRDefault="001B49A9"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1B49A9" w:rsidP="00CB5FB1">
            <w:pPr>
              <w:rPr>
                <w:rFonts w:cs="Times New Roman"/>
              </w:rPr>
            </w:pPr>
            <w:r w:rsidRPr="00581CAA">
              <w:rPr>
                <w:rFonts w:cs="Times New Roman"/>
              </w:rPr>
              <w:t>value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1B49A9" w:rsidRPr="00581CAA" w:rsidRDefault="001B49A9" w:rsidP="001B49A9">
            <w:pPr>
              <w:rPr>
                <w:rFonts w:cs="Times New Roman"/>
              </w:rPr>
            </w:pPr>
            <w:r w:rsidRPr="00581CAA">
              <w:rPr>
                <w:rFonts w:cs="Times New Roman"/>
              </w:rPr>
              <w:t>Trigger</w:t>
            </w:r>
            <w:r w:rsidRPr="00581CAA">
              <w:rPr>
                <w:rFonts w:cs="Times New Roman"/>
              </w:rPr>
              <w:tab/>
              <w:t xml:space="preserve">Camera Link </w:t>
            </w:r>
            <w:r w:rsidRPr="00581CAA">
              <w:rPr>
                <w:rFonts w:cs="Times New Roman"/>
              </w:rPr>
              <w:tab/>
              <w:t>CC1</w:t>
            </w:r>
          </w:p>
          <w:p w:rsidR="001B49A9" w:rsidRPr="00581CAA" w:rsidRDefault="001B49A9" w:rsidP="001B49A9">
            <w:pPr>
              <w:rPr>
                <w:rFonts w:cs="Times New Roman"/>
              </w:rPr>
            </w:pPr>
            <w:r w:rsidRPr="00581CAA">
              <w:rPr>
                <w:rFonts w:cs="Times New Roman"/>
              </w:rPr>
              <w:t>0</w:t>
            </w:r>
            <w:r w:rsidRPr="00581CAA">
              <w:rPr>
                <w:rFonts w:cs="Times New Roman"/>
              </w:rPr>
              <w:tab/>
              <w:t>High</w:t>
            </w:r>
            <w:r w:rsidRPr="00581CAA">
              <w:rPr>
                <w:rFonts w:cs="Times New Roman"/>
              </w:rPr>
              <w:tab/>
            </w:r>
            <w:r w:rsidRPr="00581CAA">
              <w:rPr>
                <w:rFonts w:cs="Times New Roman"/>
              </w:rPr>
              <w:tab/>
              <w:t xml:space="preserve">High </w:t>
            </w:r>
            <w:r w:rsidRPr="00581CAA">
              <w:rPr>
                <w:rFonts w:cs="Times New Roman"/>
              </w:rPr>
              <w:tab/>
              <w:t>active</w:t>
            </w:r>
          </w:p>
          <w:p w:rsidR="001B49A9" w:rsidRPr="00581CAA" w:rsidRDefault="001B49A9" w:rsidP="001B49A9">
            <w:pPr>
              <w:rPr>
                <w:rFonts w:cs="Times New Roman"/>
              </w:rPr>
            </w:pPr>
            <w:r w:rsidRPr="00581CAA">
              <w:rPr>
                <w:rFonts w:cs="Times New Roman"/>
              </w:rPr>
              <w:t>1</w:t>
            </w:r>
            <w:r w:rsidRPr="00581CAA">
              <w:rPr>
                <w:rFonts w:cs="Times New Roman"/>
              </w:rPr>
              <w:tab/>
              <w:t>Low</w:t>
            </w:r>
            <w:r w:rsidRPr="00581CAA">
              <w:rPr>
                <w:rFonts w:cs="Times New Roman"/>
              </w:rPr>
              <w:tab/>
            </w:r>
            <w:r w:rsidRPr="00581CAA">
              <w:rPr>
                <w:rFonts w:cs="Times New Roman"/>
              </w:rPr>
              <w:tab/>
              <w:t xml:space="preserve">High </w:t>
            </w:r>
            <w:r w:rsidRPr="00581CAA">
              <w:rPr>
                <w:rFonts w:cs="Times New Roman"/>
              </w:rPr>
              <w:tab/>
              <w:t>active</w:t>
            </w:r>
          </w:p>
          <w:p w:rsidR="001B49A9" w:rsidRPr="00581CAA" w:rsidRDefault="001B49A9" w:rsidP="001B49A9">
            <w:pPr>
              <w:rPr>
                <w:rFonts w:cs="Times New Roman"/>
              </w:rPr>
            </w:pPr>
            <w:r w:rsidRPr="00581CAA">
              <w:rPr>
                <w:rFonts w:cs="Times New Roman"/>
              </w:rPr>
              <w:t>2</w:t>
            </w:r>
            <w:r w:rsidRPr="00581CAA">
              <w:rPr>
                <w:rFonts w:cs="Times New Roman"/>
              </w:rPr>
              <w:tab/>
              <w:t>High</w:t>
            </w:r>
            <w:r w:rsidRPr="00581CAA">
              <w:rPr>
                <w:rFonts w:cs="Times New Roman"/>
              </w:rPr>
              <w:tab/>
            </w:r>
            <w:r w:rsidRPr="00581CAA">
              <w:rPr>
                <w:rFonts w:cs="Times New Roman"/>
              </w:rPr>
              <w:tab/>
              <w:t xml:space="preserve">Low </w:t>
            </w:r>
            <w:r w:rsidRPr="00581CAA">
              <w:rPr>
                <w:rFonts w:cs="Times New Roman"/>
              </w:rPr>
              <w:tab/>
              <w:t>active</w:t>
            </w:r>
          </w:p>
          <w:p w:rsidR="001B49A9" w:rsidRPr="00581CAA" w:rsidRDefault="001B49A9" w:rsidP="001B49A9">
            <w:pPr>
              <w:rPr>
                <w:rFonts w:cs="Times New Roman"/>
              </w:rPr>
            </w:pPr>
            <w:r w:rsidRPr="00581CAA">
              <w:rPr>
                <w:rFonts w:cs="Times New Roman"/>
              </w:rPr>
              <w:t>3</w:t>
            </w:r>
            <w:r w:rsidRPr="00581CAA">
              <w:rPr>
                <w:rFonts w:cs="Times New Roman"/>
              </w:rPr>
              <w:tab/>
              <w:t>Low</w:t>
            </w:r>
            <w:r w:rsidRPr="00581CAA">
              <w:rPr>
                <w:rFonts w:cs="Times New Roman"/>
              </w:rPr>
              <w:tab/>
            </w:r>
            <w:r w:rsidRPr="00581CAA">
              <w:rPr>
                <w:rFonts w:cs="Times New Roman"/>
              </w:rPr>
              <w:tab/>
              <w:t xml:space="preserve">Low </w:t>
            </w:r>
            <w:r w:rsidRPr="00581CAA">
              <w:rPr>
                <w:rFonts w:cs="Times New Roman"/>
              </w:rPr>
              <w:tab/>
              <w:t>active</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1B49A9"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1B49A9" w:rsidRPr="000C5EFC" w:rsidRDefault="001B49A9" w:rsidP="008E3E74">
            <w:pPr>
              <w:pStyle w:val="Commandexample"/>
              <w:rPr>
                <w:rFonts w:ascii="Times New Roman" w:hAnsi="Times New Roman" w:cs="Times New Roman"/>
              </w:rPr>
            </w:pPr>
            <w:bookmarkStart w:id="1925" w:name="_Toc390789968"/>
            <w:bookmarkStart w:id="1926" w:name="_Toc390790699"/>
            <w:bookmarkStart w:id="1927" w:name="_Toc390791064"/>
            <w:bookmarkStart w:id="1928" w:name="_Toc390791664"/>
            <w:bookmarkStart w:id="1929" w:name="_Toc390792110"/>
            <w:r w:rsidRPr="000C5EFC">
              <w:rPr>
                <w:rFonts w:ascii="Times New Roman" w:hAnsi="Times New Roman" w:cs="Times New Roman"/>
              </w:rPr>
              <w:t>TRIG:POL? -- query command</w:t>
            </w:r>
            <w:bookmarkEnd w:id="1925"/>
            <w:bookmarkEnd w:id="1926"/>
            <w:bookmarkEnd w:id="1927"/>
            <w:bookmarkEnd w:id="1928"/>
            <w:bookmarkEnd w:id="1929"/>
          </w:p>
          <w:p w:rsidR="001B49A9" w:rsidRPr="000C5EFC" w:rsidRDefault="001B49A9" w:rsidP="008E3E74">
            <w:pPr>
              <w:pStyle w:val="Commandexample"/>
              <w:rPr>
                <w:rFonts w:ascii="Times New Roman" w:hAnsi="Times New Roman" w:cs="Times New Roman"/>
              </w:rPr>
            </w:pPr>
            <w:bookmarkStart w:id="1930" w:name="_Toc390789969"/>
            <w:bookmarkStart w:id="1931" w:name="_Toc390790700"/>
            <w:bookmarkStart w:id="1932" w:name="_Toc390791065"/>
            <w:bookmarkStart w:id="1933" w:name="_Toc390791665"/>
            <w:bookmarkStart w:id="1934" w:name="_Toc390792111"/>
            <w:r w:rsidRPr="000C5EFC">
              <w:rPr>
                <w:rFonts w:ascii="Times New Roman" w:hAnsi="Times New Roman" w:cs="Times New Roman"/>
              </w:rPr>
              <w:t>0 -- return value</w:t>
            </w:r>
            <w:bookmarkEnd w:id="1930"/>
            <w:bookmarkEnd w:id="1931"/>
            <w:bookmarkEnd w:id="1932"/>
            <w:bookmarkEnd w:id="1933"/>
            <w:bookmarkEnd w:id="1934"/>
          </w:p>
          <w:p w:rsidR="000C2A69" w:rsidRPr="000C5EFC" w:rsidRDefault="000C2A69" w:rsidP="008E3E74">
            <w:pPr>
              <w:pStyle w:val="Commandexample"/>
              <w:rPr>
                <w:rFonts w:ascii="Times New Roman" w:hAnsi="Times New Roman" w:cs="Times New Roman"/>
              </w:rPr>
            </w:pPr>
          </w:p>
        </w:tc>
      </w:tr>
    </w:tbl>
    <w:p w:rsidR="00812358" w:rsidRPr="00581CAA" w:rsidRDefault="00812358" w:rsidP="00007F38">
      <w:pPr>
        <w:pStyle w:val="listlevel3"/>
      </w:pPr>
      <w:bookmarkStart w:id="1935" w:name="_Toc440443688"/>
      <w:bookmarkStart w:id="1936" w:name="_Toc440444336"/>
      <w:bookmarkStart w:id="1937" w:name="_Toc440444737"/>
      <w:bookmarkStart w:id="1938" w:name="_Toc440443689"/>
      <w:bookmarkStart w:id="1939" w:name="_Toc440444337"/>
      <w:bookmarkStart w:id="1940" w:name="_Toc440444738"/>
      <w:bookmarkStart w:id="1941" w:name="_Toc390791387"/>
      <w:bookmarkStart w:id="1942" w:name="_Toc390791666"/>
      <w:bookmarkStart w:id="1943" w:name="_Toc390792112"/>
      <w:bookmarkStart w:id="1944" w:name="_Toc459569382"/>
      <w:bookmarkEnd w:id="1935"/>
      <w:bookmarkEnd w:id="1936"/>
      <w:bookmarkEnd w:id="1937"/>
      <w:bookmarkEnd w:id="1938"/>
      <w:bookmarkEnd w:id="1939"/>
      <w:bookmarkEnd w:id="1940"/>
      <w:r w:rsidRPr="00581CAA">
        <w:t>Set Trigger Delay</w:t>
      </w:r>
      <w:bookmarkEnd w:id="1941"/>
      <w:bookmarkEnd w:id="1942"/>
      <w:bookmarkEnd w:id="1943"/>
      <w:bookmarkEnd w:id="1944"/>
      <w:r w:rsidRPr="00581CAA">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1B49A9" w:rsidP="00CB5FB1">
            <w:pPr>
              <w:rPr>
                <w:rFonts w:cs="Times New Roman"/>
              </w:rPr>
            </w:pPr>
            <w:r w:rsidRPr="00581CAA">
              <w:rPr>
                <w:rFonts w:cs="Times New Roman"/>
              </w:rPr>
              <w:t>Sets the number of pixel clock cycles to delay the external trigger source signal. This delay is in addition to the minimum delays. The selected delay must be less than the trigger source period for proper delay operation.</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1B49A9"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1B49A9" w:rsidP="00C21183">
            <w:pPr>
              <w:pStyle w:val="Command"/>
              <w:rPr>
                <w:rFonts w:ascii="Times New Roman" w:hAnsi="Times New Roman" w:cs="Times New Roman"/>
              </w:rPr>
            </w:pPr>
            <w:bookmarkStart w:id="1945" w:name="_Toc390789970"/>
            <w:bookmarkStart w:id="1946" w:name="_Toc390790701"/>
            <w:bookmarkStart w:id="1947" w:name="_Toc390791066"/>
            <w:bookmarkStart w:id="1948" w:name="_Toc390791667"/>
            <w:bookmarkStart w:id="1949" w:name="_Toc390792113"/>
            <w:bookmarkStart w:id="1950" w:name="_Toc459569383"/>
            <w:r w:rsidRPr="000C5EFC">
              <w:rPr>
                <w:rFonts w:ascii="Times New Roman" w:hAnsi="Times New Roman" w:cs="Times New Roman"/>
              </w:rPr>
              <w:t xml:space="preserve">TRIG:DELAY </w:t>
            </w:r>
            <w:r w:rsidRPr="000C5EFC">
              <w:rPr>
                <w:rFonts w:ascii="Times New Roman" w:hAnsi="Times New Roman" w:cs="Times New Roman"/>
                <w:i/>
              </w:rPr>
              <w:t>value</w:t>
            </w:r>
            <w:bookmarkEnd w:id="1945"/>
            <w:bookmarkEnd w:id="1946"/>
            <w:bookmarkEnd w:id="1947"/>
            <w:bookmarkEnd w:id="1948"/>
            <w:bookmarkEnd w:id="1949"/>
            <w:bookmarkEnd w:id="1950"/>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1B49A9" w:rsidP="001214F6">
            <w:pPr>
              <w:pStyle w:val="Parameter"/>
              <w:rPr>
                <w:rFonts w:ascii="Times New Roman" w:hAnsi="Times New Roman" w:cs="Times New Roman"/>
              </w:rPr>
            </w:pPr>
            <w:bookmarkStart w:id="1951" w:name="_Toc390789971"/>
            <w:bookmarkStart w:id="1952" w:name="_Toc390790702"/>
            <w:bookmarkStart w:id="1953" w:name="_Toc390791067"/>
            <w:r w:rsidRPr="000C5EFC">
              <w:rPr>
                <w:rFonts w:ascii="Times New Roman" w:hAnsi="Times New Roman" w:cs="Times New Roman"/>
              </w:rPr>
              <w:t>value</w:t>
            </w:r>
            <w:bookmarkEnd w:id="1951"/>
            <w:bookmarkEnd w:id="1952"/>
            <w:bookmarkEnd w:id="1953"/>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1B49A9"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0C2A69" w:rsidRPr="00581CAA" w:rsidRDefault="001B49A9" w:rsidP="0082700C">
            <w:pPr>
              <w:rPr>
                <w:rFonts w:cs="Times New Roman"/>
              </w:rPr>
            </w:pPr>
            <w:r w:rsidRPr="00581CAA">
              <w:rPr>
                <w:rFonts w:cs="Times New Roman"/>
              </w:rPr>
              <w:t xml:space="preserve">0 to 16777215 </w:t>
            </w:r>
            <w:r w:rsidRPr="00581CAA">
              <w:rPr>
                <w:rFonts w:cs="Times New Roman"/>
              </w:rPr>
              <w:tab/>
            </w:r>
            <w:r w:rsidRPr="00581CAA">
              <w:rPr>
                <w:rFonts w:cs="Times New Roman"/>
              </w:rPr>
              <w:tab/>
              <w:t xml:space="preserve">(0  </w:t>
            </w:r>
            <w:r w:rsidR="0082700C" w:rsidRPr="00581CAA">
              <w:rPr>
                <w:rFonts w:cs="Times New Roman"/>
              </w:rPr>
              <w:t>to</w:t>
            </w:r>
            <w:r w:rsidRPr="00581CAA">
              <w:rPr>
                <w:rFonts w:cs="Times New Roman"/>
              </w:rPr>
              <w:t xml:space="preserve"> (2</w:t>
            </w:r>
            <w:r w:rsidRPr="00581CAA">
              <w:rPr>
                <w:rFonts w:cs="Times New Roman"/>
                <w:vertAlign w:val="superscript"/>
              </w:rPr>
              <w:t>24</w:t>
            </w:r>
            <w:r w:rsidRPr="00581CAA">
              <w:rPr>
                <w:rFonts w:cs="Times New Roman"/>
              </w:rPr>
              <w:t xml:space="preserve"> -1) clocks)</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1B49A9"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0C2A69" w:rsidRPr="000C5EFC" w:rsidRDefault="001B49A9" w:rsidP="008E3E74">
            <w:pPr>
              <w:pStyle w:val="Commandexample"/>
              <w:rPr>
                <w:rFonts w:ascii="Times New Roman" w:hAnsi="Times New Roman" w:cs="Times New Roman"/>
              </w:rPr>
            </w:pPr>
            <w:bookmarkStart w:id="1954" w:name="_Toc390789972"/>
            <w:bookmarkStart w:id="1955" w:name="_Toc390790703"/>
            <w:bookmarkStart w:id="1956" w:name="_Toc390791068"/>
            <w:bookmarkStart w:id="1957" w:name="_Toc390791668"/>
            <w:bookmarkStart w:id="1958" w:name="_Toc390792114"/>
            <w:r w:rsidRPr="000C5EFC">
              <w:rPr>
                <w:rFonts w:ascii="Times New Roman" w:hAnsi="Times New Roman" w:cs="Times New Roman"/>
              </w:rPr>
              <w:t>TRIG:DELAY 1000</w:t>
            </w:r>
            <w:bookmarkEnd w:id="1954"/>
            <w:bookmarkEnd w:id="1955"/>
            <w:bookmarkEnd w:id="1956"/>
            <w:bookmarkEnd w:id="1957"/>
            <w:bookmarkEnd w:id="1958"/>
          </w:p>
        </w:tc>
      </w:tr>
    </w:tbl>
    <w:p w:rsidR="00812358" w:rsidRPr="00581CAA" w:rsidRDefault="00812358" w:rsidP="00812358">
      <w:pPr>
        <w:rPr>
          <w:rFonts w:cs="Times New Roman"/>
        </w:rPr>
      </w:pPr>
    </w:p>
    <w:p w:rsidR="00812358" w:rsidRPr="00581CAA" w:rsidRDefault="00812358" w:rsidP="00007F38">
      <w:pPr>
        <w:pStyle w:val="listlevel3"/>
      </w:pPr>
      <w:bookmarkStart w:id="1959" w:name="_Toc390791388"/>
      <w:bookmarkStart w:id="1960" w:name="_Toc390791669"/>
      <w:bookmarkStart w:id="1961" w:name="_Toc390792115"/>
      <w:bookmarkStart w:id="1962" w:name="_Toc459569384"/>
      <w:r w:rsidRPr="00581CAA">
        <w:t>Get Trigger Delay</w:t>
      </w:r>
      <w:bookmarkEnd w:id="1959"/>
      <w:bookmarkEnd w:id="1960"/>
      <w:bookmarkEnd w:id="1961"/>
      <w:bookmarkEnd w:id="1962"/>
      <w:r w:rsidRPr="00581CAA">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1B49A9" w:rsidP="00CB5FB1">
            <w:pPr>
              <w:rPr>
                <w:rFonts w:cs="Times New Roman"/>
              </w:rPr>
            </w:pPr>
            <w:r w:rsidRPr="00581CAA">
              <w:rPr>
                <w:rFonts w:cs="Times New Roman"/>
              </w:rPr>
              <w:t>Returns the trigger delay setting.</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1B49A9"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1B49A9" w:rsidP="00C21183">
            <w:pPr>
              <w:pStyle w:val="Command"/>
              <w:rPr>
                <w:rFonts w:ascii="Times New Roman" w:hAnsi="Times New Roman" w:cs="Times New Roman"/>
              </w:rPr>
            </w:pPr>
            <w:bookmarkStart w:id="1963" w:name="_Toc390789973"/>
            <w:bookmarkStart w:id="1964" w:name="_Toc390790704"/>
            <w:bookmarkStart w:id="1965" w:name="_Toc390791069"/>
            <w:bookmarkStart w:id="1966" w:name="_Toc390791670"/>
            <w:bookmarkStart w:id="1967" w:name="_Toc390792116"/>
            <w:bookmarkStart w:id="1968" w:name="_Toc459569385"/>
            <w:r w:rsidRPr="000C5EFC">
              <w:rPr>
                <w:rFonts w:ascii="Times New Roman" w:hAnsi="Times New Roman" w:cs="Times New Roman"/>
              </w:rPr>
              <w:t>TRIG:DELAY?</w:t>
            </w:r>
            <w:bookmarkEnd w:id="1963"/>
            <w:bookmarkEnd w:id="1964"/>
            <w:bookmarkEnd w:id="1965"/>
            <w:bookmarkEnd w:id="1966"/>
            <w:bookmarkEnd w:id="1967"/>
            <w:bookmarkEnd w:id="1968"/>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581CAA" w:rsidRDefault="001B49A9"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1B49A9" w:rsidP="00CB5FB1">
            <w:pPr>
              <w:rPr>
                <w:rFonts w:cs="Times New Roman"/>
              </w:rPr>
            </w:pPr>
            <w:r w:rsidRPr="00581CAA">
              <w:rPr>
                <w:rFonts w:cs="Times New Roman"/>
              </w:rPr>
              <w:t>value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0C2A69" w:rsidRPr="00581CAA" w:rsidRDefault="001B49A9" w:rsidP="00CB5FB1">
            <w:pPr>
              <w:rPr>
                <w:rFonts w:cs="Times New Roman"/>
              </w:rPr>
            </w:pPr>
            <w:r w:rsidRPr="00581CAA">
              <w:rPr>
                <w:rFonts w:cs="Times New Roman"/>
              </w:rPr>
              <w:t>0 to 16777215</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1B49A9" w:rsidP="00CB5FB1">
            <w:pPr>
              <w:rPr>
                <w:rFonts w:cs="Times New Roman"/>
              </w:rPr>
            </w:pPr>
            <w:r w:rsidRPr="00581CAA">
              <w:rPr>
                <w:rFonts w:cs="Times New Roman"/>
              </w:rPr>
              <w:t>unsigned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1B49A9" w:rsidRPr="000C5EFC" w:rsidRDefault="001B49A9" w:rsidP="008E3E74">
            <w:pPr>
              <w:pStyle w:val="Commandexample"/>
              <w:rPr>
                <w:rFonts w:ascii="Times New Roman" w:hAnsi="Times New Roman" w:cs="Times New Roman"/>
              </w:rPr>
            </w:pPr>
            <w:bookmarkStart w:id="1969" w:name="_Toc390789974"/>
            <w:bookmarkStart w:id="1970" w:name="_Toc390790705"/>
            <w:bookmarkStart w:id="1971" w:name="_Toc390791070"/>
            <w:bookmarkStart w:id="1972" w:name="_Toc390791671"/>
            <w:bookmarkStart w:id="1973" w:name="_Toc390792117"/>
            <w:r w:rsidRPr="000C5EFC">
              <w:rPr>
                <w:rFonts w:ascii="Times New Roman" w:hAnsi="Times New Roman" w:cs="Times New Roman"/>
              </w:rPr>
              <w:t>TRIG:DELAY? -- query command</w:t>
            </w:r>
            <w:bookmarkEnd w:id="1969"/>
            <w:bookmarkEnd w:id="1970"/>
            <w:bookmarkEnd w:id="1971"/>
            <w:bookmarkEnd w:id="1972"/>
            <w:bookmarkEnd w:id="1973"/>
          </w:p>
          <w:p w:rsidR="001B49A9" w:rsidRPr="000C5EFC" w:rsidRDefault="001B49A9" w:rsidP="008E3E74">
            <w:pPr>
              <w:pStyle w:val="Commandexample"/>
              <w:rPr>
                <w:rFonts w:ascii="Times New Roman" w:hAnsi="Times New Roman" w:cs="Times New Roman"/>
              </w:rPr>
            </w:pPr>
            <w:bookmarkStart w:id="1974" w:name="_Toc390789975"/>
            <w:bookmarkStart w:id="1975" w:name="_Toc390790706"/>
            <w:bookmarkStart w:id="1976" w:name="_Toc390791071"/>
            <w:bookmarkStart w:id="1977" w:name="_Toc390791672"/>
            <w:bookmarkStart w:id="1978" w:name="_Toc390792118"/>
            <w:r w:rsidRPr="000C5EFC">
              <w:rPr>
                <w:rFonts w:ascii="Times New Roman" w:hAnsi="Times New Roman" w:cs="Times New Roman"/>
              </w:rPr>
              <w:lastRenderedPageBreak/>
              <w:t>1000 -- return value</w:t>
            </w:r>
            <w:bookmarkEnd w:id="1974"/>
            <w:bookmarkEnd w:id="1975"/>
            <w:bookmarkEnd w:id="1976"/>
            <w:bookmarkEnd w:id="1977"/>
            <w:bookmarkEnd w:id="1978"/>
          </w:p>
          <w:p w:rsidR="000C2A69" w:rsidRPr="000C5EFC" w:rsidRDefault="000C2A69" w:rsidP="008E3E74">
            <w:pPr>
              <w:pStyle w:val="Commandexample"/>
              <w:rPr>
                <w:rFonts w:ascii="Times New Roman" w:hAnsi="Times New Roman" w:cs="Times New Roman"/>
              </w:rPr>
            </w:pPr>
          </w:p>
        </w:tc>
      </w:tr>
    </w:tbl>
    <w:p w:rsidR="00C76AD4" w:rsidRPr="00581CAA" w:rsidRDefault="00812358" w:rsidP="00007F38">
      <w:pPr>
        <w:pStyle w:val="listlevel2"/>
      </w:pPr>
      <w:bookmarkStart w:id="1979" w:name="_Toc459649998"/>
      <w:r w:rsidRPr="00581CAA">
        <w:lastRenderedPageBreak/>
        <w:t>Gain Commands</w:t>
      </w:r>
      <w:bookmarkEnd w:id="1979"/>
    </w:p>
    <w:p w:rsidR="00812358" w:rsidRPr="00581CAA" w:rsidRDefault="00812358" w:rsidP="00007F38">
      <w:pPr>
        <w:pStyle w:val="listlevel3"/>
      </w:pPr>
      <w:bookmarkStart w:id="1980" w:name="_Toc390791389"/>
      <w:bookmarkStart w:id="1981" w:name="_Toc390791673"/>
      <w:bookmarkStart w:id="1982" w:name="_Toc390792119"/>
      <w:bookmarkStart w:id="1983" w:name="_Toc459569386"/>
      <w:r w:rsidRPr="00581CAA">
        <w:t>Set Digital Gain</w:t>
      </w:r>
      <w:bookmarkEnd w:id="1980"/>
      <w:bookmarkEnd w:id="1981"/>
      <w:bookmarkEnd w:id="1982"/>
      <w:bookmarkEnd w:id="198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C76AD4" w:rsidRPr="00581CAA" w:rsidRDefault="002065D2" w:rsidP="002065D2">
            <w:pPr>
              <w:rPr>
                <w:rFonts w:cs="Times New Roman"/>
              </w:rPr>
            </w:pPr>
            <w:r w:rsidRPr="00581CAA">
              <w:rPr>
                <w:rFonts w:cs="Times New Roman"/>
              </w:rPr>
              <w:t>Sets the digital gain value applied when AGC is off (AGC:ENABLE OFF). Digital gain can be used to ensure that the image data fills the digital output range when offset and gain corrections are applied. In addition, digital gain can be used to stretch low signal images across a greater portion of the output range. Digital gain does not inherently improve signal</w:t>
            </w:r>
            <w:r w:rsidR="00B20FFB">
              <w:rPr>
                <w:rFonts w:cs="Times New Roman"/>
              </w:rPr>
              <w:t xml:space="preserve"> to </w:t>
            </w:r>
            <w:r w:rsidRPr="00581CAA">
              <w:rPr>
                <w:rFonts w:cs="Times New Roman"/>
              </w:rPr>
              <w:t>noise</w:t>
            </w:r>
            <w:r w:rsidR="00B20FFB">
              <w:rPr>
                <w:rFonts w:cs="Times New Roman"/>
              </w:rPr>
              <w:t xml:space="preserve"> ratio</w:t>
            </w:r>
            <w:r w:rsidRPr="00581CAA">
              <w:rPr>
                <w:rFonts w:cs="Times New Roman"/>
              </w:rPr>
              <w:t>, except by causing uniform saturation.</w:t>
            </w:r>
          </w:p>
          <w:p w:rsidR="00C76AD4" w:rsidRPr="00581CAA" w:rsidRDefault="002065D2" w:rsidP="002065D2">
            <w:pPr>
              <w:rPr>
                <w:rFonts w:cs="Times New Roman"/>
              </w:rPr>
            </w:pPr>
            <w:r w:rsidRPr="00581CAA">
              <w:rPr>
                <w:rFonts w:cs="Times New Roman"/>
              </w:rPr>
              <w:t>This command accepts multiple formats:</w:t>
            </w:r>
          </w:p>
          <w:p w:rsidR="002065D2" w:rsidRPr="00581CAA" w:rsidRDefault="002065D2" w:rsidP="002065D2">
            <w:pPr>
              <w:rPr>
                <w:rFonts w:cs="Times New Roman"/>
              </w:rPr>
            </w:pPr>
            <w:r w:rsidRPr="00581CAA">
              <w:rPr>
                <w:rFonts w:cs="Times New Roman"/>
              </w:rPr>
              <w:t>Integer input: 1</w:t>
            </w:r>
            <w:r w:rsidR="00DA78E1">
              <w:rPr>
                <w:rFonts w:cs="Times New Roman"/>
              </w:rPr>
              <w:t xml:space="preserve"> - </w:t>
            </w:r>
            <w:r w:rsidRPr="00581CAA">
              <w:rPr>
                <w:rFonts w:cs="Times New Roman"/>
              </w:rPr>
              <w:t>511 (no decimal)</w:t>
            </w:r>
          </w:p>
          <w:p w:rsidR="002065D2" w:rsidRPr="00581CAA" w:rsidRDefault="002065D2" w:rsidP="002065D2">
            <w:pPr>
              <w:rPr>
                <w:rFonts w:cs="Times New Roman"/>
              </w:rPr>
            </w:pPr>
            <w:r w:rsidRPr="00581CAA">
              <w:rPr>
                <w:rFonts w:cs="Times New Roman"/>
              </w:rPr>
              <w:t>Floating Point: 0.03125 to 16.0 (decimal used) in 1/32 steps</w:t>
            </w:r>
          </w:p>
          <w:p w:rsidR="002065D2" w:rsidRPr="00581CAA" w:rsidRDefault="002065D2" w:rsidP="002065D2">
            <w:pPr>
              <w:rPr>
                <w:rFonts w:cs="Times New Roman"/>
              </w:rPr>
            </w:pPr>
            <w:r w:rsidRPr="00581CAA">
              <w:rPr>
                <w:rFonts w:cs="Times New Roman"/>
              </w:rPr>
              <w:t>32 = 1.0</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2065D2"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2065D2" w:rsidP="00C21183">
            <w:pPr>
              <w:pStyle w:val="Command"/>
              <w:rPr>
                <w:rFonts w:ascii="Times New Roman" w:hAnsi="Times New Roman" w:cs="Times New Roman"/>
              </w:rPr>
            </w:pPr>
            <w:bookmarkStart w:id="1984" w:name="_Toc390789976"/>
            <w:bookmarkStart w:id="1985" w:name="_Toc390790707"/>
            <w:bookmarkStart w:id="1986" w:name="_Toc390791072"/>
            <w:bookmarkStart w:id="1987" w:name="_Toc390791674"/>
            <w:bookmarkStart w:id="1988" w:name="_Toc390792120"/>
            <w:bookmarkStart w:id="1989" w:name="_Toc459569387"/>
            <w:r w:rsidRPr="000C5EFC">
              <w:rPr>
                <w:rFonts w:ascii="Times New Roman" w:hAnsi="Times New Roman" w:cs="Times New Roman"/>
              </w:rPr>
              <w:t xml:space="preserve">GAIN:DIGITAL </w:t>
            </w:r>
            <w:r w:rsidRPr="000C5EFC">
              <w:rPr>
                <w:rFonts w:ascii="Times New Roman" w:hAnsi="Times New Roman" w:cs="Times New Roman"/>
                <w:i/>
              </w:rPr>
              <w:t>value</w:t>
            </w:r>
            <w:bookmarkEnd w:id="1984"/>
            <w:bookmarkEnd w:id="1985"/>
            <w:bookmarkEnd w:id="1986"/>
            <w:bookmarkEnd w:id="1987"/>
            <w:bookmarkEnd w:id="1988"/>
            <w:bookmarkEnd w:id="1989"/>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2065D2" w:rsidP="001214F6">
            <w:pPr>
              <w:pStyle w:val="Parameter"/>
              <w:rPr>
                <w:rFonts w:ascii="Times New Roman" w:hAnsi="Times New Roman" w:cs="Times New Roman"/>
              </w:rPr>
            </w:pPr>
            <w:bookmarkStart w:id="1990" w:name="_Toc390789977"/>
            <w:bookmarkStart w:id="1991" w:name="_Toc390790708"/>
            <w:bookmarkStart w:id="1992" w:name="_Toc390791073"/>
            <w:r w:rsidRPr="000C5EFC">
              <w:rPr>
                <w:rFonts w:ascii="Times New Roman" w:hAnsi="Times New Roman" w:cs="Times New Roman"/>
              </w:rPr>
              <w:t>value</w:t>
            </w:r>
            <w:bookmarkEnd w:id="1990"/>
            <w:bookmarkEnd w:id="1991"/>
            <w:bookmarkEnd w:id="1992"/>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2065D2"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0C2A69" w:rsidRPr="00581CAA" w:rsidRDefault="002065D2">
            <w:pPr>
              <w:rPr>
                <w:rFonts w:cs="Times New Roman"/>
              </w:rPr>
            </w:pPr>
            <w:r w:rsidRPr="00581CAA">
              <w:rPr>
                <w:rFonts w:cs="Times New Roman"/>
              </w:rPr>
              <w:t>1 to 511; 0.03125 to 16.0</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2065D2" w:rsidP="00CB5FB1">
            <w:pPr>
              <w:rPr>
                <w:rFonts w:cs="Times New Roman"/>
              </w:rPr>
            </w:pPr>
            <w:r w:rsidRPr="00581CAA">
              <w:rPr>
                <w:rFonts w:cs="Times New Roman"/>
              </w:rPr>
              <w:t>decimal OR 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C76AD4" w:rsidRPr="000C5EFC" w:rsidRDefault="002065D2" w:rsidP="008E3E74">
            <w:pPr>
              <w:pStyle w:val="Commandexample"/>
              <w:rPr>
                <w:rFonts w:ascii="Times New Roman" w:hAnsi="Times New Roman" w:cs="Times New Roman"/>
              </w:rPr>
            </w:pPr>
            <w:bookmarkStart w:id="1993" w:name="_Toc390789978"/>
            <w:bookmarkStart w:id="1994" w:name="_Toc390790709"/>
            <w:bookmarkStart w:id="1995" w:name="_Toc390791074"/>
            <w:bookmarkStart w:id="1996" w:name="_Toc390791675"/>
            <w:bookmarkStart w:id="1997" w:name="_Toc390792121"/>
            <w:r w:rsidRPr="000C5EFC">
              <w:rPr>
                <w:rFonts w:ascii="Times New Roman" w:hAnsi="Times New Roman" w:cs="Times New Roman"/>
              </w:rPr>
              <w:t>one of</w:t>
            </w:r>
            <w:bookmarkEnd w:id="1993"/>
            <w:bookmarkEnd w:id="1994"/>
            <w:bookmarkEnd w:id="1995"/>
            <w:bookmarkEnd w:id="1996"/>
            <w:bookmarkEnd w:id="1997"/>
          </w:p>
          <w:p w:rsidR="002065D2" w:rsidRPr="000C5EFC" w:rsidRDefault="002065D2" w:rsidP="008E3E74">
            <w:pPr>
              <w:pStyle w:val="Commandexample"/>
              <w:rPr>
                <w:rFonts w:ascii="Times New Roman" w:hAnsi="Times New Roman" w:cs="Times New Roman"/>
              </w:rPr>
            </w:pPr>
            <w:bookmarkStart w:id="1998" w:name="_Toc390789980"/>
            <w:bookmarkStart w:id="1999" w:name="_Toc390790711"/>
            <w:bookmarkStart w:id="2000" w:name="_Toc390791076"/>
            <w:bookmarkStart w:id="2001" w:name="_Toc390791677"/>
            <w:bookmarkStart w:id="2002" w:name="_Toc390792123"/>
            <w:r w:rsidRPr="000C5EFC">
              <w:rPr>
                <w:rFonts w:ascii="Times New Roman" w:hAnsi="Times New Roman" w:cs="Times New Roman"/>
              </w:rPr>
              <w:t>GAIN:DIGITAL 64</w:t>
            </w:r>
            <w:bookmarkEnd w:id="1998"/>
            <w:bookmarkEnd w:id="1999"/>
            <w:bookmarkEnd w:id="2000"/>
            <w:bookmarkEnd w:id="2001"/>
            <w:bookmarkEnd w:id="2002"/>
          </w:p>
          <w:p w:rsidR="002065D2" w:rsidRPr="000C5EFC" w:rsidRDefault="002065D2" w:rsidP="008E3E74">
            <w:pPr>
              <w:pStyle w:val="Commandexample"/>
              <w:rPr>
                <w:rFonts w:ascii="Times New Roman" w:hAnsi="Times New Roman" w:cs="Times New Roman"/>
              </w:rPr>
            </w:pPr>
            <w:bookmarkStart w:id="2003" w:name="_Toc390789981"/>
            <w:bookmarkStart w:id="2004" w:name="_Toc390790712"/>
            <w:bookmarkStart w:id="2005" w:name="_Toc390791077"/>
            <w:bookmarkStart w:id="2006" w:name="_Toc390791678"/>
            <w:bookmarkStart w:id="2007" w:name="_Toc390792124"/>
            <w:r w:rsidRPr="000C5EFC">
              <w:rPr>
                <w:rFonts w:ascii="Times New Roman" w:hAnsi="Times New Roman" w:cs="Times New Roman"/>
              </w:rPr>
              <w:t>GAIN:DIGITAL 2.0</w:t>
            </w:r>
            <w:bookmarkEnd w:id="2003"/>
            <w:bookmarkEnd w:id="2004"/>
            <w:bookmarkEnd w:id="2005"/>
            <w:bookmarkEnd w:id="2006"/>
            <w:bookmarkEnd w:id="2007"/>
          </w:p>
          <w:p w:rsidR="000C2A69" w:rsidRPr="000C5EFC" w:rsidRDefault="000C2A69" w:rsidP="008E3E74">
            <w:pPr>
              <w:pStyle w:val="Commandexample"/>
              <w:rPr>
                <w:rFonts w:ascii="Times New Roman" w:hAnsi="Times New Roman" w:cs="Times New Roman"/>
              </w:rPr>
            </w:pPr>
          </w:p>
        </w:tc>
      </w:tr>
    </w:tbl>
    <w:p w:rsidR="002065D2" w:rsidRPr="00581CAA" w:rsidRDefault="002065D2" w:rsidP="002065D2">
      <w:pPr>
        <w:rPr>
          <w:rFonts w:cs="Times New Roman"/>
        </w:rPr>
      </w:pPr>
    </w:p>
    <w:p w:rsidR="00812358" w:rsidRPr="00581CAA" w:rsidRDefault="00812358" w:rsidP="00007F38">
      <w:pPr>
        <w:pStyle w:val="listlevel3"/>
      </w:pPr>
      <w:bookmarkStart w:id="2008" w:name="_Toc390791390"/>
      <w:bookmarkStart w:id="2009" w:name="_Toc390791679"/>
      <w:bookmarkStart w:id="2010" w:name="_Toc390792125"/>
      <w:bookmarkStart w:id="2011" w:name="_Toc459569388"/>
      <w:r w:rsidRPr="00581CAA">
        <w:t>Get Digital Gain</w:t>
      </w:r>
      <w:bookmarkEnd w:id="2008"/>
      <w:bookmarkEnd w:id="2009"/>
      <w:bookmarkEnd w:id="2010"/>
      <w:bookmarkEnd w:id="2011"/>
      <w:r w:rsidRPr="00581CAA">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2065D2" w:rsidRPr="00581CAA" w:rsidTr="00F51E3B">
        <w:tc>
          <w:tcPr>
            <w:tcW w:w="2880" w:type="dxa"/>
          </w:tcPr>
          <w:p w:rsidR="002065D2" w:rsidRPr="00581CAA" w:rsidRDefault="002065D2" w:rsidP="00CB5FB1">
            <w:pPr>
              <w:rPr>
                <w:rFonts w:cs="Times New Roman"/>
              </w:rPr>
            </w:pPr>
            <w:r w:rsidRPr="00581CAA">
              <w:rPr>
                <w:rFonts w:cs="Times New Roman"/>
              </w:rPr>
              <w:t>Description</w:t>
            </w:r>
          </w:p>
        </w:tc>
        <w:tc>
          <w:tcPr>
            <w:tcW w:w="6228" w:type="dxa"/>
          </w:tcPr>
          <w:p w:rsidR="002065D2" w:rsidRPr="00581CAA" w:rsidRDefault="002065D2" w:rsidP="00CB5FB1">
            <w:pPr>
              <w:rPr>
                <w:rFonts w:cs="Times New Roman"/>
              </w:rPr>
            </w:pPr>
            <w:r w:rsidRPr="00581CAA">
              <w:rPr>
                <w:rFonts w:cs="Times New Roman"/>
              </w:rPr>
              <w:t>Returns the digital gain value in the format it was set.</w:t>
            </w:r>
          </w:p>
        </w:tc>
      </w:tr>
      <w:tr w:rsidR="002065D2" w:rsidRPr="00581CAA" w:rsidTr="00F51E3B">
        <w:tc>
          <w:tcPr>
            <w:tcW w:w="2880" w:type="dxa"/>
          </w:tcPr>
          <w:p w:rsidR="002065D2" w:rsidRPr="00581CAA" w:rsidRDefault="002065D2" w:rsidP="00CB5FB1">
            <w:pPr>
              <w:rPr>
                <w:rFonts w:cs="Times New Roman"/>
              </w:rPr>
            </w:pPr>
            <w:r w:rsidRPr="00581CAA">
              <w:rPr>
                <w:rFonts w:cs="Times New Roman"/>
              </w:rPr>
              <w:t>Setting Type</w:t>
            </w:r>
          </w:p>
        </w:tc>
        <w:tc>
          <w:tcPr>
            <w:tcW w:w="6228" w:type="dxa"/>
          </w:tcPr>
          <w:p w:rsidR="002065D2" w:rsidRPr="00581CAA" w:rsidRDefault="002065D2" w:rsidP="00CB5FB1">
            <w:pPr>
              <w:rPr>
                <w:rFonts w:cs="Times New Roman"/>
              </w:rPr>
            </w:pPr>
            <w:r w:rsidRPr="00581CAA">
              <w:rPr>
                <w:rFonts w:cs="Times New Roman"/>
              </w:rPr>
              <w:t>Global</w:t>
            </w:r>
          </w:p>
        </w:tc>
      </w:tr>
      <w:tr w:rsidR="002065D2" w:rsidRPr="00581CAA" w:rsidTr="00F51E3B">
        <w:tc>
          <w:tcPr>
            <w:tcW w:w="2880" w:type="dxa"/>
          </w:tcPr>
          <w:p w:rsidR="002065D2" w:rsidRPr="00581CAA" w:rsidRDefault="002065D2" w:rsidP="002065D2">
            <w:pPr>
              <w:rPr>
                <w:rFonts w:cs="Times New Roman"/>
              </w:rPr>
            </w:pPr>
            <w:r w:rsidRPr="00581CAA">
              <w:rPr>
                <w:rFonts w:cs="Times New Roman"/>
              </w:rPr>
              <w:t xml:space="preserve">Command </w:t>
            </w:r>
          </w:p>
        </w:tc>
        <w:tc>
          <w:tcPr>
            <w:tcW w:w="6228" w:type="dxa"/>
          </w:tcPr>
          <w:p w:rsidR="002065D2" w:rsidRPr="000C5EFC" w:rsidRDefault="002065D2" w:rsidP="00C21183">
            <w:pPr>
              <w:pStyle w:val="Command"/>
              <w:rPr>
                <w:rFonts w:ascii="Times New Roman" w:hAnsi="Times New Roman" w:cs="Times New Roman"/>
              </w:rPr>
            </w:pPr>
            <w:bookmarkStart w:id="2012" w:name="_Toc390789982"/>
            <w:bookmarkStart w:id="2013" w:name="_Toc390790713"/>
            <w:bookmarkStart w:id="2014" w:name="_Toc390791078"/>
            <w:bookmarkStart w:id="2015" w:name="_Toc390791680"/>
            <w:bookmarkStart w:id="2016" w:name="_Toc390792126"/>
            <w:bookmarkStart w:id="2017" w:name="_Toc459569389"/>
            <w:r w:rsidRPr="000C5EFC">
              <w:rPr>
                <w:rFonts w:ascii="Times New Roman" w:hAnsi="Times New Roman" w:cs="Times New Roman"/>
              </w:rPr>
              <w:t>GAIN:DIGITAL?</w:t>
            </w:r>
            <w:bookmarkEnd w:id="2012"/>
            <w:bookmarkEnd w:id="2013"/>
            <w:bookmarkEnd w:id="2014"/>
            <w:bookmarkEnd w:id="2015"/>
            <w:bookmarkEnd w:id="2016"/>
            <w:bookmarkEnd w:id="2017"/>
          </w:p>
        </w:tc>
      </w:tr>
      <w:tr w:rsidR="002065D2" w:rsidRPr="00581CAA" w:rsidTr="00F51E3B">
        <w:tc>
          <w:tcPr>
            <w:tcW w:w="2880" w:type="dxa"/>
          </w:tcPr>
          <w:p w:rsidR="002065D2" w:rsidRPr="00581CAA" w:rsidRDefault="002065D2" w:rsidP="00CB5FB1">
            <w:pPr>
              <w:rPr>
                <w:rFonts w:cs="Times New Roman"/>
              </w:rPr>
            </w:pPr>
            <w:r w:rsidRPr="00581CAA">
              <w:rPr>
                <w:rFonts w:cs="Times New Roman"/>
              </w:rPr>
              <w:t>Parameters</w:t>
            </w:r>
          </w:p>
        </w:tc>
        <w:tc>
          <w:tcPr>
            <w:tcW w:w="6228" w:type="dxa"/>
          </w:tcPr>
          <w:p w:rsidR="002065D2" w:rsidRPr="00581CAA" w:rsidRDefault="002065D2" w:rsidP="00CB5FB1">
            <w:pPr>
              <w:rPr>
                <w:rFonts w:cs="Times New Roman"/>
              </w:rPr>
            </w:pPr>
            <w:r w:rsidRPr="00581CAA">
              <w:rPr>
                <w:rFonts w:cs="Times New Roman"/>
              </w:rPr>
              <w:t>none</w:t>
            </w:r>
          </w:p>
        </w:tc>
      </w:tr>
      <w:tr w:rsidR="002065D2" w:rsidRPr="00581CAA" w:rsidTr="00F51E3B">
        <w:tc>
          <w:tcPr>
            <w:tcW w:w="2880" w:type="dxa"/>
          </w:tcPr>
          <w:p w:rsidR="002065D2" w:rsidRPr="00581CAA" w:rsidRDefault="002065D2" w:rsidP="00CB5FB1">
            <w:pPr>
              <w:rPr>
                <w:rFonts w:cs="Times New Roman"/>
              </w:rPr>
            </w:pPr>
            <w:r w:rsidRPr="00581CAA">
              <w:rPr>
                <w:rFonts w:cs="Times New Roman"/>
              </w:rPr>
              <w:t xml:space="preserve">Return Values </w:t>
            </w:r>
          </w:p>
        </w:tc>
        <w:tc>
          <w:tcPr>
            <w:tcW w:w="6228" w:type="dxa"/>
          </w:tcPr>
          <w:p w:rsidR="002065D2" w:rsidRPr="00581CAA" w:rsidRDefault="002065D2" w:rsidP="00CB5FB1">
            <w:pPr>
              <w:rPr>
                <w:rFonts w:cs="Times New Roman"/>
              </w:rPr>
            </w:pPr>
            <w:r w:rsidRPr="00581CAA">
              <w:rPr>
                <w:rFonts w:cs="Times New Roman"/>
              </w:rPr>
              <w:t>value</w:t>
            </w:r>
          </w:p>
        </w:tc>
      </w:tr>
      <w:tr w:rsidR="002065D2" w:rsidRPr="00581CAA" w:rsidTr="00F51E3B">
        <w:tc>
          <w:tcPr>
            <w:tcW w:w="2880" w:type="dxa"/>
          </w:tcPr>
          <w:p w:rsidR="002065D2" w:rsidRPr="00581CAA" w:rsidRDefault="002065D2" w:rsidP="00CB5FB1">
            <w:pPr>
              <w:rPr>
                <w:rFonts w:cs="Times New Roman"/>
              </w:rPr>
            </w:pPr>
            <w:r w:rsidRPr="00581CAA">
              <w:rPr>
                <w:rFonts w:cs="Times New Roman"/>
              </w:rPr>
              <w:t>Range</w:t>
            </w:r>
          </w:p>
        </w:tc>
        <w:tc>
          <w:tcPr>
            <w:tcW w:w="6228" w:type="dxa"/>
          </w:tcPr>
          <w:p w:rsidR="002065D2" w:rsidRPr="00581CAA" w:rsidRDefault="002065D2">
            <w:pPr>
              <w:rPr>
                <w:rFonts w:cs="Times New Roman"/>
              </w:rPr>
            </w:pPr>
            <w:r w:rsidRPr="00581CAA">
              <w:rPr>
                <w:rFonts w:cs="Times New Roman"/>
              </w:rPr>
              <w:t>1 to 511; 0.03125 to 16.0</w:t>
            </w:r>
          </w:p>
        </w:tc>
      </w:tr>
      <w:tr w:rsidR="002065D2" w:rsidRPr="00581CAA" w:rsidTr="00F51E3B">
        <w:tc>
          <w:tcPr>
            <w:tcW w:w="2880" w:type="dxa"/>
          </w:tcPr>
          <w:p w:rsidR="002065D2" w:rsidRPr="00581CAA" w:rsidRDefault="002065D2" w:rsidP="00CB5FB1">
            <w:pPr>
              <w:rPr>
                <w:rFonts w:cs="Times New Roman"/>
              </w:rPr>
            </w:pPr>
            <w:r w:rsidRPr="00581CAA">
              <w:rPr>
                <w:rFonts w:cs="Times New Roman"/>
              </w:rPr>
              <w:t>Type</w:t>
            </w:r>
          </w:p>
        </w:tc>
        <w:tc>
          <w:tcPr>
            <w:tcW w:w="6228" w:type="dxa"/>
          </w:tcPr>
          <w:p w:rsidR="002065D2" w:rsidRPr="00581CAA" w:rsidRDefault="002065D2" w:rsidP="00CB5FB1">
            <w:pPr>
              <w:rPr>
                <w:rFonts w:cs="Times New Roman"/>
              </w:rPr>
            </w:pPr>
            <w:r w:rsidRPr="00581CAA">
              <w:rPr>
                <w:rFonts w:cs="Times New Roman"/>
              </w:rPr>
              <w:t>decimal or unsigned integer</w:t>
            </w:r>
          </w:p>
        </w:tc>
      </w:tr>
      <w:tr w:rsidR="002065D2" w:rsidRPr="00581CAA" w:rsidTr="00F51E3B">
        <w:tc>
          <w:tcPr>
            <w:tcW w:w="2880" w:type="dxa"/>
          </w:tcPr>
          <w:p w:rsidR="002065D2" w:rsidRPr="00581CAA" w:rsidRDefault="002065D2" w:rsidP="00CB5FB1">
            <w:pPr>
              <w:rPr>
                <w:rFonts w:cs="Times New Roman"/>
              </w:rPr>
            </w:pPr>
            <w:r w:rsidRPr="00581CAA">
              <w:rPr>
                <w:rFonts w:cs="Times New Roman"/>
              </w:rPr>
              <w:t>Example</w:t>
            </w:r>
          </w:p>
        </w:tc>
        <w:tc>
          <w:tcPr>
            <w:tcW w:w="6228" w:type="dxa"/>
          </w:tcPr>
          <w:p w:rsidR="002065D2" w:rsidRPr="000C5EFC" w:rsidRDefault="002065D2" w:rsidP="008E3E74">
            <w:pPr>
              <w:pStyle w:val="Commandexample"/>
              <w:rPr>
                <w:rFonts w:ascii="Times New Roman" w:hAnsi="Times New Roman" w:cs="Times New Roman"/>
              </w:rPr>
            </w:pPr>
            <w:bookmarkStart w:id="2018" w:name="_Toc390789983"/>
            <w:bookmarkStart w:id="2019" w:name="_Toc390790714"/>
            <w:bookmarkStart w:id="2020" w:name="_Toc390791079"/>
            <w:bookmarkStart w:id="2021" w:name="_Toc390791681"/>
            <w:bookmarkStart w:id="2022" w:name="_Toc390792127"/>
            <w:r w:rsidRPr="000C5EFC">
              <w:rPr>
                <w:rFonts w:ascii="Times New Roman" w:hAnsi="Times New Roman" w:cs="Times New Roman"/>
              </w:rPr>
              <w:t>GAIN:DIGITAL? -- query command</w:t>
            </w:r>
            <w:bookmarkEnd w:id="2018"/>
            <w:bookmarkEnd w:id="2019"/>
            <w:bookmarkEnd w:id="2020"/>
            <w:bookmarkEnd w:id="2021"/>
            <w:bookmarkEnd w:id="2022"/>
          </w:p>
          <w:p w:rsidR="002065D2" w:rsidRPr="000C5EFC" w:rsidRDefault="002065D2" w:rsidP="008E3E74">
            <w:pPr>
              <w:pStyle w:val="Commandexample"/>
              <w:rPr>
                <w:rFonts w:ascii="Times New Roman" w:hAnsi="Times New Roman" w:cs="Times New Roman"/>
              </w:rPr>
            </w:pPr>
            <w:bookmarkStart w:id="2023" w:name="_Toc390789984"/>
            <w:bookmarkStart w:id="2024" w:name="_Toc390790715"/>
            <w:bookmarkStart w:id="2025" w:name="_Toc390791080"/>
            <w:bookmarkStart w:id="2026" w:name="_Toc390791682"/>
            <w:bookmarkStart w:id="2027" w:name="_Toc390792128"/>
            <w:r w:rsidRPr="000C5EFC">
              <w:rPr>
                <w:rFonts w:ascii="Times New Roman" w:hAnsi="Times New Roman" w:cs="Times New Roman"/>
              </w:rPr>
              <w:t>(corresponding one of )</w:t>
            </w:r>
            <w:bookmarkEnd w:id="2023"/>
            <w:bookmarkEnd w:id="2024"/>
            <w:bookmarkEnd w:id="2025"/>
            <w:bookmarkEnd w:id="2026"/>
            <w:bookmarkEnd w:id="2027"/>
          </w:p>
          <w:p w:rsidR="002065D2" w:rsidRPr="000C5EFC" w:rsidRDefault="002065D2" w:rsidP="008E3E74">
            <w:pPr>
              <w:pStyle w:val="Commandexample"/>
              <w:rPr>
                <w:rFonts w:ascii="Times New Roman" w:hAnsi="Times New Roman" w:cs="Times New Roman"/>
              </w:rPr>
            </w:pPr>
            <w:bookmarkStart w:id="2028" w:name="_Toc390789986"/>
            <w:bookmarkStart w:id="2029" w:name="_Toc390790717"/>
            <w:bookmarkStart w:id="2030" w:name="_Toc390791082"/>
            <w:bookmarkStart w:id="2031" w:name="_Toc390791684"/>
            <w:bookmarkStart w:id="2032" w:name="_Toc390792130"/>
            <w:r w:rsidRPr="000C5EFC">
              <w:rPr>
                <w:rFonts w:ascii="Times New Roman" w:hAnsi="Times New Roman" w:cs="Times New Roman"/>
              </w:rPr>
              <w:t>64</w:t>
            </w:r>
            <w:r w:rsidRPr="000C5EFC">
              <w:rPr>
                <w:rFonts w:ascii="Times New Roman" w:hAnsi="Times New Roman" w:cs="Times New Roman"/>
              </w:rPr>
              <w:tab/>
              <w:t>-- return value</w:t>
            </w:r>
            <w:bookmarkEnd w:id="2028"/>
            <w:bookmarkEnd w:id="2029"/>
            <w:bookmarkEnd w:id="2030"/>
            <w:bookmarkEnd w:id="2031"/>
            <w:bookmarkEnd w:id="2032"/>
          </w:p>
          <w:p w:rsidR="002065D2" w:rsidRPr="000C5EFC" w:rsidRDefault="002065D2" w:rsidP="008E3E74">
            <w:pPr>
              <w:pStyle w:val="Commandexample"/>
              <w:rPr>
                <w:rFonts w:ascii="Times New Roman" w:hAnsi="Times New Roman" w:cs="Times New Roman"/>
              </w:rPr>
            </w:pPr>
            <w:bookmarkStart w:id="2033" w:name="_Toc390789987"/>
            <w:bookmarkStart w:id="2034" w:name="_Toc390790718"/>
            <w:bookmarkStart w:id="2035" w:name="_Toc390791083"/>
            <w:bookmarkStart w:id="2036" w:name="_Toc390791685"/>
            <w:bookmarkStart w:id="2037" w:name="_Toc390792131"/>
            <w:r w:rsidRPr="000C5EFC">
              <w:rPr>
                <w:rFonts w:ascii="Times New Roman" w:hAnsi="Times New Roman" w:cs="Times New Roman"/>
              </w:rPr>
              <w:t xml:space="preserve">2.0 </w:t>
            </w:r>
            <w:r w:rsidRPr="000C5EFC">
              <w:rPr>
                <w:rFonts w:ascii="Times New Roman" w:hAnsi="Times New Roman" w:cs="Times New Roman"/>
              </w:rPr>
              <w:tab/>
              <w:t>-- return value</w:t>
            </w:r>
            <w:bookmarkEnd w:id="2033"/>
            <w:bookmarkEnd w:id="2034"/>
            <w:bookmarkEnd w:id="2035"/>
            <w:bookmarkEnd w:id="2036"/>
            <w:bookmarkEnd w:id="2037"/>
          </w:p>
          <w:p w:rsidR="002065D2" w:rsidRPr="000C5EFC" w:rsidRDefault="002065D2" w:rsidP="008E3E74">
            <w:pPr>
              <w:pStyle w:val="Commandexample"/>
              <w:rPr>
                <w:rFonts w:ascii="Times New Roman" w:hAnsi="Times New Roman" w:cs="Times New Roman"/>
              </w:rPr>
            </w:pPr>
          </w:p>
        </w:tc>
      </w:tr>
    </w:tbl>
    <w:p w:rsidR="002065D2" w:rsidRPr="00581CAA" w:rsidRDefault="002065D2" w:rsidP="002065D2">
      <w:pPr>
        <w:rPr>
          <w:rFonts w:cs="Times New Roman"/>
        </w:rPr>
      </w:pPr>
    </w:p>
    <w:p w:rsidR="00C76AD4" w:rsidRDefault="00812358" w:rsidP="004C18DA">
      <w:pPr>
        <w:pStyle w:val="listlevel2"/>
      </w:pPr>
      <w:bookmarkStart w:id="2038" w:name="_Ref436638844"/>
      <w:bookmarkStart w:id="2039" w:name="_Ref436641862"/>
      <w:bookmarkStart w:id="2040" w:name="_Ref436641871"/>
      <w:bookmarkStart w:id="2041" w:name="_Toc459649999"/>
      <w:r w:rsidRPr="00581CAA">
        <w:t>Thermal Commands</w:t>
      </w:r>
      <w:bookmarkEnd w:id="2038"/>
      <w:bookmarkEnd w:id="2039"/>
      <w:bookmarkEnd w:id="2040"/>
      <w:bookmarkEnd w:id="2041"/>
    </w:p>
    <w:p w:rsidR="00EF7451" w:rsidRDefault="004B51CE" w:rsidP="000C5EFC">
      <w:r>
        <w:t xml:space="preserve">When the camera is powered on, the thermoelectric cooler (TEC) will immediately begin driving the FPA to the TEC setpoint. Until the FPA reaches and stabilizes on the setpoint, the TEC is “unlocked” and the LED will </w:t>
      </w:r>
      <w:r w:rsidR="00EF7451">
        <w:t>show</w:t>
      </w:r>
      <w:r>
        <w:t xml:space="preserve"> red. Once the TEC drives the FPA temperature to the TEC setpoint, the TEC is considered “locked” and the LED will </w:t>
      </w:r>
      <w:r w:rsidR="00EF7451">
        <w:t>show</w:t>
      </w:r>
      <w:r>
        <w:t xml:space="preserve"> green. The LED may oscillate between </w:t>
      </w:r>
      <w:r w:rsidR="00EF7451">
        <w:t xml:space="preserve">showing </w:t>
      </w:r>
      <w:r>
        <w:t xml:space="preserve">red and green for a few seconds before </w:t>
      </w:r>
      <w:r w:rsidR="00EF7451">
        <w:t>stable TEC lock is achieved and the LED shows solid green.</w:t>
      </w:r>
    </w:p>
    <w:p w:rsidR="00EF7451" w:rsidRPr="00581CAA" w:rsidRDefault="00EF7451" w:rsidP="000C5EFC">
      <w:r>
        <w:t xml:space="preserve">A solid red </w:t>
      </w:r>
      <w:r w:rsidR="00047A9E">
        <w:t xml:space="preserve">LED indicates that the camera is unable to reach or maintain TEC lock. This may be caused if the case temperature falls outside of the acceptable range for a given TEC setpoint. These acceptable ranges are described in Section </w:t>
      </w:r>
      <w:r w:rsidR="00047A9E">
        <w:fldChar w:fldCharType="begin"/>
      </w:r>
      <w:r w:rsidR="00047A9E">
        <w:instrText xml:space="preserve"> REF _Ref436228446 \r \h </w:instrText>
      </w:r>
      <w:r w:rsidR="00047A9E">
        <w:fldChar w:fldCharType="separate"/>
      </w:r>
      <w:r w:rsidR="000D7633">
        <w:t>1.5</w:t>
      </w:r>
      <w:r w:rsidR="00047A9E">
        <w:fldChar w:fldCharType="end"/>
      </w:r>
      <w:r w:rsidR="00047A9E">
        <w:t xml:space="preserve"> Thermal Management. If the case temperature is within the acceptable range for the given TEC setpoint, try cycling power to the camera. If the LED continues to show solid red, contact the factory for support.</w:t>
      </w:r>
    </w:p>
    <w:p w:rsidR="002253AD" w:rsidRPr="000C5EFC" w:rsidRDefault="002253AD" w:rsidP="000C5EFC">
      <w:pPr>
        <w:pStyle w:val="listlevel3"/>
        <w:ind w:left="1728" w:hanging="1008"/>
      </w:pPr>
      <w:bookmarkStart w:id="2042" w:name="_Ref411175052"/>
      <w:bookmarkStart w:id="2043" w:name="_Toc411438011"/>
      <w:bookmarkStart w:id="2044" w:name="_Toc459569390"/>
      <w:bookmarkStart w:id="2045" w:name="_Toc390791391"/>
      <w:bookmarkStart w:id="2046" w:name="_Toc390791686"/>
      <w:bookmarkStart w:id="2047" w:name="_Toc390792132"/>
      <w:r w:rsidRPr="000C5EFC">
        <w:t>Get System Temperature</w:t>
      </w:r>
      <w:bookmarkEnd w:id="2042"/>
      <w:bookmarkEnd w:id="2043"/>
      <w:bookmarkEnd w:id="2044"/>
    </w:p>
    <w:tbl>
      <w:tblPr>
        <w:tblStyle w:val="TableGrid"/>
        <w:tblW w:w="0" w:type="auto"/>
        <w:jc w:val="right"/>
        <w:tblInd w:w="-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880"/>
        <w:gridCol w:w="6235"/>
      </w:tblGrid>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 xml:space="preserve">Description </w:t>
            </w:r>
          </w:p>
        </w:tc>
        <w:tc>
          <w:tcPr>
            <w:tcW w:w="6235" w:type="dxa"/>
          </w:tcPr>
          <w:p w:rsidR="002253AD" w:rsidRPr="000C5EFC" w:rsidRDefault="002253AD">
            <w:pPr>
              <w:rPr>
                <w:rFonts w:cs="Times New Roman"/>
              </w:rPr>
            </w:pPr>
            <w:r w:rsidRPr="000C5EFC">
              <w:rPr>
                <w:rFonts w:cs="Times New Roman"/>
              </w:rPr>
              <w:t xml:space="preserve">Returns an approximation of the camera system temperature in degrees Celsius. Optional: add Kelvin to the end of the command for results in Kelvin. Note: SYSTEM:TEMP? is an approximation based upon a temperature sensor on the digital board. </w:t>
            </w:r>
            <w:del w:id="2048" w:author="Dvonch, Curt               UTAS" w:date="2017-01-03T14:10:00Z">
              <w:r w:rsidRPr="000C5EFC" w:rsidDel="0062579D">
                <w:rPr>
                  <w:rFonts w:cs="Times New Roman"/>
                </w:rPr>
                <w:delText>The tolerance is ±2°C.</w:delText>
              </w:r>
            </w:del>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 xml:space="preserve">Setting Type </w:t>
            </w:r>
          </w:p>
        </w:tc>
        <w:tc>
          <w:tcPr>
            <w:tcW w:w="6235" w:type="dxa"/>
          </w:tcPr>
          <w:p w:rsidR="002253AD" w:rsidRPr="000C5EFC" w:rsidRDefault="002253AD" w:rsidP="000C5EFC">
            <w:pPr>
              <w:rPr>
                <w:rFonts w:cs="Times New Roman"/>
              </w:rPr>
            </w:pPr>
            <w:r w:rsidRPr="000C5EFC">
              <w:rPr>
                <w:rFonts w:cs="Times New Roman"/>
              </w:rPr>
              <w:t>Operational</w:t>
            </w:r>
          </w:p>
        </w:tc>
      </w:tr>
      <w:tr w:rsidR="002253AD" w:rsidRPr="00546D6C" w:rsidTr="000C5EFC">
        <w:trPr>
          <w:trHeight w:val="612"/>
          <w:jc w:val="right"/>
        </w:trPr>
        <w:tc>
          <w:tcPr>
            <w:tcW w:w="2880" w:type="dxa"/>
            <w:vAlign w:val="center"/>
          </w:tcPr>
          <w:p w:rsidR="002253AD" w:rsidRPr="000C5EFC" w:rsidRDefault="002253AD" w:rsidP="000C5EFC">
            <w:pPr>
              <w:rPr>
                <w:rFonts w:cs="Times New Roman"/>
              </w:rPr>
            </w:pPr>
            <w:r w:rsidRPr="000C5EFC">
              <w:rPr>
                <w:rFonts w:cs="Times New Roman"/>
              </w:rPr>
              <w:t xml:space="preserve">Command </w:t>
            </w:r>
          </w:p>
        </w:tc>
        <w:tc>
          <w:tcPr>
            <w:tcW w:w="6235" w:type="dxa"/>
            <w:vAlign w:val="center"/>
          </w:tcPr>
          <w:p w:rsidR="002253AD" w:rsidRPr="00844765" w:rsidRDefault="002253AD" w:rsidP="000C5EFC">
            <w:pPr>
              <w:pStyle w:val="Command"/>
            </w:pPr>
            <w:bookmarkStart w:id="2049" w:name="_Toc459569391"/>
            <w:r w:rsidRPr="000C5EFC">
              <w:t xml:space="preserve">SYSTEM:TEMP? </w:t>
            </w:r>
            <w:r w:rsidR="00F05ECA" w:rsidRPr="000C5EFC">
              <w:rPr>
                <w:i/>
              </w:rPr>
              <w:t>Kelvin</w:t>
            </w:r>
            <w:bookmarkEnd w:id="2049"/>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 xml:space="preserve">Parameters </w:t>
            </w:r>
          </w:p>
        </w:tc>
        <w:tc>
          <w:tcPr>
            <w:tcW w:w="6235" w:type="dxa"/>
          </w:tcPr>
          <w:p w:rsidR="002253AD" w:rsidRPr="000C5EFC" w:rsidRDefault="002253AD" w:rsidP="000C5EFC">
            <w:pPr>
              <w:rPr>
                <w:rFonts w:cs="Times New Roman"/>
              </w:rPr>
            </w:pPr>
            <w:r w:rsidRPr="000C5EFC">
              <w:rPr>
                <w:rFonts w:cs="Times New Roman"/>
              </w:rPr>
              <w:t>none</w:t>
            </w:r>
            <w:r w:rsidR="00F05ECA">
              <w:rPr>
                <w:rFonts w:cs="Times New Roman"/>
              </w:rPr>
              <w:t xml:space="preserve"> or </w:t>
            </w:r>
            <w:r w:rsidR="00F05ECA" w:rsidRPr="000C5EFC">
              <w:rPr>
                <w:rFonts w:cs="Times New Roman"/>
                <w:i/>
              </w:rPr>
              <w:t>Kelvin</w:t>
            </w:r>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Return Values</w:t>
            </w:r>
          </w:p>
        </w:tc>
        <w:tc>
          <w:tcPr>
            <w:tcW w:w="6235" w:type="dxa"/>
          </w:tcPr>
          <w:p w:rsidR="002253AD" w:rsidRPr="000C5EFC" w:rsidRDefault="002253AD" w:rsidP="000C5EFC">
            <w:pPr>
              <w:rPr>
                <w:rFonts w:cs="Times New Roman"/>
              </w:rPr>
            </w:pPr>
            <w:r w:rsidRPr="000C5EFC">
              <w:rPr>
                <w:rFonts w:cs="Times New Roman"/>
              </w:rPr>
              <w:t>temperature value</w:t>
            </w:r>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Range</w:t>
            </w:r>
          </w:p>
        </w:tc>
        <w:tc>
          <w:tcPr>
            <w:tcW w:w="6235" w:type="dxa"/>
          </w:tcPr>
          <w:p w:rsidR="00BC49AB" w:rsidRPr="000C5EFC" w:rsidRDefault="002253AD" w:rsidP="000C5EFC">
            <w:pPr>
              <w:rPr>
                <w:rFonts w:cs="Times New Roman"/>
                <w:bCs/>
              </w:rPr>
            </w:pPr>
            <w:r w:rsidRPr="000C5EFC">
              <w:rPr>
                <w:rFonts w:cs="Times New Roman"/>
              </w:rPr>
              <w:t xml:space="preserve">-50.00 to +70.00 </w:t>
            </w:r>
            <w:r w:rsidR="00F05ECA">
              <w:rPr>
                <w:rFonts w:cs="Times New Roman"/>
              </w:rPr>
              <w:t>or 223.00 to 373.00 (K)</w:t>
            </w:r>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Type</w:t>
            </w:r>
          </w:p>
        </w:tc>
        <w:tc>
          <w:tcPr>
            <w:tcW w:w="6235" w:type="dxa"/>
          </w:tcPr>
          <w:p w:rsidR="002253AD" w:rsidRPr="000C5EFC" w:rsidRDefault="002253AD" w:rsidP="000C5EFC">
            <w:pPr>
              <w:rPr>
                <w:rFonts w:cs="Times New Roman"/>
                <w:bCs/>
              </w:rPr>
            </w:pPr>
            <w:r w:rsidRPr="000C5EFC">
              <w:rPr>
                <w:rFonts w:cs="Times New Roman"/>
              </w:rPr>
              <w:t>signed decimal</w:t>
            </w:r>
          </w:p>
        </w:tc>
      </w:tr>
      <w:tr w:rsidR="002253AD" w:rsidRPr="00546D6C" w:rsidTr="000C5EFC">
        <w:trPr>
          <w:jc w:val="right"/>
        </w:trPr>
        <w:tc>
          <w:tcPr>
            <w:tcW w:w="2880" w:type="dxa"/>
          </w:tcPr>
          <w:p w:rsidR="002253AD" w:rsidRPr="000C5EFC" w:rsidRDefault="002253AD" w:rsidP="000C5EFC">
            <w:pPr>
              <w:rPr>
                <w:rFonts w:cs="Times New Roman"/>
              </w:rPr>
            </w:pPr>
            <w:r w:rsidRPr="000C5EFC">
              <w:rPr>
                <w:rFonts w:cs="Times New Roman"/>
              </w:rPr>
              <w:t xml:space="preserve">Example </w:t>
            </w:r>
          </w:p>
        </w:tc>
        <w:tc>
          <w:tcPr>
            <w:tcW w:w="6235" w:type="dxa"/>
          </w:tcPr>
          <w:p w:rsidR="002253AD" w:rsidRPr="000C5EFC" w:rsidRDefault="002253AD" w:rsidP="000C5EFC">
            <w:pPr>
              <w:rPr>
                <w:rFonts w:cs="Times New Roman"/>
              </w:rPr>
            </w:pPr>
            <w:r w:rsidRPr="000C5EFC">
              <w:rPr>
                <w:rFonts w:cs="Times New Roman"/>
              </w:rPr>
              <w:t>SYSTEM:TEMP?</w:t>
            </w:r>
            <w:r w:rsidRPr="000C5EFC">
              <w:rPr>
                <w:rFonts w:cs="Times New Roman"/>
              </w:rPr>
              <w:tab/>
              <w:t>-- query command</w:t>
            </w:r>
          </w:p>
          <w:p w:rsidR="002253AD" w:rsidRPr="000C5EFC" w:rsidRDefault="002253AD" w:rsidP="000C5EFC">
            <w:pPr>
              <w:rPr>
                <w:rFonts w:cs="Times New Roman"/>
              </w:rPr>
            </w:pPr>
            <w:r w:rsidRPr="000C5EFC">
              <w:rPr>
                <w:rFonts w:cs="Times New Roman"/>
              </w:rPr>
              <w:t>37.81</w:t>
            </w:r>
            <w:r w:rsidRPr="000C5EFC">
              <w:rPr>
                <w:rFonts w:cs="Times New Roman"/>
              </w:rPr>
              <w:tab/>
            </w:r>
            <w:r>
              <w:rPr>
                <w:rFonts w:cs="Times New Roman"/>
              </w:rPr>
              <w:t xml:space="preserve">                          </w:t>
            </w:r>
            <w:r w:rsidRPr="000C5EFC">
              <w:rPr>
                <w:rFonts w:cs="Times New Roman"/>
              </w:rPr>
              <w:t>-- return value</w:t>
            </w:r>
          </w:p>
          <w:p w:rsidR="002253AD" w:rsidRPr="00844765" w:rsidRDefault="002253AD" w:rsidP="000C5EFC">
            <w:pPr>
              <w:rPr>
                <w:rFonts w:cs="Times New Roman"/>
              </w:rPr>
            </w:pPr>
            <w:r w:rsidRPr="000C5EFC">
              <w:rPr>
                <w:rFonts w:cs="Times New Roman"/>
              </w:rPr>
              <w:t>310.95 Kelvin</w:t>
            </w:r>
            <w:r w:rsidRPr="000C5EFC">
              <w:rPr>
                <w:rFonts w:cs="Times New Roman"/>
              </w:rPr>
              <w:tab/>
            </w:r>
            <w:r>
              <w:rPr>
                <w:rFonts w:cs="Times New Roman"/>
              </w:rPr>
              <w:t xml:space="preserve">             </w:t>
            </w:r>
            <w:r w:rsidRPr="000C5EFC">
              <w:rPr>
                <w:rFonts w:cs="Times New Roman"/>
              </w:rPr>
              <w:t>-- return value</w:t>
            </w:r>
          </w:p>
        </w:tc>
      </w:tr>
    </w:tbl>
    <w:p w:rsidR="00047A9E" w:rsidRDefault="00047A9E" w:rsidP="000C5EFC">
      <w:pPr>
        <w:pStyle w:val="listlevel3"/>
        <w:numPr>
          <w:ilvl w:val="0"/>
          <w:numId w:val="0"/>
        </w:numPr>
        <w:ind w:left="1224"/>
      </w:pPr>
    </w:p>
    <w:p w:rsidR="00812358" w:rsidRPr="00581CAA" w:rsidRDefault="00812358" w:rsidP="004C18DA">
      <w:pPr>
        <w:pStyle w:val="listlevel3"/>
      </w:pPr>
      <w:bookmarkStart w:id="2050" w:name="_Toc459569392"/>
      <w:r w:rsidRPr="00581CAA">
        <w:t>Get FPA Temperature</w:t>
      </w:r>
      <w:bookmarkEnd w:id="2045"/>
      <w:bookmarkEnd w:id="2046"/>
      <w:bookmarkEnd w:id="2047"/>
      <w:bookmarkEnd w:id="205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2065D2">
            <w:pPr>
              <w:rPr>
                <w:rFonts w:cs="Times New Roman"/>
              </w:rPr>
            </w:pPr>
            <w:r w:rsidRPr="00581CAA">
              <w:rPr>
                <w:rFonts w:cs="Times New Roman"/>
              </w:rPr>
              <w:t xml:space="preserve">Returns an approximation of the camera Focal Plane Array (FPA) temperature in degrees Celsius. Optional: add Kelvin to the end of the command for results in Kelvin. Note: FPA:TEMP? is an approximation based upon a temperature sensor near the array. </w:t>
            </w:r>
            <w:del w:id="2051" w:author="Dvonch, Curt               UTAS" w:date="2017-01-03T14:10:00Z">
              <w:r w:rsidRPr="00581CAA" w:rsidDel="0062579D">
                <w:rPr>
                  <w:rFonts w:cs="Times New Roman"/>
                </w:rPr>
                <w:delText>The tolerance is +/- 2 degrees Celsius.</w:delText>
              </w:r>
            </w:del>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2065D2" w:rsidP="00CB5FB1">
            <w:pPr>
              <w:rPr>
                <w:rFonts w:cs="Times New Roman"/>
              </w:rPr>
            </w:pPr>
            <w:r w:rsidRPr="00581CAA">
              <w:rPr>
                <w:rFonts w:cs="Times New Roman"/>
              </w:rPr>
              <w:t>N/A</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7365F3" w:rsidRDefault="002065D2">
            <w:pPr>
              <w:pStyle w:val="Command"/>
            </w:pPr>
            <w:bookmarkStart w:id="2052" w:name="_Toc390789988"/>
            <w:bookmarkStart w:id="2053" w:name="_Toc390790719"/>
            <w:bookmarkStart w:id="2054" w:name="_Toc390791084"/>
            <w:bookmarkStart w:id="2055" w:name="_Toc390791687"/>
            <w:bookmarkStart w:id="2056" w:name="_Toc390792133"/>
            <w:bookmarkStart w:id="2057" w:name="_Toc459569393"/>
            <w:r w:rsidRPr="007365F3">
              <w:t>FPA:TEMP? -or- FPA:TEMP? Kelvin</w:t>
            </w:r>
            <w:bookmarkEnd w:id="2052"/>
            <w:bookmarkEnd w:id="2053"/>
            <w:bookmarkEnd w:id="2054"/>
            <w:bookmarkEnd w:id="2055"/>
            <w:bookmarkEnd w:id="2056"/>
            <w:bookmarkEnd w:id="2057"/>
          </w:p>
        </w:tc>
      </w:tr>
      <w:tr w:rsidR="000C2A69" w:rsidRPr="00581CAA" w:rsidTr="00F51E3B">
        <w:tc>
          <w:tcPr>
            <w:tcW w:w="2880" w:type="dxa"/>
          </w:tcPr>
          <w:p w:rsidR="000C2A69" w:rsidRPr="00581CAA" w:rsidRDefault="000C2A69" w:rsidP="00CB5FB1">
            <w:pPr>
              <w:rPr>
                <w:rFonts w:cs="Times New Roman"/>
              </w:rPr>
            </w:pPr>
            <w:r w:rsidRPr="00581CAA">
              <w:rPr>
                <w:rFonts w:cs="Times New Roman"/>
              </w:rPr>
              <w:lastRenderedPageBreak/>
              <w:t>Parameters</w:t>
            </w:r>
          </w:p>
        </w:tc>
        <w:tc>
          <w:tcPr>
            <w:tcW w:w="6228" w:type="dxa"/>
          </w:tcPr>
          <w:p w:rsidR="000C2A69" w:rsidRPr="000C5EFC" w:rsidRDefault="002065D2" w:rsidP="001214F6">
            <w:pPr>
              <w:pStyle w:val="Parameter"/>
              <w:rPr>
                <w:rFonts w:ascii="Times New Roman" w:hAnsi="Times New Roman" w:cs="Times New Roman"/>
              </w:rPr>
            </w:pPr>
            <w:bookmarkStart w:id="2058" w:name="_Toc390789989"/>
            <w:bookmarkStart w:id="2059" w:name="_Toc390790720"/>
            <w:bookmarkStart w:id="2060" w:name="_Toc390791085"/>
            <w:r w:rsidRPr="000C5EFC">
              <w:rPr>
                <w:rFonts w:ascii="Times New Roman" w:hAnsi="Times New Roman" w:cs="Times New Roman"/>
                <w:i w:val="0"/>
              </w:rPr>
              <w:t>none</w:t>
            </w:r>
            <w:r w:rsidRPr="000C5EFC">
              <w:rPr>
                <w:rFonts w:ascii="Times New Roman" w:hAnsi="Times New Roman" w:cs="Times New Roman"/>
              </w:rPr>
              <w:t xml:space="preserve"> or Kelvin</w:t>
            </w:r>
            <w:bookmarkEnd w:id="2058"/>
            <w:bookmarkEnd w:id="2059"/>
            <w:bookmarkEnd w:id="2060"/>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2065D2" w:rsidP="00CB5FB1">
            <w:pPr>
              <w:rPr>
                <w:rFonts w:cs="Times New Roman"/>
              </w:rPr>
            </w:pPr>
            <w:r w:rsidRPr="00581CAA">
              <w:rPr>
                <w:rFonts w:cs="Times New Roman"/>
              </w:rPr>
              <w:t>temperature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0C2A69" w:rsidRPr="00581CAA" w:rsidRDefault="002065D2" w:rsidP="00CB5FB1">
            <w:pPr>
              <w:rPr>
                <w:rFonts w:cs="Times New Roman"/>
              </w:rPr>
            </w:pPr>
            <w:r w:rsidRPr="00581CAA">
              <w:rPr>
                <w:rFonts w:cs="Times New Roman"/>
              </w:rPr>
              <w:t>-50.00 to +70.00, 223.00 to 343.00 (K)</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2065D2" w:rsidP="00CB5FB1">
            <w:pPr>
              <w:rPr>
                <w:rFonts w:cs="Times New Roman"/>
              </w:rPr>
            </w:pPr>
            <w:r w:rsidRPr="00581CAA">
              <w:rPr>
                <w:rFonts w:cs="Times New Roman"/>
              </w:rPr>
              <w:t>signed decimal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2065D2" w:rsidRPr="000C5EFC" w:rsidRDefault="002065D2" w:rsidP="008E3E74">
            <w:pPr>
              <w:pStyle w:val="Commandexample"/>
              <w:rPr>
                <w:rFonts w:ascii="Times New Roman" w:hAnsi="Times New Roman" w:cs="Times New Roman"/>
              </w:rPr>
            </w:pPr>
            <w:bookmarkStart w:id="2061" w:name="_Toc390789990"/>
            <w:bookmarkStart w:id="2062" w:name="_Toc390790721"/>
            <w:bookmarkStart w:id="2063" w:name="_Toc390791086"/>
            <w:bookmarkStart w:id="2064" w:name="_Toc390791688"/>
            <w:bookmarkStart w:id="2065" w:name="_Toc390792134"/>
            <w:r w:rsidRPr="000C5EFC">
              <w:rPr>
                <w:rFonts w:ascii="Times New Roman" w:hAnsi="Times New Roman" w:cs="Times New Roman"/>
              </w:rPr>
              <w:t>FPA:TEMP? -- query command</w:t>
            </w:r>
            <w:bookmarkEnd w:id="2061"/>
            <w:bookmarkEnd w:id="2062"/>
            <w:bookmarkEnd w:id="2063"/>
            <w:bookmarkEnd w:id="2064"/>
            <w:bookmarkEnd w:id="2065"/>
          </w:p>
          <w:p w:rsidR="00F05ECA" w:rsidRDefault="002065D2" w:rsidP="008E3E74">
            <w:pPr>
              <w:pStyle w:val="Commandexample"/>
              <w:rPr>
                <w:rFonts w:ascii="Times New Roman" w:hAnsi="Times New Roman" w:cs="Times New Roman"/>
              </w:rPr>
            </w:pPr>
            <w:bookmarkStart w:id="2066" w:name="_Toc390789991"/>
            <w:bookmarkStart w:id="2067" w:name="_Toc390790722"/>
            <w:bookmarkStart w:id="2068" w:name="_Toc390791087"/>
            <w:bookmarkStart w:id="2069" w:name="_Toc390791689"/>
            <w:bookmarkStart w:id="2070" w:name="_Toc390792135"/>
            <w:r w:rsidRPr="000C5EFC">
              <w:rPr>
                <w:rFonts w:ascii="Times New Roman" w:hAnsi="Times New Roman" w:cs="Times New Roman"/>
              </w:rPr>
              <w:t xml:space="preserve">(one of) </w:t>
            </w:r>
            <w:r w:rsidRPr="000C5EFC">
              <w:rPr>
                <w:rFonts w:ascii="Times New Roman" w:hAnsi="Times New Roman" w:cs="Times New Roman"/>
              </w:rPr>
              <w:tab/>
            </w:r>
          </w:p>
          <w:p w:rsidR="002065D2" w:rsidRPr="000C5EFC" w:rsidRDefault="002065D2" w:rsidP="008E3E74">
            <w:pPr>
              <w:pStyle w:val="Commandexample"/>
              <w:rPr>
                <w:rFonts w:ascii="Times New Roman" w:hAnsi="Times New Roman" w:cs="Times New Roman"/>
              </w:rPr>
            </w:pPr>
            <w:r w:rsidRPr="000C5EFC">
              <w:rPr>
                <w:rFonts w:ascii="Times New Roman" w:hAnsi="Times New Roman" w:cs="Times New Roman"/>
              </w:rPr>
              <w:t xml:space="preserve">37.81 </w:t>
            </w:r>
            <w:r w:rsidRPr="000C5EFC">
              <w:rPr>
                <w:rFonts w:ascii="Times New Roman" w:hAnsi="Times New Roman" w:cs="Times New Roman"/>
              </w:rPr>
              <w:tab/>
            </w:r>
            <w:r w:rsidRPr="000C5EFC">
              <w:rPr>
                <w:rFonts w:ascii="Times New Roman" w:hAnsi="Times New Roman" w:cs="Times New Roman"/>
              </w:rPr>
              <w:tab/>
              <w:t>-- return value</w:t>
            </w:r>
            <w:bookmarkEnd w:id="2066"/>
            <w:bookmarkEnd w:id="2067"/>
            <w:bookmarkEnd w:id="2068"/>
            <w:bookmarkEnd w:id="2069"/>
            <w:bookmarkEnd w:id="2070"/>
          </w:p>
          <w:p w:rsidR="002065D2" w:rsidRPr="000C5EFC" w:rsidRDefault="002065D2" w:rsidP="008E3E74">
            <w:pPr>
              <w:pStyle w:val="Commandexample"/>
              <w:rPr>
                <w:rFonts w:ascii="Times New Roman" w:hAnsi="Times New Roman" w:cs="Times New Roman"/>
              </w:rPr>
            </w:pPr>
            <w:bookmarkStart w:id="2071" w:name="_Toc390789992"/>
            <w:bookmarkStart w:id="2072" w:name="_Toc390790723"/>
            <w:bookmarkStart w:id="2073" w:name="_Toc390791088"/>
            <w:bookmarkStart w:id="2074" w:name="_Toc390791690"/>
            <w:bookmarkStart w:id="2075" w:name="_Toc390792136"/>
            <w:r w:rsidRPr="000C5EFC">
              <w:rPr>
                <w:rFonts w:ascii="Times New Roman" w:hAnsi="Times New Roman" w:cs="Times New Roman"/>
              </w:rPr>
              <w:t xml:space="preserve">310.95 Kelvin </w:t>
            </w:r>
            <w:r w:rsidRPr="000C5EFC">
              <w:rPr>
                <w:rFonts w:ascii="Times New Roman" w:hAnsi="Times New Roman" w:cs="Times New Roman"/>
              </w:rPr>
              <w:tab/>
              <w:t>-- return value</w:t>
            </w:r>
            <w:bookmarkEnd w:id="2071"/>
            <w:bookmarkEnd w:id="2072"/>
            <w:bookmarkEnd w:id="2073"/>
            <w:bookmarkEnd w:id="2074"/>
            <w:bookmarkEnd w:id="2075"/>
          </w:p>
          <w:p w:rsidR="000C2A69" w:rsidRPr="000C5EFC" w:rsidRDefault="000C2A69" w:rsidP="008E3E74">
            <w:pPr>
              <w:pStyle w:val="Commandexample"/>
              <w:rPr>
                <w:rFonts w:ascii="Times New Roman" w:hAnsi="Times New Roman" w:cs="Times New Roman"/>
              </w:rPr>
            </w:pPr>
          </w:p>
        </w:tc>
      </w:tr>
    </w:tbl>
    <w:p w:rsidR="002065D2" w:rsidRPr="00581CAA" w:rsidRDefault="002065D2" w:rsidP="002065D2">
      <w:pPr>
        <w:rPr>
          <w:rFonts w:cs="Times New Roman"/>
        </w:rPr>
      </w:pPr>
    </w:p>
    <w:p w:rsidR="00812358" w:rsidRPr="00581CAA" w:rsidRDefault="00812358" w:rsidP="004C18DA">
      <w:pPr>
        <w:pStyle w:val="listlevel3"/>
      </w:pPr>
      <w:bookmarkStart w:id="2076" w:name="_Toc390791392"/>
      <w:bookmarkStart w:id="2077" w:name="_Toc390791691"/>
      <w:bookmarkStart w:id="2078" w:name="_Toc390792137"/>
      <w:bookmarkStart w:id="2079" w:name="_Ref436215923"/>
      <w:bookmarkStart w:id="2080" w:name="_Toc459569394"/>
      <w:r w:rsidRPr="00581CAA">
        <w:t>Get Thermoelectric Cooler Lock Status</w:t>
      </w:r>
      <w:bookmarkEnd w:id="2076"/>
      <w:bookmarkEnd w:id="2077"/>
      <w:bookmarkEnd w:id="2078"/>
      <w:bookmarkEnd w:id="2079"/>
      <w:bookmarkEnd w:id="208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E55A8A" w:rsidP="00D30BF2">
            <w:pPr>
              <w:rPr>
                <w:rFonts w:cs="Times New Roman"/>
              </w:rPr>
            </w:pPr>
            <w:r w:rsidRPr="00581CAA">
              <w:rPr>
                <w:rFonts w:cs="Times New Roman"/>
              </w:rPr>
              <w:t xml:space="preserve">Returns status of the thermoelectric cooler stabilization lock of the focal plane array temperature to the </w:t>
            </w:r>
            <w:r w:rsidR="00C85FA9">
              <w:rPr>
                <w:rFonts w:cs="Times New Roman"/>
              </w:rPr>
              <w:t>setpoint</w:t>
            </w:r>
            <w:r w:rsidRPr="00581CAA">
              <w:rPr>
                <w:rFonts w:cs="Times New Roman"/>
              </w:rPr>
              <w:t xml:space="preserve">. The temperature is considered locked when the current temperature is within ±0.1°C of the </w:t>
            </w:r>
            <w:r w:rsidR="00C85FA9">
              <w:rPr>
                <w:rFonts w:cs="Times New Roman"/>
              </w:rPr>
              <w:t>setpoint</w:t>
            </w:r>
            <w:r w:rsidRPr="00581CAA">
              <w:rPr>
                <w:rFonts w:cs="Times New Roman"/>
              </w:rPr>
              <w:t>.</w:t>
            </w:r>
            <w:r w:rsidR="00B20FFB">
              <w:rPr>
                <w:rFonts w:cs="Times New Roman"/>
              </w:rPr>
              <w:t xml:space="preserve"> The TEC should remain locked when the case temperature is maintained within a given range, see Section </w:t>
            </w:r>
            <w:r w:rsidR="00D30BF2">
              <w:rPr>
                <w:rFonts w:cs="Times New Roman"/>
              </w:rPr>
              <w:fldChar w:fldCharType="begin"/>
            </w:r>
            <w:r w:rsidR="00D30BF2">
              <w:rPr>
                <w:rFonts w:cs="Times New Roman"/>
              </w:rPr>
              <w:instrText xml:space="preserve"> REF _Ref436655686 \r \h </w:instrText>
            </w:r>
            <w:r w:rsidR="00D30BF2">
              <w:rPr>
                <w:rFonts w:cs="Times New Roman"/>
              </w:rPr>
            </w:r>
            <w:r w:rsidR="00D30BF2">
              <w:rPr>
                <w:rFonts w:cs="Times New Roman"/>
              </w:rPr>
              <w:fldChar w:fldCharType="separate"/>
            </w:r>
            <w:r w:rsidR="000D7633">
              <w:rPr>
                <w:rFonts w:cs="Times New Roman"/>
              </w:rPr>
              <w:t>1.5</w:t>
            </w:r>
            <w:r w:rsidR="00D30BF2">
              <w:rPr>
                <w:rFonts w:cs="Times New Roman"/>
              </w:rPr>
              <w:fldChar w:fldCharType="end"/>
            </w:r>
            <w:r w:rsidR="00B20FFB">
              <w:rPr>
                <w:rFonts w:cs="Times New Roman"/>
              </w:rPr>
              <w:t>.</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E55A8A" w:rsidP="00CB5FB1">
            <w:pPr>
              <w:rPr>
                <w:rFonts w:cs="Times New Roman"/>
              </w:rPr>
            </w:pPr>
            <w:r w:rsidRPr="00581CAA">
              <w:rPr>
                <w:rFonts w:cs="Times New Roman"/>
              </w:rPr>
              <w:t>N/A</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E55A8A" w:rsidP="00C21183">
            <w:pPr>
              <w:pStyle w:val="Command"/>
              <w:rPr>
                <w:rFonts w:ascii="Times New Roman" w:hAnsi="Times New Roman" w:cs="Times New Roman"/>
              </w:rPr>
            </w:pPr>
            <w:bookmarkStart w:id="2081" w:name="_Toc390789993"/>
            <w:bookmarkStart w:id="2082" w:name="_Toc390790724"/>
            <w:bookmarkStart w:id="2083" w:name="_Toc390791089"/>
            <w:bookmarkStart w:id="2084" w:name="_Toc390791692"/>
            <w:bookmarkStart w:id="2085" w:name="_Toc390792138"/>
            <w:bookmarkStart w:id="2086" w:name="_Toc459569395"/>
            <w:r w:rsidRPr="000C5EFC">
              <w:rPr>
                <w:rFonts w:ascii="Times New Roman" w:hAnsi="Times New Roman" w:cs="Times New Roman"/>
              </w:rPr>
              <w:t>TEC:LOCK?</w:t>
            </w:r>
            <w:bookmarkEnd w:id="2081"/>
            <w:bookmarkEnd w:id="2082"/>
            <w:bookmarkEnd w:id="2083"/>
            <w:bookmarkEnd w:id="2084"/>
            <w:bookmarkEnd w:id="2085"/>
            <w:bookmarkEnd w:id="2086"/>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581CAA" w:rsidRDefault="00E55A8A"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E55A8A" w:rsidP="00CB5FB1">
            <w:pPr>
              <w:rPr>
                <w:rFonts w:cs="Times New Roman"/>
              </w:rPr>
            </w:pPr>
            <w:r w:rsidRPr="00581CAA">
              <w:rPr>
                <w:rFonts w:cs="Times New Roman"/>
              </w:rPr>
              <w:t>status</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E55A8A" w:rsidRPr="00581CAA" w:rsidRDefault="00E55A8A" w:rsidP="00E55A8A">
            <w:pPr>
              <w:rPr>
                <w:rFonts w:cs="Times New Roman"/>
              </w:rPr>
            </w:pPr>
            <w:r w:rsidRPr="00581CAA">
              <w:rPr>
                <w:rFonts w:cs="Times New Roman"/>
              </w:rPr>
              <w:t>LOCKED</w:t>
            </w:r>
            <w:r w:rsidRPr="00581CAA">
              <w:rPr>
                <w:rFonts w:cs="Times New Roman"/>
              </w:rPr>
              <w:tab/>
              <w:t>TEC stabilized</w:t>
            </w:r>
          </w:p>
          <w:p w:rsidR="00E55A8A" w:rsidRPr="00581CAA" w:rsidRDefault="00E55A8A" w:rsidP="00E55A8A">
            <w:pPr>
              <w:rPr>
                <w:rFonts w:cs="Times New Roman"/>
              </w:rPr>
            </w:pPr>
            <w:r w:rsidRPr="00581CAA">
              <w:rPr>
                <w:rFonts w:cs="Times New Roman"/>
              </w:rPr>
              <w:t>NOT LOCKED</w:t>
            </w:r>
            <w:r w:rsidRPr="00581CAA">
              <w:rPr>
                <w:rFonts w:cs="Times New Roman"/>
              </w:rPr>
              <w:tab/>
              <w:t>TEC not stabilized</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E55A8A" w:rsidP="00CB5FB1">
            <w:pPr>
              <w:rPr>
                <w:rFonts w:cs="Times New Roman"/>
              </w:rPr>
            </w:pPr>
            <w:r w:rsidRPr="00581CAA">
              <w:rPr>
                <w:rFonts w:cs="Times New Roman"/>
              </w:rPr>
              <w:t>string</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E55A8A" w:rsidRPr="000C5EFC" w:rsidRDefault="00E55A8A" w:rsidP="008E3E74">
            <w:pPr>
              <w:pStyle w:val="Commandexample"/>
              <w:rPr>
                <w:rFonts w:ascii="Times New Roman" w:hAnsi="Times New Roman" w:cs="Times New Roman"/>
              </w:rPr>
            </w:pPr>
            <w:bookmarkStart w:id="2087" w:name="_Toc390789994"/>
            <w:bookmarkStart w:id="2088" w:name="_Toc390790725"/>
            <w:bookmarkStart w:id="2089" w:name="_Toc390791090"/>
            <w:bookmarkStart w:id="2090" w:name="_Toc390791693"/>
            <w:bookmarkStart w:id="2091" w:name="_Toc390792139"/>
            <w:r w:rsidRPr="000C5EFC">
              <w:rPr>
                <w:rFonts w:ascii="Times New Roman" w:hAnsi="Times New Roman" w:cs="Times New Roman"/>
              </w:rPr>
              <w:t>TEC:LOCK? -- query command</w:t>
            </w:r>
            <w:bookmarkEnd w:id="2087"/>
            <w:bookmarkEnd w:id="2088"/>
            <w:bookmarkEnd w:id="2089"/>
            <w:bookmarkEnd w:id="2090"/>
            <w:bookmarkEnd w:id="2091"/>
          </w:p>
          <w:p w:rsidR="00E55A8A" w:rsidRPr="000C5EFC" w:rsidRDefault="00E55A8A" w:rsidP="008E3E74">
            <w:pPr>
              <w:pStyle w:val="Commandexample"/>
              <w:rPr>
                <w:rFonts w:ascii="Times New Roman" w:hAnsi="Times New Roman" w:cs="Times New Roman"/>
              </w:rPr>
            </w:pPr>
            <w:bookmarkStart w:id="2092" w:name="_Toc390789995"/>
            <w:bookmarkStart w:id="2093" w:name="_Toc390790726"/>
            <w:bookmarkStart w:id="2094" w:name="_Toc390791091"/>
            <w:bookmarkStart w:id="2095" w:name="_Toc390791694"/>
            <w:bookmarkStart w:id="2096" w:name="_Toc390792140"/>
            <w:r w:rsidRPr="000C5EFC">
              <w:rPr>
                <w:rFonts w:ascii="Times New Roman" w:hAnsi="Times New Roman" w:cs="Times New Roman"/>
              </w:rPr>
              <w:t>LOCKED -- return value</w:t>
            </w:r>
            <w:bookmarkEnd w:id="2092"/>
            <w:bookmarkEnd w:id="2093"/>
            <w:bookmarkEnd w:id="2094"/>
            <w:bookmarkEnd w:id="2095"/>
            <w:bookmarkEnd w:id="2096"/>
          </w:p>
          <w:p w:rsidR="000C2A69" w:rsidRPr="000C5EFC" w:rsidRDefault="000C2A69" w:rsidP="008E3E74">
            <w:pPr>
              <w:pStyle w:val="Commandexample"/>
              <w:rPr>
                <w:rFonts w:ascii="Times New Roman" w:hAnsi="Times New Roman" w:cs="Times New Roman"/>
              </w:rPr>
            </w:pPr>
          </w:p>
        </w:tc>
      </w:tr>
    </w:tbl>
    <w:p w:rsidR="00E55A8A" w:rsidRPr="00581CAA" w:rsidRDefault="00E55A8A" w:rsidP="00812358">
      <w:pPr>
        <w:rPr>
          <w:rFonts w:cs="Times New Roman"/>
        </w:rPr>
      </w:pPr>
    </w:p>
    <w:p w:rsidR="00812358" w:rsidRPr="00581CAA" w:rsidRDefault="00812358" w:rsidP="004C18DA">
      <w:pPr>
        <w:pStyle w:val="listlevel3"/>
      </w:pPr>
      <w:bookmarkStart w:id="2097" w:name="_Toc440443703"/>
      <w:bookmarkStart w:id="2098" w:name="_Toc440444352"/>
      <w:bookmarkStart w:id="2099" w:name="_Toc440444753"/>
      <w:bookmarkStart w:id="2100" w:name="_Toc390791393"/>
      <w:bookmarkStart w:id="2101" w:name="_Toc390791695"/>
      <w:bookmarkStart w:id="2102" w:name="_Toc390792141"/>
      <w:bookmarkStart w:id="2103" w:name="_Toc459569396"/>
      <w:bookmarkEnd w:id="2097"/>
      <w:bookmarkEnd w:id="2098"/>
      <w:bookmarkEnd w:id="2099"/>
      <w:r w:rsidRPr="00581CAA">
        <w:t xml:space="preserve">Get Thermoelectric Cooler </w:t>
      </w:r>
      <w:bookmarkEnd w:id="2100"/>
      <w:bookmarkEnd w:id="2101"/>
      <w:bookmarkEnd w:id="2102"/>
      <w:r w:rsidR="00C85FA9">
        <w:t>Setpoint</w:t>
      </w:r>
      <w:bookmarkEnd w:id="210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C60565" w:rsidP="00CB5FB1">
            <w:pPr>
              <w:rPr>
                <w:rFonts w:cs="Times New Roman"/>
              </w:rPr>
            </w:pPr>
            <w:r w:rsidRPr="00581CAA">
              <w:rPr>
                <w:rFonts w:cs="Times New Roman"/>
              </w:rPr>
              <w:t xml:space="preserve">Returns the thermoelectric cooler temperature </w:t>
            </w:r>
            <w:r w:rsidR="00C85FA9">
              <w:rPr>
                <w:rFonts w:cs="Times New Roman"/>
              </w:rPr>
              <w:t>setpoint</w:t>
            </w:r>
            <w:r w:rsidRPr="00581CAA">
              <w:rPr>
                <w:rFonts w:cs="Times New Roman"/>
              </w:rPr>
              <w:t xml:space="preserve"> in degrees Celsius.</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C60565" w:rsidP="00CB5FB1">
            <w:pPr>
              <w:rPr>
                <w:rFonts w:cs="Times New Roman"/>
              </w:rPr>
            </w:pPr>
            <w:r w:rsidRPr="00581CAA">
              <w:rPr>
                <w:rFonts w:cs="Times New Roman"/>
              </w:rPr>
              <w:t>Operational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C60565" w:rsidP="00C21183">
            <w:pPr>
              <w:pStyle w:val="Command"/>
              <w:rPr>
                <w:rFonts w:ascii="Times New Roman" w:hAnsi="Times New Roman" w:cs="Times New Roman"/>
              </w:rPr>
            </w:pPr>
            <w:bookmarkStart w:id="2104" w:name="_Toc390789996"/>
            <w:bookmarkStart w:id="2105" w:name="_Toc390790727"/>
            <w:bookmarkStart w:id="2106" w:name="_Toc390791092"/>
            <w:bookmarkStart w:id="2107" w:name="_Toc390791696"/>
            <w:bookmarkStart w:id="2108" w:name="_Toc390792142"/>
            <w:bookmarkStart w:id="2109" w:name="_Toc459569397"/>
            <w:r w:rsidRPr="000C5EFC">
              <w:rPr>
                <w:rFonts w:ascii="Times New Roman" w:hAnsi="Times New Roman" w:cs="Times New Roman"/>
              </w:rPr>
              <w:t>TEC:SETPOINT?</w:t>
            </w:r>
            <w:bookmarkEnd w:id="2104"/>
            <w:bookmarkEnd w:id="2105"/>
            <w:bookmarkEnd w:id="2106"/>
            <w:bookmarkEnd w:id="2107"/>
            <w:bookmarkEnd w:id="2108"/>
            <w:bookmarkEnd w:id="2109"/>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581CAA" w:rsidRDefault="00C60565"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C60565" w:rsidP="00CB5FB1">
            <w:pPr>
              <w:rPr>
                <w:rFonts w:cs="Times New Roman"/>
              </w:rPr>
            </w:pPr>
            <w:r w:rsidRPr="00581CAA">
              <w:rPr>
                <w:rFonts w:cs="Times New Roman"/>
              </w:rPr>
              <w:t>value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0C2A69" w:rsidRPr="00581CAA" w:rsidRDefault="00C60565" w:rsidP="00CB5FB1">
            <w:pPr>
              <w:rPr>
                <w:rFonts w:cs="Times New Roman"/>
              </w:rPr>
            </w:pPr>
            <w:r w:rsidRPr="00581CAA">
              <w:rPr>
                <w:rFonts w:cs="Times New Roman"/>
              </w:rPr>
              <w:t>-20 to 80</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C60565" w:rsidP="00CB5FB1">
            <w:pPr>
              <w:rPr>
                <w:rFonts w:cs="Times New Roman"/>
              </w:rPr>
            </w:pPr>
            <w:r w:rsidRPr="00581CAA">
              <w:rPr>
                <w:rFonts w:cs="Times New Roman"/>
              </w:rPr>
              <w:t>integer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C60565" w:rsidRPr="000C5EFC" w:rsidRDefault="00C60565" w:rsidP="008E3E74">
            <w:pPr>
              <w:pStyle w:val="Commandexample"/>
              <w:rPr>
                <w:rFonts w:ascii="Times New Roman" w:hAnsi="Times New Roman" w:cs="Times New Roman"/>
              </w:rPr>
            </w:pPr>
            <w:bookmarkStart w:id="2110" w:name="_Toc390789997"/>
            <w:bookmarkStart w:id="2111" w:name="_Toc390790728"/>
            <w:bookmarkStart w:id="2112" w:name="_Toc390791093"/>
            <w:bookmarkStart w:id="2113" w:name="_Toc390791697"/>
            <w:bookmarkStart w:id="2114" w:name="_Toc390792143"/>
            <w:r w:rsidRPr="000C5EFC">
              <w:rPr>
                <w:rFonts w:ascii="Times New Roman" w:hAnsi="Times New Roman" w:cs="Times New Roman"/>
              </w:rPr>
              <w:t>TEC:SETPOINT? -- query command</w:t>
            </w:r>
            <w:bookmarkEnd w:id="2110"/>
            <w:bookmarkEnd w:id="2111"/>
            <w:bookmarkEnd w:id="2112"/>
            <w:bookmarkEnd w:id="2113"/>
            <w:bookmarkEnd w:id="2114"/>
          </w:p>
          <w:p w:rsidR="00C76AD4" w:rsidRPr="000C5EFC" w:rsidRDefault="00C60565" w:rsidP="008E3E74">
            <w:pPr>
              <w:pStyle w:val="Commandexample"/>
              <w:rPr>
                <w:rFonts w:ascii="Times New Roman" w:hAnsi="Times New Roman" w:cs="Times New Roman"/>
              </w:rPr>
            </w:pPr>
            <w:bookmarkStart w:id="2115" w:name="_Toc390789998"/>
            <w:bookmarkStart w:id="2116" w:name="_Toc390790729"/>
            <w:bookmarkStart w:id="2117" w:name="_Toc390791094"/>
            <w:bookmarkStart w:id="2118" w:name="_Toc390791698"/>
            <w:bookmarkStart w:id="2119" w:name="_Toc390792144"/>
            <w:r w:rsidRPr="000C5EFC">
              <w:rPr>
                <w:rFonts w:ascii="Times New Roman" w:hAnsi="Times New Roman" w:cs="Times New Roman"/>
              </w:rPr>
              <w:lastRenderedPageBreak/>
              <w:t>22 -- return value</w:t>
            </w:r>
            <w:bookmarkEnd w:id="2115"/>
            <w:bookmarkEnd w:id="2116"/>
            <w:bookmarkEnd w:id="2117"/>
            <w:bookmarkEnd w:id="2118"/>
            <w:bookmarkEnd w:id="2119"/>
          </w:p>
          <w:p w:rsidR="000C2A69" w:rsidRPr="000C5EFC" w:rsidRDefault="000C2A69" w:rsidP="008E3E74">
            <w:pPr>
              <w:pStyle w:val="Commandexample"/>
              <w:rPr>
                <w:rFonts w:ascii="Times New Roman" w:hAnsi="Times New Roman" w:cs="Times New Roman"/>
              </w:rPr>
            </w:pPr>
          </w:p>
        </w:tc>
      </w:tr>
    </w:tbl>
    <w:p w:rsidR="00C60565" w:rsidRPr="00581CAA" w:rsidRDefault="00C60565" w:rsidP="00812358">
      <w:pPr>
        <w:rPr>
          <w:rFonts w:cs="Times New Roman"/>
        </w:rPr>
      </w:pPr>
    </w:p>
    <w:p w:rsidR="00812358" w:rsidRPr="00581CAA" w:rsidRDefault="00812358" w:rsidP="004C18DA">
      <w:pPr>
        <w:pStyle w:val="listlevel3"/>
      </w:pPr>
      <w:bookmarkStart w:id="2120" w:name="_Toc390791394"/>
      <w:bookmarkStart w:id="2121" w:name="_Toc390791699"/>
      <w:bookmarkStart w:id="2122" w:name="_Toc390792145"/>
      <w:bookmarkStart w:id="2123" w:name="_Toc459569398"/>
      <w:r w:rsidRPr="00581CAA">
        <w:t>Set Thermoelectric Cooler State</w:t>
      </w:r>
      <w:bookmarkEnd w:id="2120"/>
      <w:bookmarkEnd w:id="2121"/>
      <w:bookmarkEnd w:id="2122"/>
      <w:bookmarkEnd w:id="212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431E7B" w:rsidP="00CB5FB1">
            <w:pPr>
              <w:rPr>
                <w:rFonts w:cs="Times New Roman"/>
              </w:rPr>
            </w:pPr>
            <w:r w:rsidRPr="00581CAA">
              <w:rPr>
                <w:rFonts w:cs="Times New Roman"/>
              </w:rPr>
              <w:t>Sets the state of the thermoelectric cooler.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431E7B"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431E7B" w:rsidP="0066070B">
            <w:pPr>
              <w:pStyle w:val="Command"/>
              <w:rPr>
                <w:rFonts w:ascii="Times New Roman" w:hAnsi="Times New Roman" w:cs="Times New Roman"/>
                <w:i/>
              </w:rPr>
            </w:pPr>
            <w:bookmarkStart w:id="2124" w:name="_Toc390789999"/>
            <w:bookmarkStart w:id="2125" w:name="_Toc390790730"/>
            <w:bookmarkStart w:id="2126" w:name="_Toc390791095"/>
            <w:bookmarkStart w:id="2127" w:name="_Toc390791700"/>
            <w:bookmarkStart w:id="2128" w:name="_Toc390792146"/>
            <w:bookmarkStart w:id="2129" w:name="_Toc459569399"/>
            <w:r w:rsidRPr="000C5EFC">
              <w:rPr>
                <w:rFonts w:ascii="Times New Roman" w:hAnsi="Times New Roman" w:cs="Times New Roman"/>
              </w:rPr>
              <w:t>TEC:ENABLE</w:t>
            </w:r>
            <w:r w:rsidR="00D826BC" w:rsidRPr="000C5EFC">
              <w:rPr>
                <w:rFonts w:ascii="Times New Roman" w:hAnsi="Times New Roman" w:cs="Times New Roman"/>
              </w:rPr>
              <w:t xml:space="preserve"> </w:t>
            </w:r>
            <w:r w:rsidR="00D826BC" w:rsidRPr="000C5EFC">
              <w:rPr>
                <w:rFonts w:ascii="Times New Roman" w:hAnsi="Times New Roman" w:cs="Times New Roman"/>
                <w:i/>
              </w:rPr>
              <w:t>state</w:t>
            </w:r>
            <w:bookmarkEnd w:id="2124"/>
            <w:bookmarkEnd w:id="2125"/>
            <w:bookmarkEnd w:id="2126"/>
            <w:bookmarkEnd w:id="2127"/>
            <w:bookmarkEnd w:id="2128"/>
            <w:bookmarkEnd w:id="2129"/>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431E7B" w:rsidP="001214F6">
            <w:pPr>
              <w:pStyle w:val="Parameter"/>
              <w:rPr>
                <w:rFonts w:ascii="Times New Roman" w:hAnsi="Times New Roman" w:cs="Times New Roman"/>
              </w:rPr>
            </w:pPr>
            <w:bookmarkStart w:id="2130" w:name="_Toc390790000"/>
            <w:bookmarkStart w:id="2131" w:name="_Toc390790731"/>
            <w:bookmarkStart w:id="2132" w:name="_Toc390791096"/>
            <w:r w:rsidRPr="000C5EFC">
              <w:rPr>
                <w:rFonts w:ascii="Times New Roman" w:hAnsi="Times New Roman" w:cs="Times New Roman"/>
              </w:rPr>
              <w:t>state</w:t>
            </w:r>
            <w:bookmarkEnd w:id="2130"/>
            <w:bookmarkEnd w:id="2131"/>
            <w:bookmarkEnd w:id="2132"/>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431E7B"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431E7B" w:rsidRPr="00581CAA" w:rsidRDefault="00431E7B" w:rsidP="00431E7B">
            <w:pPr>
              <w:rPr>
                <w:rFonts w:cs="Times New Roman"/>
              </w:rPr>
            </w:pPr>
            <w:r w:rsidRPr="00581CAA">
              <w:rPr>
                <w:rFonts w:cs="Times New Roman"/>
              </w:rPr>
              <w:t>ON</w:t>
            </w:r>
            <w:r w:rsidRPr="00581CAA">
              <w:rPr>
                <w:rFonts w:cs="Times New Roman"/>
              </w:rPr>
              <w:tab/>
              <w:t>Enables TEC</w:t>
            </w:r>
          </w:p>
          <w:p w:rsidR="00431E7B" w:rsidRPr="00581CAA" w:rsidRDefault="00431E7B" w:rsidP="00431E7B">
            <w:pPr>
              <w:rPr>
                <w:rFonts w:cs="Times New Roman"/>
              </w:rPr>
            </w:pPr>
            <w:r w:rsidRPr="00581CAA">
              <w:rPr>
                <w:rFonts w:cs="Times New Roman"/>
              </w:rPr>
              <w:t>OFF</w:t>
            </w:r>
            <w:r w:rsidRPr="00581CAA">
              <w:rPr>
                <w:rFonts w:cs="Times New Roman"/>
              </w:rPr>
              <w:tab/>
              <w:t>Disables TEC</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431E7B" w:rsidP="00CB5FB1">
            <w:pPr>
              <w:rPr>
                <w:rFonts w:cs="Times New Roman"/>
              </w:rPr>
            </w:pPr>
            <w:r w:rsidRPr="00581CAA">
              <w:rPr>
                <w:rFonts w:cs="Times New Roman"/>
              </w:rPr>
              <w:t>string</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0C2A69" w:rsidRPr="000C5EFC" w:rsidRDefault="00431E7B" w:rsidP="008E3E74">
            <w:pPr>
              <w:pStyle w:val="Commandexample"/>
              <w:rPr>
                <w:rFonts w:ascii="Times New Roman" w:hAnsi="Times New Roman" w:cs="Times New Roman"/>
              </w:rPr>
            </w:pPr>
            <w:bookmarkStart w:id="2133" w:name="_Toc390790001"/>
            <w:bookmarkStart w:id="2134" w:name="_Toc390790732"/>
            <w:bookmarkStart w:id="2135" w:name="_Toc390791097"/>
            <w:bookmarkStart w:id="2136" w:name="_Toc390791701"/>
            <w:bookmarkStart w:id="2137" w:name="_Toc390792147"/>
            <w:r w:rsidRPr="000C5EFC">
              <w:rPr>
                <w:rFonts w:ascii="Times New Roman" w:hAnsi="Times New Roman" w:cs="Times New Roman"/>
              </w:rPr>
              <w:t>TEC:ENABLE ON</w:t>
            </w:r>
            <w:bookmarkEnd w:id="2133"/>
            <w:bookmarkEnd w:id="2134"/>
            <w:bookmarkEnd w:id="2135"/>
            <w:bookmarkEnd w:id="2136"/>
            <w:bookmarkEnd w:id="2137"/>
          </w:p>
        </w:tc>
      </w:tr>
    </w:tbl>
    <w:p w:rsidR="00812358" w:rsidRPr="00581CAA" w:rsidRDefault="00812358" w:rsidP="00812358">
      <w:pPr>
        <w:rPr>
          <w:rFonts w:cs="Times New Roman"/>
        </w:rPr>
      </w:pPr>
    </w:p>
    <w:p w:rsidR="00812358" w:rsidRPr="00581CAA" w:rsidRDefault="00812358" w:rsidP="004C18DA">
      <w:pPr>
        <w:pStyle w:val="listlevel3"/>
      </w:pPr>
      <w:bookmarkStart w:id="2138" w:name="_Toc390791395"/>
      <w:bookmarkStart w:id="2139" w:name="_Toc390791702"/>
      <w:bookmarkStart w:id="2140" w:name="_Toc390792148"/>
      <w:bookmarkStart w:id="2141" w:name="_Toc459569400"/>
      <w:r w:rsidRPr="00581CAA">
        <w:t>Get Thermoelectric Cooler State</w:t>
      </w:r>
      <w:bookmarkEnd w:id="2138"/>
      <w:bookmarkEnd w:id="2139"/>
      <w:bookmarkEnd w:id="2140"/>
      <w:bookmarkEnd w:id="214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431E7B" w:rsidP="00CB5FB1">
            <w:pPr>
              <w:rPr>
                <w:rFonts w:cs="Times New Roman"/>
              </w:rPr>
            </w:pPr>
            <w:r w:rsidRPr="00581CAA">
              <w:rPr>
                <w:rFonts w:cs="Times New Roman"/>
              </w:rPr>
              <w:t>Returns the state of the thermoelectric cooler.</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431E7B"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431E7B" w:rsidP="0066070B">
            <w:pPr>
              <w:pStyle w:val="Command"/>
              <w:rPr>
                <w:rFonts w:ascii="Times New Roman" w:hAnsi="Times New Roman" w:cs="Times New Roman"/>
              </w:rPr>
            </w:pPr>
            <w:bookmarkStart w:id="2142" w:name="_Toc390790002"/>
            <w:bookmarkStart w:id="2143" w:name="_Toc390790733"/>
            <w:bookmarkStart w:id="2144" w:name="_Toc390791098"/>
            <w:bookmarkStart w:id="2145" w:name="_Toc390791703"/>
            <w:bookmarkStart w:id="2146" w:name="_Toc390792149"/>
            <w:bookmarkStart w:id="2147" w:name="_Toc459569401"/>
            <w:r w:rsidRPr="000C5EFC">
              <w:rPr>
                <w:rFonts w:ascii="Times New Roman" w:hAnsi="Times New Roman" w:cs="Times New Roman"/>
              </w:rPr>
              <w:t>TEC:ENABLE?</w:t>
            </w:r>
            <w:bookmarkEnd w:id="2142"/>
            <w:bookmarkEnd w:id="2143"/>
            <w:bookmarkEnd w:id="2144"/>
            <w:bookmarkEnd w:id="2145"/>
            <w:bookmarkEnd w:id="2146"/>
            <w:bookmarkEnd w:id="2147"/>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431E7B" w:rsidP="001214F6">
            <w:pPr>
              <w:pStyle w:val="Parameter"/>
              <w:rPr>
                <w:rFonts w:ascii="Times New Roman" w:hAnsi="Times New Roman" w:cs="Times New Roman"/>
              </w:rPr>
            </w:pPr>
            <w:bookmarkStart w:id="2148" w:name="_Toc390790003"/>
            <w:bookmarkStart w:id="2149" w:name="_Toc390790734"/>
            <w:bookmarkStart w:id="2150" w:name="_Toc390791099"/>
            <w:r w:rsidRPr="000C5EFC">
              <w:rPr>
                <w:rFonts w:ascii="Times New Roman" w:hAnsi="Times New Roman" w:cs="Times New Roman"/>
              </w:rPr>
              <w:t>state</w:t>
            </w:r>
            <w:bookmarkEnd w:id="2148"/>
            <w:bookmarkEnd w:id="2149"/>
            <w:bookmarkEnd w:id="2150"/>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431E7B"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431E7B" w:rsidRPr="00581CAA" w:rsidRDefault="00431E7B" w:rsidP="00431E7B">
            <w:pPr>
              <w:rPr>
                <w:rFonts w:cs="Times New Roman"/>
              </w:rPr>
            </w:pPr>
            <w:r w:rsidRPr="00581CAA">
              <w:rPr>
                <w:rFonts w:cs="Times New Roman"/>
              </w:rPr>
              <w:t>ON</w:t>
            </w:r>
            <w:r w:rsidRPr="00581CAA">
              <w:rPr>
                <w:rFonts w:cs="Times New Roman"/>
              </w:rPr>
              <w:tab/>
              <w:t>TEC Enabled</w:t>
            </w:r>
          </w:p>
          <w:p w:rsidR="00431E7B" w:rsidRPr="00581CAA" w:rsidRDefault="00431E7B" w:rsidP="00431E7B">
            <w:pPr>
              <w:rPr>
                <w:rFonts w:cs="Times New Roman"/>
              </w:rPr>
            </w:pPr>
            <w:r w:rsidRPr="00581CAA">
              <w:rPr>
                <w:rFonts w:cs="Times New Roman"/>
              </w:rPr>
              <w:t>OFF</w:t>
            </w:r>
            <w:r w:rsidRPr="00581CAA">
              <w:rPr>
                <w:rFonts w:cs="Times New Roman"/>
              </w:rPr>
              <w:tab/>
              <w:t>TEC Disabled</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431E7B" w:rsidP="00CB5FB1">
            <w:pPr>
              <w:rPr>
                <w:rFonts w:cs="Times New Roman"/>
              </w:rPr>
            </w:pPr>
            <w:r w:rsidRPr="00581CAA">
              <w:rPr>
                <w:rFonts w:cs="Times New Roman"/>
              </w:rPr>
              <w:t>string</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431E7B" w:rsidRPr="000C5EFC" w:rsidRDefault="00431E7B" w:rsidP="008E3E74">
            <w:pPr>
              <w:pStyle w:val="Commandexample"/>
              <w:rPr>
                <w:rFonts w:ascii="Times New Roman" w:hAnsi="Times New Roman" w:cs="Times New Roman"/>
              </w:rPr>
            </w:pPr>
            <w:bookmarkStart w:id="2151" w:name="_Toc390790004"/>
            <w:bookmarkStart w:id="2152" w:name="_Toc390790735"/>
            <w:bookmarkStart w:id="2153" w:name="_Toc390791100"/>
            <w:bookmarkStart w:id="2154" w:name="_Toc390791704"/>
            <w:bookmarkStart w:id="2155" w:name="_Toc390792150"/>
            <w:r w:rsidRPr="000C5EFC">
              <w:rPr>
                <w:rFonts w:ascii="Times New Roman" w:hAnsi="Times New Roman" w:cs="Times New Roman"/>
              </w:rPr>
              <w:t>TEC:ENABLE? -- query command</w:t>
            </w:r>
            <w:bookmarkEnd w:id="2151"/>
            <w:bookmarkEnd w:id="2152"/>
            <w:bookmarkEnd w:id="2153"/>
            <w:bookmarkEnd w:id="2154"/>
            <w:bookmarkEnd w:id="2155"/>
          </w:p>
          <w:p w:rsidR="00C76AD4" w:rsidRPr="000C5EFC" w:rsidRDefault="00431E7B" w:rsidP="008E3E74">
            <w:pPr>
              <w:pStyle w:val="Commandexample"/>
              <w:rPr>
                <w:rFonts w:ascii="Times New Roman" w:hAnsi="Times New Roman" w:cs="Times New Roman"/>
              </w:rPr>
            </w:pPr>
            <w:bookmarkStart w:id="2156" w:name="_Toc390790005"/>
            <w:bookmarkStart w:id="2157" w:name="_Toc390790736"/>
            <w:bookmarkStart w:id="2158" w:name="_Toc390791101"/>
            <w:bookmarkStart w:id="2159" w:name="_Toc390791705"/>
            <w:bookmarkStart w:id="2160" w:name="_Toc390792151"/>
            <w:r w:rsidRPr="000C5EFC">
              <w:rPr>
                <w:rFonts w:ascii="Times New Roman" w:hAnsi="Times New Roman" w:cs="Times New Roman"/>
              </w:rPr>
              <w:t>ON -- return value</w:t>
            </w:r>
            <w:bookmarkEnd w:id="2156"/>
            <w:bookmarkEnd w:id="2157"/>
            <w:bookmarkEnd w:id="2158"/>
            <w:bookmarkEnd w:id="2159"/>
            <w:bookmarkEnd w:id="2160"/>
          </w:p>
          <w:p w:rsidR="000C2A69" w:rsidRPr="000C5EFC" w:rsidRDefault="000C2A69" w:rsidP="008E3E74">
            <w:pPr>
              <w:pStyle w:val="Commandexample"/>
              <w:rPr>
                <w:rFonts w:ascii="Times New Roman" w:hAnsi="Times New Roman" w:cs="Times New Roman"/>
              </w:rPr>
            </w:pPr>
          </w:p>
        </w:tc>
      </w:tr>
    </w:tbl>
    <w:p w:rsidR="00C76AD4" w:rsidRPr="00581CAA" w:rsidRDefault="00C76AD4" w:rsidP="00812358">
      <w:pPr>
        <w:rPr>
          <w:rFonts w:cs="Times New Roman"/>
        </w:rPr>
      </w:pPr>
    </w:p>
    <w:p w:rsidR="00812358" w:rsidRPr="00581CAA" w:rsidRDefault="00812358" w:rsidP="004C18DA">
      <w:pPr>
        <w:pStyle w:val="listlevel3"/>
      </w:pPr>
      <w:bookmarkStart w:id="2161" w:name="_Toc390791396"/>
      <w:bookmarkStart w:id="2162" w:name="_Toc390791706"/>
      <w:bookmarkStart w:id="2163" w:name="_Toc390792152"/>
      <w:bookmarkStart w:id="2164" w:name="_Toc459569402"/>
      <w:r w:rsidRPr="00581CAA">
        <w:t>Wait for TEC Lock</w:t>
      </w:r>
      <w:bookmarkEnd w:id="2161"/>
      <w:bookmarkEnd w:id="2162"/>
      <w:bookmarkEnd w:id="2163"/>
      <w:bookmarkEnd w:id="216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895534" w:rsidRPr="00581CAA" w:rsidTr="00F51E3B">
        <w:tc>
          <w:tcPr>
            <w:tcW w:w="2880" w:type="dxa"/>
          </w:tcPr>
          <w:p w:rsidR="00895534" w:rsidRPr="00581CAA" w:rsidRDefault="00895534" w:rsidP="00CB5FB1">
            <w:pPr>
              <w:rPr>
                <w:rFonts w:cs="Times New Roman"/>
              </w:rPr>
            </w:pPr>
            <w:r w:rsidRPr="00581CAA">
              <w:rPr>
                <w:rFonts w:cs="Times New Roman"/>
              </w:rPr>
              <w:t>Description</w:t>
            </w:r>
          </w:p>
        </w:tc>
        <w:tc>
          <w:tcPr>
            <w:tcW w:w="6228" w:type="dxa"/>
          </w:tcPr>
          <w:p w:rsidR="00895534" w:rsidRPr="00581CAA" w:rsidRDefault="00895534" w:rsidP="00CB5FB1">
            <w:pPr>
              <w:rPr>
                <w:rFonts w:cs="Times New Roman"/>
              </w:rPr>
            </w:pPr>
            <w:r w:rsidRPr="00581CAA">
              <w:rPr>
                <w:rFonts w:cs="Times New Roman"/>
              </w:rPr>
              <w:t>Blocks operation of camera until TEC is locked. Useful in cases where passed data needs to be properly stabilized, such as in performing an updated background correction file. Camera operation is prevented for up to 60 seconds, and will unblock when a stable TEC lock signal is achieved. Queries while blocked are not received.</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t>Setting Type</w:t>
            </w:r>
          </w:p>
        </w:tc>
        <w:tc>
          <w:tcPr>
            <w:tcW w:w="6228" w:type="dxa"/>
          </w:tcPr>
          <w:p w:rsidR="00895534" w:rsidRPr="00581CAA" w:rsidRDefault="00895534" w:rsidP="00CB5FB1">
            <w:pPr>
              <w:rPr>
                <w:rFonts w:cs="Times New Roman"/>
              </w:rPr>
            </w:pPr>
            <w:r w:rsidRPr="00581CAA">
              <w:rPr>
                <w:rFonts w:cs="Times New Roman"/>
              </w:rPr>
              <w:t>Global</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lastRenderedPageBreak/>
              <w:t>Command</w:t>
            </w:r>
          </w:p>
        </w:tc>
        <w:tc>
          <w:tcPr>
            <w:tcW w:w="6228" w:type="dxa"/>
          </w:tcPr>
          <w:p w:rsidR="00895534" w:rsidRPr="000C5EFC" w:rsidRDefault="00895534" w:rsidP="0066070B">
            <w:pPr>
              <w:pStyle w:val="Command"/>
              <w:rPr>
                <w:rFonts w:ascii="Times New Roman" w:hAnsi="Times New Roman" w:cs="Times New Roman"/>
              </w:rPr>
            </w:pPr>
            <w:bookmarkStart w:id="2165" w:name="_Toc390790006"/>
            <w:bookmarkStart w:id="2166" w:name="_Toc390790737"/>
            <w:bookmarkStart w:id="2167" w:name="_Toc390791102"/>
            <w:bookmarkStart w:id="2168" w:name="_Toc390791707"/>
            <w:bookmarkStart w:id="2169" w:name="_Toc390792153"/>
            <w:bookmarkStart w:id="2170" w:name="_Toc459569403"/>
            <w:r w:rsidRPr="000C5EFC">
              <w:rPr>
                <w:rFonts w:ascii="Times New Roman" w:hAnsi="Times New Roman" w:cs="Times New Roman"/>
              </w:rPr>
              <w:t>TEC:WAIT</w:t>
            </w:r>
            <w:bookmarkEnd w:id="2165"/>
            <w:bookmarkEnd w:id="2166"/>
            <w:bookmarkEnd w:id="2167"/>
            <w:bookmarkEnd w:id="2168"/>
            <w:bookmarkEnd w:id="2169"/>
            <w:bookmarkEnd w:id="2170"/>
          </w:p>
        </w:tc>
      </w:tr>
      <w:tr w:rsidR="00895534" w:rsidRPr="00581CAA" w:rsidTr="00F51E3B">
        <w:tc>
          <w:tcPr>
            <w:tcW w:w="2880" w:type="dxa"/>
          </w:tcPr>
          <w:p w:rsidR="00895534" w:rsidRPr="00581CAA" w:rsidRDefault="00895534" w:rsidP="00CB5FB1">
            <w:pPr>
              <w:rPr>
                <w:rFonts w:cs="Times New Roman"/>
              </w:rPr>
            </w:pPr>
            <w:r w:rsidRPr="00581CAA">
              <w:rPr>
                <w:rFonts w:cs="Times New Roman"/>
              </w:rPr>
              <w:t>Parameters</w:t>
            </w:r>
          </w:p>
        </w:tc>
        <w:tc>
          <w:tcPr>
            <w:tcW w:w="6228" w:type="dxa"/>
          </w:tcPr>
          <w:p w:rsidR="00895534" w:rsidRPr="00581CAA" w:rsidRDefault="00895534" w:rsidP="00CB5FB1">
            <w:pPr>
              <w:rPr>
                <w:rFonts w:cs="Times New Roman"/>
              </w:rPr>
            </w:pPr>
            <w:r w:rsidRPr="00581CAA">
              <w:rPr>
                <w:rFonts w:cs="Times New Roman"/>
              </w:rPr>
              <w:t>none</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t xml:space="preserve">Return Values </w:t>
            </w:r>
          </w:p>
        </w:tc>
        <w:tc>
          <w:tcPr>
            <w:tcW w:w="6228" w:type="dxa"/>
          </w:tcPr>
          <w:p w:rsidR="00895534" w:rsidRPr="00581CAA" w:rsidRDefault="00895534" w:rsidP="00CB5FB1">
            <w:pPr>
              <w:rPr>
                <w:rFonts w:cs="Times New Roman"/>
              </w:rPr>
            </w:pPr>
            <w:r w:rsidRPr="00581CAA">
              <w:rPr>
                <w:rFonts w:cs="Times New Roman"/>
              </w:rPr>
              <w:t>none</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t>Range</w:t>
            </w:r>
          </w:p>
        </w:tc>
        <w:tc>
          <w:tcPr>
            <w:tcW w:w="6228" w:type="dxa"/>
          </w:tcPr>
          <w:p w:rsidR="00895534" w:rsidRPr="00581CAA" w:rsidRDefault="00895534" w:rsidP="00CB5FB1">
            <w:pPr>
              <w:rPr>
                <w:rFonts w:cs="Times New Roman"/>
              </w:rPr>
            </w:pPr>
            <w:r w:rsidRPr="00581CAA">
              <w:rPr>
                <w:rFonts w:cs="Times New Roman"/>
              </w:rPr>
              <w:t>none</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t>Type</w:t>
            </w:r>
          </w:p>
        </w:tc>
        <w:tc>
          <w:tcPr>
            <w:tcW w:w="6228" w:type="dxa"/>
          </w:tcPr>
          <w:p w:rsidR="00895534" w:rsidRPr="00581CAA" w:rsidRDefault="00895534" w:rsidP="00CB5FB1">
            <w:pPr>
              <w:rPr>
                <w:rFonts w:cs="Times New Roman"/>
              </w:rPr>
            </w:pPr>
            <w:r w:rsidRPr="00581CAA">
              <w:rPr>
                <w:rFonts w:cs="Times New Roman"/>
              </w:rPr>
              <w:t>n/a</w:t>
            </w:r>
          </w:p>
        </w:tc>
      </w:tr>
      <w:tr w:rsidR="00895534" w:rsidRPr="00581CAA" w:rsidTr="00F51E3B">
        <w:tc>
          <w:tcPr>
            <w:tcW w:w="2880" w:type="dxa"/>
          </w:tcPr>
          <w:p w:rsidR="00895534" w:rsidRPr="00581CAA" w:rsidRDefault="00895534" w:rsidP="00CB5FB1">
            <w:pPr>
              <w:rPr>
                <w:rFonts w:cs="Times New Roman"/>
              </w:rPr>
            </w:pPr>
            <w:r w:rsidRPr="00581CAA">
              <w:rPr>
                <w:rFonts w:cs="Times New Roman"/>
              </w:rPr>
              <w:t>Example</w:t>
            </w:r>
          </w:p>
        </w:tc>
        <w:tc>
          <w:tcPr>
            <w:tcW w:w="6228" w:type="dxa"/>
          </w:tcPr>
          <w:p w:rsidR="00895534" w:rsidRPr="000C5EFC" w:rsidRDefault="00895534" w:rsidP="008E3E74">
            <w:pPr>
              <w:pStyle w:val="Commandexample"/>
              <w:rPr>
                <w:rFonts w:ascii="Times New Roman" w:hAnsi="Times New Roman" w:cs="Times New Roman"/>
              </w:rPr>
            </w:pPr>
            <w:bookmarkStart w:id="2171" w:name="_Toc390790007"/>
            <w:bookmarkStart w:id="2172" w:name="_Toc390790738"/>
            <w:bookmarkStart w:id="2173" w:name="_Toc390791103"/>
            <w:bookmarkStart w:id="2174" w:name="_Toc390791708"/>
            <w:bookmarkStart w:id="2175" w:name="_Toc390792154"/>
            <w:r w:rsidRPr="000C5EFC">
              <w:rPr>
                <w:rFonts w:ascii="Times New Roman" w:hAnsi="Times New Roman" w:cs="Times New Roman"/>
              </w:rPr>
              <w:t>TEC:WAIT – command</w:t>
            </w:r>
            <w:bookmarkEnd w:id="2171"/>
            <w:bookmarkEnd w:id="2172"/>
            <w:bookmarkEnd w:id="2173"/>
            <w:bookmarkEnd w:id="2174"/>
            <w:bookmarkEnd w:id="2175"/>
          </w:p>
          <w:p w:rsidR="00C76AD4" w:rsidRPr="000C5EFC" w:rsidRDefault="00895534" w:rsidP="008E3E74">
            <w:pPr>
              <w:pStyle w:val="Commandexample"/>
              <w:rPr>
                <w:rFonts w:ascii="Times New Roman" w:hAnsi="Times New Roman" w:cs="Times New Roman"/>
              </w:rPr>
            </w:pPr>
            <w:bookmarkStart w:id="2176" w:name="_Toc390790008"/>
            <w:bookmarkStart w:id="2177" w:name="_Toc390790739"/>
            <w:bookmarkStart w:id="2178" w:name="_Toc390791104"/>
            <w:bookmarkStart w:id="2179" w:name="_Toc390791709"/>
            <w:bookmarkStart w:id="2180" w:name="_Toc390792155"/>
            <w:r w:rsidRPr="000C5EFC">
              <w:rPr>
                <w:rFonts w:ascii="Times New Roman" w:hAnsi="Times New Roman" w:cs="Times New Roman"/>
              </w:rPr>
              <w:t>(video is still output, no commands can be sent until WAIT is released) -- return value</w:t>
            </w:r>
            <w:bookmarkEnd w:id="2176"/>
            <w:bookmarkEnd w:id="2177"/>
            <w:bookmarkEnd w:id="2178"/>
            <w:bookmarkEnd w:id="2179"/>
            <w:bookmarkEnd w:id="2180"/>
          </w:p>
          <w:p w:rsidR="00895534" w:rsidRPr="000C5EFC" w:rsidRDefault="00895534"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2"/>
      </w:pPr>
      <w:bookmarkStart w:id="2181" w:name="_Toc459650000"/>
      <w:r w:rsidRPr="00581CAA">
        <w:t>Digital Output Commands</w:t>
      </w:r>
      <w:bookmarkEnd w:id="2181"/>
    </w:p>
    <w:p w:rsidR="00812358" w:rsidRPr="00581CAA" w:rsidRDefault="00812358" w:rsidP="004C18DA">
      <w:pPr>
        <w:pStyle w:val="listlevel3"/>
      </w:pPr>
      <w:bookmarkStart w:id="2182" w:name="_Toc390791397"/>
      <w:bookmarkStart w:id="2183" w:name="_Toc390791710"/>
      <w:bookmarkStart w:id="2184" w:name="_Toc390792156"/>
      <w:bookmarkStart w:id="2185" w:name="_Toc459569404"/>
      <w:r w:rsidRPr="00581CAA">
        <w:t>Set Digital Data Source</w:t>
      </w:r>
      <w:bookmarkEnd w:id="2182"/>
      <w:bookmarkEnd w:id="2183"/>
      <w:bookmarkEnd w:id="2184"/>
      <w:bookmarkEnd w:id="218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C2A69" w:rsidRPr="00581CAA" w:rsidTr="00F51E3B">
        <w:tc>
          <w:tcPr>
            <w:tcW w:w="2880" w:type="dxa"/>
          </w:tcPr>
          <w:p w:rsidR="000C2A69" w:rsidRPr="00581CAA" w:rsidRDefault="000C2A69" w:rsidP="00CB5FB1">
            <w:pPr>
              <w:rPr>
                <w:rFonts w:cs="Times New Roman"/>
              </w:rPr>
            </w:pPr>
            <w:r w:rsidRPr="00581CAA">
              <w:rPr>
                <w:rFonts w:cs="Times New Roman"/>
              </w:rPr>
              <w:t>Description</w:t>
            </w:r>
          </w:p>
        </w:tc>
        <w:tc>
          <w:tcPr>
            <w:tcW w:w="6228" w:type="dxa"/>
          </w:tcPr>
          <w:p w:rsidR="000C2A69" w:rsidRPr="00581CAA" w:rsidRDefault="00AE1D8C" w:rsidP="00CB5FB1">
            <w:pPr>
              <w:rPr>
                <w:rFonts w:cs="Times New Roman"/>
              </w:rPr>
            </w:pPr>
            <w:r w:rsidRPr="00581CAA">
              <w:rPr>
                <w:rFonts w:cs="Times New Roman"/>
              </w:rPr>
              <w:t>The digital data source can be set to one of several stages along the digital signal path. See signal flow path diagram</w:t>
            </w:r>
            <w:r w:rsidR="00B20FFB">
              <w:rPr>
                <w:rFonts w:cs="Times New Roman"/>
              </w:rPr>
              <w:t xml:space="preserve"> in Section </w:t>
            </w:r>
            <w:r w:rsidR="00D30BF2">
              <w:rPr>
                <w:rFonts w:cs="Times New Roman"/>
              </w:rPr>
              <w:fldChar w:fldCharType="begin"/>
            </w:r>
            <w:r w:rsidR="00D30BF2">
              <w:rPr>
                <w:rFonts w:cs="Times New Roman"/>
              </w:rPr>
              <w:instrText xml:space="preserve"> REF _Ref436655720 \r \h </w:instrText>
            </w:r>
            <w:r w:rsidR="00D30BF2">
              <w:rPr>
                <w:rFonts w:cs="Times New Roman"/>
              </w:rPr>
            </w:r>
            <w:r w:rsidR="00D30BF2">
              <w:rPr>
                <w:rFonts w:cs="Times New Roman"/>
              </w:rPr>
              <w:fldChar w:fldCharType="separate"/>
            </w:r>
            <w:r w:rsidR="000D7633">
              <w:rPr>
                <w:rFonts w:cs="Times New Roman"/>
              </w:rPr>
              <w:t>4.2</w:t>
            </w:r>
            <w:r w:rsidR="00D30BF2">
              <w:rPr>
                <w:rFonts w:cs="Times New Roman"/>
              </w:rPr>
              <w:fldChar w:fldCharType="end"/>
            </w:r>
            <w:r w:rsidRPr="00581CAA">
              <w:rPr>
                <w:rFonts w:cs="Times New Roman"/>
              </w:rPr>
              <w:t>.</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Setting Type</w:t>
            </w:r>
          </w:p>
        </w:tc>
        <w:tc>
          <w:tcPr>
            <w:tcW w:w="6228" w:type="dxa"/>
          </w:tcPr>
          <w:p w:rsidR="000C2A69" w:rsidRPr="00581CAA" w:rsidRDefault="00AE1D8C" w:rsidP="00CB5FB1">
            <w:pPr>
              <w:rPr>
                <w:rFonts w:cs="Times New Roman"/>
              </w:rPr>
            </w:pPr>
            <w:r w:rsidRPr="00581CAA">
              <w:rPr>
                <w:rFonts w:cs="Times New Roman"/>
              </w:rPr>
              <w:t>Global</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Command</w:t>
            </w:r>
          </w:p>
        </w:tc>
        <w:tc>
          <w:tcPr>
            <w:tcW w:w="6228" w:type="dxa"/>
          </w:tcPr>
          <w:p w:rsidR="000C2A69" w:rsidRPr="000C5EFC" w:rsidRDefault="00AE1D8C" w:rsidP="0066070B">
            <w:pPr>
              <w:pStyle w:val="Command"/>
              <w:rPr>
                <w:rFonts w:ascii="Times New Roman" w:hAnsi="Times New Roman" w:cs="Times New Roman"/>
              </w:rPr>
            </w:pPr>
            <w:bookmarkStart w:id="2186" w:name="_Toc390790009"/>
            <w:bookmarkStart w:id="2187" w:name="_Toc390790740"/>
            <w:bookmarkStart w:id="2188" w:name="_Toc390791105"/>
            <w:bookmarkStart w:id="2189" w:name="_Toc390791711"/>
            <w:bookmarkStart w:id="2190" w:name="_Toc390792157"/>
            <w:bookmarkStart w:id="2191" w:name="_Toc459569405"/>
            <w:r w:rsidRPr="000C5EFC">
              <w:rPr>
                <w:rFonts w:ascii="Times New Roman" w:hAnsi="Times New Roman" w:cs="Times New Roman"/>
              </w:rPr>
              <w:t xml:space="preserve">DIGITAL:SOURCE </w:t>
            </w:r>
            <w:r w:rsidRPr="000C5EFC">
              <w:rPr>
                <w:rFonts w:ascii="Times New Roman" w:hAnsi="Times New Roman" w:cs="Times New Roman"/>
                <w:i/>
              </w:rPr>
              <w:t>source</w:t>
            </w:r>
            <w:bookmarkEnd w:id="2186"/>
            <w:bookmarkEnd w:id="2187"/>
            <w:bookmarkEnd w:id="2188"/>
            <w:bookmarkEnd w:id="2189"/>
            <w:bookmarkEnd w:id="2190"/>
            <w:bookmarkEnd w:id="2191"/>
          </w:p>
        </w:tc>
      </w:tr>
      <w:tr w:rsidR="000C2A69" w:rsidRPr="00581CAA" w:rsidTr="00F51E3B">
        <w:tc>
          <w:tcPr>
            <w:tcW w:w="2880" w:type="dxa"/>
          </w:tcPr>
          <w:p w:rsidR="000C2A69" w:rsidRPr="00581CAA" w:rsidRDefault="000C2A69" w:rsidP="00CB5FB1">
            <w:pPr>
              <w:rPr>
                <w:rFonts w:cs="Times New Roman"/>
              </w:rPr>
            </w:pPr>
            <w:r w:rsidRPr="00581CAA">
              <w:rPr>
                <w:rFonts w:cs="Times New Roman"/>
              </w:rPr>
              <w:t>Parameters</w:t>
            </w:r>
          </w:p>
        </w:tc>
        <w:tc>
          <w:tcPr>
            <w:tcW w:w="6228" w:type="dxa"/>
          </w:tcPr>
          <w:p w:rsidR="000C2A69" w:rsidRPr="000C5EFC" w:rsidRDefault="00AE1D8C" w:rsidP="001214F6">
            <w:pPr>
              <w:pStyle w:val="Parameter"/>
              <w:rPr>
                <w:rFonts w:ascii="Times New Roman" w:hAnsi="Times New Roman" w:cs="Times New Roman"/>
              </w:rPr>
            </w:pPr>
            <w:bookmarkStart w:id="2192" w:name="_Toc390790010"/>
            <w:bookmarkStart w:id="2193" w:name="_Toc390790741"/>
            <w:bookmarkStart w:id="2194" w:name="_Toc390791106"/>
            <w:r w:rsidRPr="000C5EFC">
              <w:rPr>
                <w:rFonts w:ascii="Times New Roman" w:hAnsi="Times New Roman" w:cs="Times New Roman"/>
              </w:rPr>
              <w:t>source</w:t>
            </w:r>
            <w:bookmarkEnd w:id="2192"/>
            <w:bookmarkEnd w:id="2193"/>
            <w:bookmarkEnd w:id="2194"/>
          </w:p>
        </w:tc>
      </w:tr>
      <w:tr w:rsidR="000C2A69" w:rsidRPr="00581CAA" w:rsidTr="00F51E3B">
        <w:tc>
          <w:tcPr>
            <w:tcW w:w="2880" w:type="dxa"/>
          </w:tcPr>
          <w:p w:rsidR="000C2A69" w:rsidRPr="00581CAA" w:rsidRDefault="000C2A69" w:rsidP="00CB5FB1">
            <w:pPr>
              <w:rPr>
                <w:rFonts w:cs="Times New Roman"/>
              </w:rPr>
            </w:pPr>
            <w:r w:rsidRPr="00581CAA">
              <w:rPr>
                <w:rFonts w:cs="Times New Roman"/>
              </w:rPr>
              <w:t xml:space="preserve">Return Values </w:t>
            </w:r>
          </w:p>
        </w:tc>
        <w:tc>
          <w:tcPr>
            <w:tcW w:w="6228" w:type="dxa"/>
          </w:tcPr>
          <w:p w:rsidR="000C2A69" w:rsidRPr="00581CAA" w:rsidRDefault="00AE1D8C" w:rsidP="00CB5FB1">
            <w:pPr>
              <w:rPr>
                <w:rFonts w:cs="Times New Roman"/>
              </w:rPr>
            </w:pPr>
            <w:r w:rsidRPr="00581CAA">
              <w:rPr>
                <w:rFonts w:cs="Times New Roman"/>
              </w:rPr>
              <w:t>none</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Range</w:t>
            </w:r>
          </w:p>
        </w:tc>
        <w:tc>
          <w:tcPr>
            <w:tcW w:w="6228" w:type="dxa"/>
          </w:tcPr>
          <w:p w:rsidR="00AE1D8C" w:rsidRPr="00581CAA" w:rsidRDefault="00AE1D8C" w:rsidP="00AE1D8C">
            <w:pPr>
              <w:rPr>
                <w:rFonts w:cs="Times New Roman"/>
              </w:rPr>
            </w:pPr>
            <w:r w:rsidRPr="00581CAA">
              <w:rPr>
                <w:rFonts w:cs="Times New Roman"/>
              </w:rPr>
              <w:t>RAW</w:t>
            </w:r>
            <w:r w:rsidRPr="00581CAA">
              <w:rPr>
                <w:rFonts w:cs="Times New Roman"/>
              </w:rPr>
              <w:tab/>
              <w:t>Stage 1, Raw Data 12 bits</w:t>
            </w:r>
          </w:p>
          <w:p w:rsidR="00AE1D8C" w:rsidRPr="00581CAA" w:rsidRDefault="00AE1D8C" w:rsidP="00AE1D8C">
            <w:pPr>
              <w:rPr>
                <w:rFonts w:cs="Times New Roman"/>
              </w:rPr>
            </w:pPr>
            <w:r w:rsidRPr="00581CAA">
              <w:rPr>
                <w:rFonts w:cs="Times New Roman"/>
              </w:rPr>
              <w:t>PAT</w:t>
            </w:r>
            <w:r w:rsidRPr="00581CAA">
              <w:rPr>
                <w:rFonts w:cs="Times New Roman"/>
              </w:rPr>
              <w:tab/>
              <w:t>Stage 2, Test Pattern 12 bit</w:t>
            </w:r>
          </w:p>
          <w:p w:rsidR="00AE1D8C" w:rsidRPr="00581CAA" w:rsidRDefault="00AE1D8C" w:rsidP="00AE1D8C">
            <w:pPr>
              <w:rPr>
                <w:rFonts w:cs="Times New Roman"/>
              </w:rPr>
            </w:pPr>
            <w:r w:rsidRPr="00581CAA">
              <w:rPr>
                <w:rFonts w:cs="Times New Roman"/>
              </w:rPr>
              <w:t>CORR</w:t>
            </w:r>
            <w:r w:rsidRPr="00581CAA">
              <w:rPr>
                <w:rFonts w:cs="Times New Roman"/>
              </w:rPr>
              <w:tab/>
              <w:t>Stage 3, Corrected Data 12 bits</w:t>
            </w:r>
          </w:p>
          <w:p w:rsidR="00AE1D8C" w:rsidRPr="00581CAA" w:rsidRDefault="00AE1D8C" w:rsidP="00AE1D8C">
            <w:pPr>
              <w:rPr>
                <w:rFonts w:cs="Times New Roman"/>
              </w:rPr>
            </w:pPr>
            <w:r w:rsidRPr="00581CAA">
              <w:rPr>
                <w:rFonts w:cs="Times New Roman"/>
              </w:rPr>
              <w:t>BPR</w:t>
            </w:r>
            <w:r w:rsidRPr="00581CAA">
              <w:rPr>
                <w:rFonts w:cs="Times New Roman"/>
              </w:rPr>
              <w:tab/>
              <w:t>Stage 4, Pixel Replace</w:t>
            </w:r>
          </w:p>
          <w:p w:rsidR="00AE1D8C" w:rsidRPr="00581CAA" w:rsidRDefault="00AE1D8C" w:rsidP="00AE1D8C">
            <w:pPr>
              <w:rPr>
                <w:rFonts w:cs="Times New Roman"/>
              </w:rPr>
            </w:pPr>
            <w:r w:rsidRPr="00581CAA">
              <w:rPr>
                <w:rFonts w:cs="Times New Roman"/>
              </w:rPr>
              <w:t>BIN</w:t>
            </w:r>
            <w:r w:rsidRPr="00581CAA">
              <w:rPr>
                <w:rFonts w:cs="Times New Roman"/>
              </w:rPr>
              <w:tab/>
              <w:t>Stage 5, Binned Data 12 bits</w:t>
            </w:r>
          </w:p>
          <w:p w:rsidR="00C76AD4" w:rsidRPr="00581CAA" w:rsidRDefault="00AE1D8C" w:rsidP="00AE1D8C">
            <w:pPr>
              <w:rPr>
                <w:rFonts w:cs="Times New Roman"/>
              </w:rPr>
            </w:pPr>
            <w:r w:rsidRPr="00581CAA">
              <w:rPr>
                <w:rFonts w:cs="Times New Roman"/>
              </w:rPr>
              <w:t>ENH</w:t>
            </w:r>
            <w:r w:rsidRPr="00581CAA">
              <w:rPr>
                <w:rFonts w:cs="Times New Roman"/>
              </w:rPr>
              <w:tab/>
              <w:t>Stage 6, Enhancement Data</w:t>
            </w:r>
          </w:p>
          <w:p w:rsidR="00AE1D8C" w:rsidRPr="00581CAA" w:rsidRDefault="00AE1D8C" w:rsidP="00AE1D8C">
            <w:pPr>
              <w:rPr>
                <w:rFonts w:cs="Times New Roman"/>
              </w:rPr>
            </w:pPr>
            <w:r w:rsidRPr="00581CAA">
              <w:rPr>
                <w:rFonts w:cs="Times New Roman"/>
              </w:rPr>
              <w:t>FSTAMP</w:t>
            </w:r>
            <w:r w:rsidRPr="00581CAA">
              <w:rPr>
                <w:rFonts w:cs="Times New Roman"/>
              </w:rPr>
              <w:tab/>
              <w:t>Stage 7, Frame Stamp</w:t>
            </w:r>
          </w:p>
          <w:p w:rsidR="000C2A69" w:rsidRPr="00581CAA" w:rsidRDefault="000C2A69" w:rsidP="00CB5FB1">
            <w:pPr>
              <w:rPr>
                <w:rFonts w:cs="Times New Roman"/>
              </w:rPr>
            </w:pP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Type</w:t>
            </w:r>
          </w:p>
        </w:tc>
        <w:tc>
          <w:tcPr>
            <w:tcW w:w="6228" w:type="dxa"/>
          </w:tcPr>
          <w:p w:rsidR="000C2A69" w:rsidRPr="00581CAA" w:rsidRDefault="00AE1D8C" w:rsidP="00CB5FB1">
            <w:pPr>
              <w:rPr>
                <w:rFonts w:cs="Times New Roman"/>
              </w:rPr>
            </w:pPr>
            <w:r w:rsidRPr="00581CAA">
              <w:rPr>
                <w:rFonts w:cs="Times New Roman"/>
              </w:rPr>
              <w:t>string</w:t>
            </w:r>
          </w:p>
        </w:tc>
      </w:tr>
      <w:tr w:rsidR="000C2A69" w:rsidRPr="00581CAA" w:rsidTr="00F51E3B">
        <w:tc>
          <w:tcPr>
            <w:tcW w:w="2880" w:type="dxa"/>
          </w:tcPr>
          <w:p w:rsidR="000C2A69" w:rsidRPr="00581CAA" w:rsidRDefault="000C2A69" w:rsidP="00CB5FB1">
            <w:pPr>
              <w:rPr>
                <w:rFonts w:cs="Times New Roman"/>
              </w:rPr>
            </w:pPr>
            <w:r w:rsidRPr="00581CAA">
              <w:rPr>
                <w:rFonts w:cs="Times New Roman"/>
              </w:rPr>
              <w:t>Example</w:t>
            </w:r>
          </w:p>
        </w:tc>
        <w:tc>
          <w:tcPr>
            <w:tcW w:w="6228" w:type="dxa"/>
          </w:tcPr>
          <w:p w:rsidR="000C2A69" w:rsidRPr="000C5EFC" w:rsidRDefault="00AE1D8C" w:rsidP="008E3E74">
            <w:pPr>
              <w:pStyle w:val="Commandexample"/>
              <w:rPr>
                <w:rFonts w:ascii="Times New Roman" w:hAnsi="Times New Roman" w:cs="Times New Roman"/>
              </w:rPr>
            </w:pPr>
            <w:bookmarkStart w:id="2195" w:name="_Toc390790011"/>
            <w:bookmarkStart w:id="2196" w:name="_Toc390790742"/>
            <w:bookmarkStart w:id="2197" w:name="_Toc390791107"/>
            <w:bookmarkStart w:id="2198" w:name="_Toc390791712"/>
            <w:bookmarkStart w:id="2199" w:name="_Toc390792158"/>
            <w:r w:rsidRPr="000C5EFC">
              <w:rPr>
                <w:rFonts w:ascii="Times New Roman" w:hAnsi="Times New Roman" w:cs="Times New Roman"/>
              </w:rPr>
              <w:t>DIGITAL:SOURCE ENH</w:t>
            </w:r>
            <w:bookmarkEnd w:id="2195"/>
            <w:bookmarkEnd w:id="2196"/>
            <w:bookmarkEnd w:id="2197"/>
            <w:bookmarkEnd w:id="2198"/>
            <w:bookmarkEnd w:id="2199"/>
          </w:p>
        </w:tc>
      </w:tr>
    </w:tbl>
    <w:p w:rsidR="00812358" w:rsidRPr="00581CAA" w:rsidRDefault="00812358" w:rsidP="00812358">
      <w:pPr>
        <w:rPr>
          <w:rFonts w:cs="Times New Roman"/>
        </w:rPr>
      </w:pPr>
    </w:p>
    <w:p w:rsidR="00812358" w:rsidRPr="00581CAA" w:rsidRDefault="00812358" w:rsidP="004C18DA">
      <w:pPr>
        <w:pStyle w:val="listlevel3"/>
      </w:pPr>
      <w:bookmarkStart w:id="2200" w:name="_Toc390791398"/>
      <w:bookmarkStart w:id="2201" w:name="_Toc390791713"/>
      <w:bookmarkStart w:id="2202" w:name="_Toc390792159"/>
      <w:bookmarkStart w:id="2203" w:name="_Toc459569406"/>
      <w:r w:rsidRPr="00581CAA">
        <w:t>Get Digital Data Source</w:t>
      </w:r>
      <w:bookmarkEnd w:id="2200"/>
      <w:bookmarkEnd w:id="2201"/>
      <w:bookmarkEnd w:id="2202"/>
      <w:bookmarkEnd w:id="220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AE1957" w:rsidP="00CB5FB1">
            <w:pPr>
              <w:rPr>
                <w:rFonts w:cs="Times New Roman"/>
              </w:rPr>
            </w:pPr>
            <w:r w:rsidRPr="00581CAA">
              <w:rPr>
                <w:rFonts w:cs="Times New Roman"/>
              </w:rPr>
              <w:t>Returns the source of the digital data.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AE1957"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AE1957" w:rsidP="0066070B">
            <w:pPr>
              <w:pStyle w:val="Command"/>
              <w:rPr>
                <w:rFonts w:ascii="Times New Roman" w:hAnsi="Times New Roman" w:cs="Times New Roman"/>
              </w:rPr>
            </w:pPr>
            <w:bookmarkStart w:id="2204" w:name="_Toc390790012"/>
            <w:bookmarkStart w:id="2205" w:name="_Toc390790743"/>
            <w:bookmarkStart w:id="2206" w:name="_Toc390791108"/>
            <w:bookmarkStart w:id="2207" w:name="_Toc390791714"/>
            <w:bookmarkStart w:id="2208" w:name="_Toc390792160"/>
            <w:bookmarkStart w:id="2209" w:name="_Toc459569407"/>
            <w:r w:rsidRPr="000C5EFC">
              <w:rPr>
                <w:rFonts w:ascii="Times New Roman" w:hAnsi="Times New Roman" w:cs="Times New Roman"/>
              </w:rPr>
              <w:t>DIGITAL:SOURCE?</w:t>
            </w:r>
            <w:bookmarkEnd w:id="2204"/>
            <w:bookmarkEnd w:id="2205"/>
            <w:bookmarkEnd w:id="2206"/>
            <w:bookmarkEnd w:id="2207"/>
            <w:bookmarkEnd w:id="2208"/>
            <w:bookmarkEnd w:id="2209"/>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AE1957"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AE1957" w:rsidP="00CB5FB1">
            <w:pPr>
              <w:rPr>
                <w:rFonts w:cs="Times New Roman"/>
              </w:rPr>
            </w:pPr>
            <w:r w:rsidRPr="00581CAA">
              <w:rPr>
                <w:rFonts w:cs="Times New Roman"/>
              </w:rPr>
              <w:t>source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lastRenderedPageBreak/>
              <w:t>Range</w:t>
            </w:r>
          </w:p>
        </w:tc>
        <w:tc>
          <w:tcPr>
            <w:tcW w:w="6228" w:type="dxa"/>
          </w:tcPr>
          <w:p w:rsidR="00AE1957" w:rsidRPr="00581CAA" w:rsidRDefault="00AE1957" w:rsidP="00AE1957">
            <w:pPr>
              <w:rPr>
                <w:rFonts w:cs="Times New Roman"/>
              </w:rPr>
            </w:pPr>
            <w:r w:rsidRPr="00581CAA">
              <w:rPr>
                <w:rFonts w:cs="Times New Roman"/>
              </w:rPr>
              <w:t>RAW</w:t>
            </w:r>
            <w:r w:rsidRPr="00581CAA">
              <w:rPr>
                <w:rFonts w:cs="Times New Roman"/>
              </w:rPr>
              <w:tab/>
              <w:t>Stage 1, Raw Data 12 bits</w:t>
            </w:r>
          </w:p>
          <w:p w:rsidR="00AE1957" w:rsidRPr="00581CAA" w:rsidRDefault="00AE1957" w:rsidP="00AE1957">
            <w:pPr>
              <w:rPr>
                <w:rFonts w:cs="Times New Roman"/>
              </w:rPr>
            </w:pPr>
            <w:r w:rsidRPr="00581CAA">
              <w:rPr>
                <w:rFonts w:cs="Times New Roman"/>
              </w:rPr>
              <w:t>PAT</w:t>
            </w:r>
            <w:r w:rsidRPr="00581CAA">
              <w:rPr>
                <w:rFonts w:cs="Times New Roman"/>
              </w:rPr>
              <w:tab/>
              <w:t>Stage 2, Test Pattern 12 bit</w:t>
            </w:r>
          </w:p>
          <w:p w:rsidR="00AE1957" w:rsidRPr="00581CAA" w:rsidRDefault="00AE1957" w:rsidP="00AE1957">
            <w:pPr>
              <w:rPr>
                <w:rFonts w:cs="Times New Roman"/>
              </w:rPr>
            </w:pPr>
            <w:r w:rsidRPr="00581CAA">
              <w:rPr>
                <w:rFonts w:cs="Times New Roman"/>
              </w:rPr>
              <w:t>CORR</w:t>
            </w:r>
            <w:r w:rsidRPr="00581CAA">
              <w:rPr>
                <w:rFonts w:cs="Times New Roman"/>
              </w:rPr>
              <w:tab/>
              <w:t>Stage 3, Corrected Data 12 bits</w:t>
            </w:r>
          </w:p>
          <w:p w:rsidR="00AE1957" w:rsidRPr="00581CAA" w:rsidRDefault="00AE1957" w:rsidP="00AE1957">
            <w:pPr>
              <w:rPr>
                <w:rFonts w:cs="Times New Roman"/>
              </w:rPr>
            </w:pPr>
            <w:r w:rsidRPr="00581CAA">
              <w:rPr>
                <w:rFonts w:cs="Times New Roman"/>
              </w:rPr>
              <w:t>BPR</w:t>
            </w:r>
            <w:r w:rsidRPr="00581CAA">
              <w:rPr>
                <w:rFonts w:cs="Times New Roman"/>
              </w:rPr>
              <w:tab/>
              <w:t>Stage 4, Pixel Replace</w:t>
            </w:r>
          </w:p>
          <w:p w:rsidR="00AE1957" w:rsidRPr="00581CAA" w:rsidRDefault="00AE1957" w:rsidP="00AE1957">
            <w:pPr>
              <w:rPr>
                <w:rFonts w:cs="Times New Roman"/>
              </w:rPr>
            </w:pPr>
            <w:r w:rsidRPr="00581CAA">
              <w:rPr>
                <w:rFonts w:cs="Times New Roman"/>
              </w:rPr>
              <w:t>BIN</w:t>
            </w:r>
            <w:r w:rsidRPr="00581CAA">
              <w:rPr>
                <w:rFonts w:cs="Times New Roman"/>
              </w:rPr>
              <w:tab/>
              <w:t>Stage 5, Binned Data 12 bits</w:t>
            </w:r>
          </w:p>
          <w:p w:rsidR="00C76AD4" w:rsidRPr="00581CAA" w:rsidRDefault="00AE1957" w:rsidP="00AE1957">
            <w:pPr>
              <w:rPr>
                <w:rFonts w:cs="Times New Roman"/>
              </w:rPr>
            </w:pPr>
            <w:r w:rsidRPr="00581CAA">
              <w:rPr>
                <w:rFonts w:cs="Times New Roman"/>
              </w:rPr>
              <w:t>ENH</w:t>
            </w:r>
            <w:r w:rsidRPr="00581CAA">
              <w:rPr>
                <w:rFonts w:cs="Times New Roman"/>
              </w:rPr>
              <w:tab/>
              <w:t>Stage 6, Enhancement Data</w:t>
            </w:r>
          </w:p>
          <w:p w:rsidR="00AE1957" w:rsidRPr="00581CAA" w:rsidRDefault="00AE1957" w:rsidP="00AE1957">
            <w:pPr>
              <w:rPr>
                <w:rFonts w:cs="Times New Roman"/>
              </w:rPr>
            </w:pPr>
            <w:r w:rsidRPr="00581CAA">
              <w:rPr>
                <w:rFonts w:cs="Times New Roman"/>
              </w:rPr>
              <w:t>FSTAMP</w:t>
            </w:r>
            <w:r w:rsidRPr="00581CAA">
              <w:rPr>
                <w:rFonts w:cs="Times New Roman"/>
              </w:rPr>
              <w:tab/>
              <w:t>Stage 7, Frame Stamp</w:t>
            </w:r>
          </w:p>
          <w:p w:rsidR="00D767BD" w:rsidRPr="00581CAA" w:rsidRDefault="00D767BD" w:rsidP="00CB5FB1">
            <w:pPr>
              <w:rPr>
                <w:rFonts w:cs="Times New Roman"/>
              </w:rPr>
            </w:pP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AE1957"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AE1957" w:rsidRPr="000C5EFC" w:rsidRDefault="00AE1957" w:rsidP="008E3E74">
            <w:pPr>
              <w:pStyle w:val="Commandexample"/>
              <w:rPr>
                <w:rFonts w:ascii="Times New Roman" w:hAnsi="Times New Roman" w:cs="Times New Roman"/>
              </w:rPr>
            </w:pPr>
            <w:bookmarkStart w:id="2210" w:name="_Toc390790013"/>
            <w:bookmarkStart w:id="2211" w:name="_Toc390790744"/>
            <w:bookmarkStart w:id="2212" w:name="_Toc390791109"/>
            <w:bookmarkStart w:id="2213" w:name="_Toc390791715"/>
            <w:bookmarkStart w:id="2214" w:name="_Toc390792161"/>
            <w:r w:rsidRPr="000C5EFC">
              <w:rPr>
                <w:rFonts w:ascii="Times New Roman" w:hAnsi="Times New Roman" w:cs="Times New Roman"/>
              </w:rPr>
              <w:t>DIGITAL:SOURCE?</w:t>
            </w:r>
            <w:r w:rsidRPr="000C5EFC">
              <w:rPr>
                <w:rFonts w:ascii="Times New Roman" w:hAnsi="Times New Roman" w:cs="Times New Roman"/>
              </w:rPr>
              <w:tab/>
              <w:t xml:space="preserve"> -- query command</w:t>
            </w:r>
            <w:bookmarkEnd w:id="2210"/>
            <w:bookmarkEnd w:id="2211"/>
            <w:bookmarkEnd w:id="2212"/>
            <w:bookmarkEnd w:id="2213"/>
            <w:bookmarkEnd w:id="2214"/>
          </w:p>
          <w:p w:rsidR="00D767BD" w:rsidRPr="000C5EFC" w:rsidRDefault="00C76AD4" w:rsidP="008E3E74">
            <w:pPr>
              <w:pStyle w:val="Commandexample"/>
              <w:rPr>
                <w:rFonts w:ascii="Times New Roman" w:hAnsi="Times New Roman" w:cs="Times New Roman"/>
              </w:rPr>
            </w:pPr>
            <w:bookmarkStart w:id="2215" w:name="_Toc390790014"/>
            <w:bookmarkStart w:id="2216" w:name="_Toc390790745"/>
            <w:bookmarkStart w:id="2217" w:name="_Toc390791110"/>
            <w:bookmarkStart w:id="2218" w:name="_Toc390791716"/>
            <w:bookmarkStart w:id="2219" w:name="_Toc390792162"/>
            <w:r w:rsidRPr="000C5EFC">
              <w:rPr>
                <w:rFonts w:ascii="Times New Roman" w:hAnsi="Times New Roman" w:cs="Times New Roman"/>
              </w:rPr>
              <w:t>ENH -- return value</w:t>
            </w:r>
            <w:bookmarkEnd w:id="2215"/>
            <w:bookmarkEnd w:id="2216"/>
            <w:bookmarkEnd w:id="2217"/>
            <w:bookmarkEnd w:id="2218"/>
            <w:bookmarkEnd w:id="2219"/>
          </w:p>
        </w:tc>
      </w:tr>
    </w:tbl>
    <w:p w:rsidR="00812358" w:rsidRPr="00581CAA" w:rsidRDefault="00812358" w:rsidP="00812358">
      <w:pPr>
        <w:rPr>
          <w:rFonts w:cs="Times New Roman"/>
        </w:rPr>
      </w:pPr>
    </w:p>
    <w:p w:rsidR="000C59C1" w:rsidRPr="00581CAA" w:rsidRDefault="000C59C1" w:rsidP="004C18DA">
      <w:pPr>
        <w:pStyle w:val="listlevel2"/>
      </w:pPr>
      <w:bookmarkStart w:id="2220" w:name="_Toc436209005"/>
      <w:bookmarkStart w:id="2221" w:name="_Toc436211235"/>
      <w:bookmarkStart w:id="2222" w:name="_Toc436214006"/>
      <w:bookmarkStart w:id="2223" w:name="_Toc440444973"/>
      <w:bookmarkStart w:id="2224" w:name="_Toc457829606"/>
      <w:bookmarkStart w:id="2225" w:name="_Toc458086239"/>
      <w:bookmarkStart w:id="2226" w:name="_Toc458086670"/>
      <w:bookmarkStart w:id="2227" w:name="_Toc458086935"/>
      <w:bookmarkStart w:id="2228" w:name="_Toc458087162"/>
      <w:bookmarkStart w:id="2229" w:name="_Toc458087389"/>
      <w:bookmarkStart w:id="2230" w:name="_Toc458087616"/>
      <w:bookmarkStart w:id="2231" w:name="_Toc436209032"/>
      <w:bookmarkStart w:id="2232" w:name="_Toc436211262"/>
      <w:bookmarkStart w:id="2233" w:name="_Toc436214033"/>
      <w:bookmarkStart w:id="2234" w:name="_Toc440445000"/>
      <w:bookmarkStart w:id="2235" w:name="_Toc457829633"/>
      <w:bookmarkStart w:id="2236" w:name="_Toc458086266"/>
      <w:bookmarkStart w:id="2237" w:name="_Toc458086697"/>
      <w:bookmarkStart w:id="2238" w:name="_Toc458086962"/>
      <w:bookmarkStart w:id="2239" w:name="_Toc458087189"/>
      <w:bookmarkStart w:id="2240" w:name="_Toc458087416"/>
      <w:bookmarkStart w:id="2241" w:name="_Toc458087643"/>
      <w:bookmarkStart w:id="2242" w:name="_Toc436209033"/>
      <w:bookmarkStart w:id="2243" w:name="_Toc436211263"/>
      <w:bookmarkStart w:id="2244" w:name="_Toc436214034"/>
      <w:bookmarkStart w:id="2245" w:name="_Toc440445001"/>
      <w:bookmarkStart w:id="2246" w:name="_Toc457829634"/>
      <w:bookmarkStart w:id="2247" w:name="_Toc458086267"/>
      <w:bookmarkStart w:id="2248" w:name="_Toc458086698"/>
      <w:bookmarkStart w:id="2249" w:name="_Toc458086963"/>
      <w:bookmarkStart w:id="2250" w:name="_Toc458087190"/>
      <w:bookmarkStart w:id="2251" w:name="_Toc458087417"/>
      <w:bookmarkStart w:id="2252" w:name="_Toc458087644"/>
      <w:bookmarkStart w:id="2253" w:name="_Toc436209062"/>
      <w:bookmarkStart w:id="2254" w:name="_Toc436211292"/>
      <w:bookmarkStart w:id="2255" w:name="_Toc436214063"/>
      <w:bookmarkStart w:id="2256" w:name="_Toc440445030"/>
      <w:bookmarkStart w:id="2257" w:name="_Toc457829663"/>
      <w:bookmarkStart w:id="2258" w:name="_Toc458086296"/>
      <w:bookmarkStart w:id="2259" w:name="_Toc458086727"/>
      <w:bookmarkStart w:id="2260" w:name="_Toc458086992"/>
      <w:bookmarkStart w:id="2261" w:name="_Toc458087219"/>
      <w:bookmarkStart w:id="2262" w:name="_Toc458087446"/>
      <w:bookmarkStart w:id="2263" w:name="_Toc458087673"/>
      <w:bookmarkStart w:id="2264" w:name="_Toc459650001"/>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r w:rsidRPr="00581CAA">
        <w:t>Camera Information Commands</w:t>
      </w:r>
      <w:bookmarkEnd w:id="2264"/>
    </w:p>
    <w:p w:rsidR="00812358" w:rsidRPr="00581CAA" w:rsidRDefault="00812358" w:rsidP="004C18DA">
      <w:pPr>
        <w:pStyle w:val="listlevel3"/>
      </w:pPr>
      <w:bookmarkStart w:id="2265" w:name="_Toc390791401"/>
      <w:bookmarkStart w:id="2266" w:name="_Toc390791724"/>
      <w:bookmarkStart w:id="2267" w:name="_Toc390792170"/>
      <w:bookmarkStart w:id="2268" w:name="_Toc459569408"/>
      <w:r w:rsidRPr="00581CAA">
        <w:t>Get Camera Serial Number</w:t>
      </w:r>
      <w:bookmarkEnd w:id="2265"/>
      <w:bookmarkEnd w:id="2266"/>
      <w:bookmarkEnd w:id="2267"/>
      <w:bookmarkEnd w:id="226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0C59C1" w:rsidP="00CB5FB1">
            <w:pPr>
              <w:rPr>
                <w:rFonts w:cs="Times New Roman"/>
              </w:rPr>
            </w:pPr>
            <w:r w:rsidRPr="00581CAA">
              <w:rPr>
                <w:rFonts w:cs="Times New Roman"/>
              </w:rPr>
              <w:t>Returns the camera serial number.</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Setting Type</w:t>
            </w:r>
          </w:p>
        </w:tc>
        <w:tc>
          <w:tcPr>
            <w:tcW w:w="6228" w:type="dxa"/>
          </w:tcPr>
          <w:p w:rsidR="000C59C1" w:rsidRPr="00581CAA" w:rsidRDefault="000C59C1" w:rsidP="00CB5FB1">
            <w:pPr>
              <w:rPr>
                <w:rFonts w:cs="Times New Roman"/>
              </w:rPr>
            </w:pPr>
            <w:r w:rsidRPr="00581CAA">
              <w:rPr>
                <w:rFonts w:cs="Times New Roman"/>
              </w:rPr>
              <w:t>Global</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Command</w:t>
            </w:r>
          </w:p>
        </w:tc>
        <w:tc>
          <w:tcPr>
            <w:tcW w:w="6228" w:type="dxa"/>
          </w:tcPr>
          <w:p w:rsidR="000C59C1" w:rsidRPr="000C5EFC" w:rsidRDefault="000C59C1" w:rsidP="005C45A0">
            <w:pPr>
              <w:pStyle w:val="Command"/>
              <w:rPr>
                <w:rFonts w:ascii="Times New Roman" w:hAnsi="Times New Roman" w:cs="Times New Roman"/>
              </w:rPr>
            </w:pPr>
            <w:bookmarkStart w:id="2269" w:name="_Toc390790021"/>
            <w:bookmarkStart w:id="2270" w:name="_Toc390790752"/>
            <w:bookmarkStart w:id="2271" w:name="_Toc390791117"/>
            <w:bookmarkStart w:id="2272" w:name="_Toc390791725"/>
            <w:bookmarkStart w:id="2273" w:name="_Toc390792171"/>
            <w:bookmarkStart w:id="2274" w:name="_Toc459569409"/>
            <w:r w:rsidRPr="000C5EFC">
              <w:rPr>
                <w:rFonts w:ascii="Times New Roman" w:hAnsi="Times New Roman" w:cs="Times New Roman"/>
              </w:rPr>
              <w:t>CAMERA:SN?</w:t>
            </w:r>
            <w:bookmarkEnd w:id="2269"/>
            <w:bookmarkEnd w:id="2270"/>
            <w:bookmarkEnd w:id="2271"/>
            <w:bookmarkEnd w:id="2272"/>
            <w:bookmarkEnd w:id="2273"/>
            <w:bookmarkEnd w:id="2274"/>
          </w:p>
        </w:tc>
      </w:tr>
      <w:tr w:rsidR="000C59C1" w:rsidRPr="00581CAA" w:rsidTr="00F51E3B">
        <w:tc>
          <w:tcPr>
            <w:tcW w:w="2880" w:type="dxa"/>
          </w:tcPr>
          <w:p w:rsidR="000C59C1" w:rsidRPr="00581CAA" w:rsidRDefault="000C59C1" w:rsidP="00CB5FB1">
            <w:pPr>
              <w:rPr>
                <w:rFonts w:cs="Times New Roman"/>
              </w:rPr>
            </w:pPr>
            <w:r w:rsidRPr="00581CAA">
              <w:rPr>
                <w:rFonts w:cs="Times New Roman"/>
              </w:rPr>
              <w:t>Parameters</w:t>
            </w:r>
          </w:p>
        </w:tc>
        <w:tc>
          <w:tcPr>
            <w:tcW w:w="6228" w:type="dxa"/>
          </w:tcPr>
          <w:p w:rsidR="000C59C1" w:rsidRPr="00581CAA" w:rsidRDefault="000C59C1" w:rsidP="00CB5FB1">
            <w:pPr>
              <w:rPr>
                <w:rFonts w:cs="Times New Roman"/>
              </w:rPr>
            </w:pPr>
            <w:r w:rsidRPr="00581CAA">
              <w:rPr>
                <w:rFonts w:cs="Times New Roman"/>
              </w:rPr>
              <w:t>none</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 xml:space="preserve">Return Values </w:t>
            </w:r>
          </w:p>
        </w:tc>
        <w:tc>
          <w:tcPr>
            <w:tcW w:w="6228" w:type="dxa"/>
          </w:tcPr>
          <w:p w:rsidR="000C59C1" w:rsidRPr="00581CAA" w:rsidRDefault="000C59C1" w:rsidP="00CB5FB1">
            <w:pPr>
              <w:rPr>
                <w:rFonts w:cs="Times New Roman"/>
              </w:rPr>
            </w:pPr>
            <w:r w:rsidRPr="00581CAA">
              <w:rPr>
                <w:rFonts w:cs="Times New Roman"/>
              </w:rPr>
              <w:t>value</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Range</w:t>
            </w:r>
          </w:p>
        </w:tc>
        <w:tc>
          <w:tcPr>
            <w:tcW w:w="6228" w:type="dxa"/>
          </w:tcPr>
          <w:p w:rsidR="000C59C1" w:rsidRPr="00581CAA" w:rsidRDefault="000C59C1" w:rsidP="00CB5FB1">
            <w:pPr>
              <w:rPr>
                <w:rFonts w:cs="Times New Roman"/>
              </w:rPr>
            </w:pPr>
            <w:r w:rsidRPr="00581CAA">
              <w:rPr>
                <w:rFonts w:cs="Times New Roman"/>
              </w:rPr>
              <w:t>up to 9 character alpha numeric string</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Type</w:t>
            </w:r>
          </w:p>
        </w:tc>
        <w:tc>
          <w:tcPr>
            <w:tcW w:w="6228" w:type="dxa"/>
          </w:tcPr>
          <w:p w:rsidR="000C59C1" w:rsidRPr="00581CAA" w:rsidRDefault="000C59C1" w:rsidP="00CB5FB1">
            <w:pPr>
              <w:rPr>
                <w:rFonts w:cs="Times New Roman"/>
              </w:rPr>
            </w:pPr>
            <w:r w:rsidRPr="00581CAA">
              <w:rPr>
                <w:rFonts w:cs="Times New Roman"/>
              </w:rPr>
              <w:t>string</w:t>
            </w:r>
          </w:p>
        </w:tc>
      </w:tr>
      <w:tr w:rsidR="000C59C1" w:rsidRPr="00581CAA" w:rsidTr="00F51E3B">
        <w:tc>
          <w:tcPr>
            <w:tcW w:w="2880" w:type="dxa"/>
          </w:tcPr>
          <w:p w:rsidR="000C59C1" w:rsidRPr="00581CAA" w:rsidRDefault="000C59C1" w:rsidP="00CB5FB1">
            <w:pPr>
              <w:rPr>
                <w:rFonts w:cs="Times New Roman"/>
              </w:rPr>
            </w:pPr>
            <w:r w:rsidRPr="00581CAA">
              <w:rPr>
                <w:rFonts w:cs="Times New Roman"/>
              </w:rPr>
              <w:t>Example</w:t>
            </w:r>
          </w:p>
        </w:tc>
        <w:tc>
          <w:tcPr>
            <w:tcW w:w="6228" w:type="dxa"/>
          </w:tcPr>
          <w:p w:rsidR="00C76AD4" w:rsidRPr="000C5EFC" w:rsidRDefault="000C59C1" w:rsidP="00360E9E">
            <w:pPr>
              <w:pStyle w:val="Commandexample"/>
              <w:rPr>
                <w:rFonts w:ascii="Times New Roman" w:hAnsi="Times New Roman" w:cs="Times New Roman"/>
              </w:rPr>
            </w:pPr>
            <w:bookmarkStart w:id="2275" w:name="_Toc390790022"/>
            <w:bookmarkStart w:id="2276" w:name="_Toc390790753"/>
            <w:bookmarkStart w:id="2277" w:name="_Toc390791118"/>
            <w:bookmarkStart w:id="2278" w:name="_Toc390791726"/>
            <w:bookmarkStart w:id="2279" w:name="_Toc390792172"/>
            <w:r w:rsidRPr="000C5EFC">
              <w:rPr>
                <w:rFonts w:ascii="Times New Roman" w:hAnsi="Times New Roman" w:cs="Times New Roman"/>
              </w:rPr>
              <w:t>CAMERA:SN? -- query command</w:t>
            </w:r>
            <w:bookmarkEnd w:id="2275"/>
            <w:bookmarkEnd w:id="2276"/>
            <w:bookmarkEnd w:id="2277"/>
            <w:bookmarkEnd w:id="2278"/>
            <w:bookmarkEnd w:id="2279"/>
          </w:p>
          <w:p w:rsidR="00C76AD4" w:rsidRPr="000C5EFC" w:rsidRDefault="000C59C1" w:rsidP="00360E9E">
            <w:pPr>
              <w:pStyle w:val="Commandexample"/>
              <w:rPr>
                <w:rFonts w:ascii="Times New Roman" w:hAnsi="Times New Roman" w:cs="Times New Roman"/>
              </w:rPr>
            </w:pPr>
            <w:bookmarkStart w:id="2280" w:name="_Toc390790023"/>
            <w:bookmarkStart w:id="2281" w:name="_Toc390790754"/>
            <w:bookmarkStart w:id="2282" w:name="_Toc390791119"/>
            <w:bookmarkStart w:id="2283" w:name="_Toc390791727"/>
            <w:bookmarkStart w:id="2284" w:name="_Toc390792173"/>
            <w:r w:rsidRPr="000C5EFC">
              <w:rPr>
                <w:rFonts w:ascii="Times New Roman" w:hAnsi="Times New Roman" w:cs="Times New Roman"/>
              </w:rPr>
              <w:t>1337S9738 -- return value</w:t>
            </w:r>
            <w:bookmarkEnd w:id="2280"/>
            <w:bookmarkEnd w:id="2281"/>
            <w:bookmarkEnd w:id="2282"/>
            <w:bookmarkEnd w:id="2283"/>
            <w:bookmarkEnd w:id="2284"/>
          </w:p>
          <w:p w:rsidR="000C59C1" w:rsidRPr="000C5EFC" w:rsidRDefault="000C59C1" w:rsidP="00360E9E">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285" w:name="_Toc390791402"/>
      <w:bookmarkStart w:id="2286" w:name="_Toc390791728"/>
      <w:bookmarkStart w:id="2287" w:name="_Toc390792174"/>
      <w:bookmarkStart w:id="2288" w:name="_Toc459569410"/>
      <w:r w:rsidRPr="00581CAA">
        <w:t>Get Camera Part Number</w:t>
      </w:r>
      <w:bookmarkEnd w:id="2285"/>
      <w:bookmarkEnd w:id="2286"/>
      <w:bookmarkEnd w:id="2287"/>
      <w:bookmarkEnd w:id="228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B534D8" w:rsidP="00CB5FB1">
            <w:pPr>
              <w:rPr>
                <w:rFonts w:cs="Times New Roman"/>
              </w:rPr>
            </w:pPr>
            <w:r w:rsidRPr="00581CAA">
              <w:rPr>
                <w:rFonts w:cs="Times New Roman"/>
              </w:rPr>
              <w:t>Returns the camera part number.</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B534D8"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B534D8" w:rsidP="005C45A0">
            <w:pPr>
              <w:pStyle w:val="Command"/>
              <w:rPr>
                <w:rFonts w:ascii="Times New Roman" w:hAnsi="Times New Roman" w:cs="Times New Roman"/>
              </w:rPr>
            </w:pPr>
            <w:bookmarkStart w:id="2289" w:name="_Toc390790024"/>
            <w:bookmarkStart w:id="2290" w:name="_Toc390790755"/>
            <w:bookmarkStart w:id="2291" w:name="_Toc390791120"/>
            <w:bookmarkStart w:id="2292" w:name="_Toc390791729"/>
            <w:bookmarkStart w:id="2293" w:name="_Toc390792175"/>
            <w:bookmarkStart w:id="2294" w:name="_Toc459569411"/>
            <w:r w:rsidRPr="000C5EFC">
              <w:rPr>
                <w:rFonts w:ascii="Times New Roman" w:hAnsi="Times New Roman" w:cs="Times New Roman"/>
              </w:rPr>
              <w:t>CAMERA:PN?</w:t>
            </w:r>
            <w:bookmarkEnd w:id="2289"/>
            <w:bookmarkEnd w:id="2290"/>
            <w:bookmarkEnd w:id="2291"/>
            <w:bookmarkEnd w:id="2292"/>
            <w:bookmarkEnd w:id="2293"/>
            <w:bookmarkEnd w:id="2294"/>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B534D8"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B534D8"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B534D8" w:rsidP="00CB5FB1">
            <w:pPr>
              <w:rPr>
                <w:rFonts w:cs="Times New Roman"/>
              </w:rPr>
            </w:pPr>
            <w:r w:rsidRPr="00581CAA">
              <w:rPr>
                <w:rFonts w:cs="Times New Roman"/>
              </w:rPr>
              <w:t>up to 9 character alpha numeric 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B534D8"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B534D8" w:rsidRPr="000C5EFC" w:rsidRDefault="00B534D8" w:rsidP="008E3E74">
            <w:pPr>
              <w:pStyle w:val="Commandexample"/>
              <w:rPr>
                <w:rFonts w:ascii="Times New Roman" w:hAnsi="Times New Roman" w:cs="Times New Roman"/>
              </w:rPr>
            </w:pPr>
            <w:bookmarkStart w:id="2295" w:name="_Toc390790025"/>
            <w:bookmarkStart w:id="2296" w:name="_Toc390790756"/>
            <w:bookmarkStart w:id="2297" w:name="_Toc390791121"/>
            <w:bookmarkStart w:id="2298" w:name="_Toc390791730"/>
            <w:bookmarkStart w:id="2299" w:name="_Toc390792176"/>
            <w:r w:rsidRPr="000C5EFC">
              <w:rPr>
                <w:rFonts w:ascii="Times New Roman" w:hAnsi="Times New Roman" w:cs="Times New Roman"/>
              </w:rPr>
              <w:t>CAMERA:PN? -- query command</w:t>
            </w:r>
            <w:bookmarkEnd w:id="2295"/>
            <w:bookmarkEnd w:id="2296"/>
            <w:bookmarkEnd w:id="2297"/>
            <w:bookmarkEnd w:id="2298"/>
            <w:bookmarkEnd w:id="2299"/>
          </w:p>
          <w:p w:rsidR="00C76AD4" w:rsidRPr="000C5EFC" w:rsidRDefault="00B534D8" w:rsidP="008E3E74">
            <w:pPr>
              <w:pStyle w:val="Commandexample"/>
              <w:rPr>
                <w:rFonts w:ascii="Times New Roman" w:hAnsi="Times New Roman" w:cs="Times New Roman"/>
              </w:rPr>
            </w:pPr>
            <w:bookmarkStart w:id="2300" w:name="_Toc390790026"/>
            <w:bookmarkStart w:id="2301" w:name="_Toc390790757"/>
            <w:bookmarkStart w:id="2302" w:name="_Toc390791122"/>
            <w:bookmarkStart w:id="2303" w:name="_Toc390791731"/>
            <w:bookmarkStart w:id="2304" w:name="_Toc390792177"/>
            <w:r w:rsidRPr="000C5EFC">
              <w:rPr>
                <w:rFonts w:ascii="Times New Roman" w:hAnsi="Times New Roman" w:cs="Times New Roman"/>
              </w:rPr>
              <w:t>8000-0773 -- return value</w:t>
            </w:r>
            <w:bookmarkEnd w:id="2300"/>
            <w:bookmarkEnd w:id="2301"/>
            <w:bookmarkEnd w:id="2302"/>
            <w:bookmarkEnd w:id="2303"/>
            <w:bookmarkEnd w:id="2304"/>
          </w:p>
          <w:p w:rsidR="00D767BD" w:rsidRPr="000C5EFC" w:rsidRDefault="00D767BD"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305" w:name="_Toc390791403"/>
      <w:bookmarkStart w:id="2306" w:name="_Toc390791732"/>
      <w:bookmarkStart w:id="2307" w:name="_Toc390792178"/>
      <w:bookmarkStart w:id="2308" w:name="_Toc459569412"/>
      <w:r w:rsidRPr="00581CAA">
        <w:t>Get Camera Revision</w:t>
      </w:r>
      <w:bookmarkEnd w:id="2305"/>
      <w:bookmarkEnd w:id="2306"/>
      <w:bookmarkEnd w:id="2307"/>
      <w:bookmarkEnd w:id="230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A58E4" w:rsidRPr="00581CAA" w:rsidTr="00F51E3B">
        <w:tc>
          <w:tcPr>
            <w:tcW w:w="2880" w:type="dxa"/>
          </w:tcPr>
          <w:p w:rsidR="006A58E4" w:rsidRPr="00581CAA" w:rsidRDefault="006A58E4" w:rsidP="00CB5FB1">
            <w:pPr>
              <w:rPr>
                <w:rFonts w:cs="Times New Roman"/>
              </w:rPr>
            </w:pPr>
            <w:r w:rsidRPr="00581CAA">
              <w:rPr>
                <w:rFonts w:cs="Times New Roman"/>
              </w:rPr>
              <w:t>Description</w:t>
            </w:r>
          </w:p>
        </w:tc>
        <w:tc>
          <w:tcPr>
            <w:tcW w:w="6228" w:type="dxa"/>
          </w:tcPr>
          <w:p w:rsidR="006A58E4" w:rsidRPr="00581CAA" w:rsidRDefault="006A58E4" w:rsidP="00CB5FB1">
            <w:pPr>
              <w:rPr>
                <w:rFonts w:cs="Times New Roman"/>
              </w:rPr>
            </w:pPr>
            <w:r w:rsidRPr="00581CAA">
              <w:rPr>
                <w:rFonts w:cs="Times New Roman"/>
              </w:rPr>
              <w:t>Returns the camera revision.</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Setting Type</w:t>
            </w:r>
          </w:p>
        </w:tc>
        <w:tc>
          <w:tcPr>
            <w:tcW w:w="6228" w:type="dxa"/>
          </w:tcPr>
          <w:p w:rsidR="006A58E4" w:rsidRPr="00581CAA" w:rsidRDefault="006A58E4" w:rsidP="00CB5FB1">
            <w:pPr>
              <w:rPr>
                <w:rFonts w:cs="Times New Roman"/>
              </w:rPr>
            </w:pPr>
            <w:r w:rsidRPr="00581CAA">
              <w:rPr>
                <w:rFonts w:cs="Times New Roman"/>
              </w:rPr>
              <w:t>Global</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Command</w:t>
            </w:r>
          </w:p>
        </w:tc>
        <w:tc>
          <w:tcPr>
            <w:tcW w:w="6228" w:type="dxa"/>
          </w:tcPr>
          <w:p w:rsidR="006A58E4" w:rsidRPr="000C5EFC" w:rsidRDefault="006A58E4" w:rsidP="005C45A0">
            <w:pPr>
              <w:pStyle w:val="Command"/>
              <w:rPr>
                <w:rFonts w:ascii="Times New Roman" w:hAnsi="Times New Roman" w:cs="Times New Roman"/>
              </w:rPr>
            </w:pPr>
            <w:bookmarkStart w:id="2309" w:name="_Toc390790027"/>
            <w:bookmarkStart w:id="2310" w:name="_Toc390790758"/>
            <w:bookmarkStart w:id="2311" w:name="_Toc390791123"/>
            <w:bookmarkStart w:id="2312" w:name="_Toc390791733"/>
            <w:bookmarkStart w:id="2313" w:name="_Toc390792179"/>
            <w:bookmarkStart w:id="2314" w:name="_Toc459569413"/>
            <w:r w:rsidRPr="000C5EFC">
              <w:rPr>
                <w:rFonts w:ascii="Times New Roman" w:hAnsi="Times New Roman" w:cs="Times New Roman"/>
              </w:rPr>
              <w:t>CAMERA:REV?</w:t>
            </w:r>
            <w:bookmarkEnd w:id="2309"/>
            <w:bookmarkEnd w:id="2310"/>
            <w:bookmarkEnd w:id="2311"/>
            <w:bookmarkEnd w:id="2312"/>
            <w:bookmarkEnd w:id="2313"/>
            <w:bookmarkEnd w:id="2314"/>
          </w:p>
        </w:tc>
      </w:tr>
      <w:tr w:rsidR="006A58E4" w:rsidRPr="00581CAA" w:rsidTr="00F51E3B">
        <w:tc>
          <w:tcPr>
            <w:tcW w:w="2880" w:type="dxa"/>
          </w:tcPr>
          <w:p w:rsidR="006A58E4" w:rsidRPr="00581CAA" w:rsidRDefault="006A58E4" w:rsidP="00CB5FB1">
            <w:pPr>
              <w:rPr>
                <w:rFonts w:cs="Times New Roman"/>
              </w:rPr>
            </w:pPr>
            <w:r w:rsidRPr="00581CAA">
              <w:rPr>
                <w:rFonts w:cs="Times New Roman"/>
              </w:rPr>
              <w:t>Parameters</w:t>
            </w:r>
          </w:p>
        </w:tc>
        <w:tc>
          <w:tcPr>
            <w:tcW w:w="6228" w:type="dxa"/>
          </w:tcPr>
          <w:p w:rsidR="006A58E4" w:rsidRPr="00581CAA" w:rsidRDefault="006A58E4" w:rsidP="00CB5FB1">
            <w:pPr>
              <w:rPr>
                <w:rFonts w:cs="Times New Roman"/>
              </w:rPr>
            </w:pPr>
            <w:r w:rsidRPr="00581CAA">
              <w:rPr>
                <w:rFonts w:cs="Times New Roman"/>
              </w:rPr>
              <w:t>none</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 xml:space="preserve">Return Values </w:t>
            </w:r>
          </w:p>
        </w:tc>
        <w:tc>
          <w:tcPr>
            <w:tcW w:w="6228" w:type="dxa"/>
          </w:tcPr>
          <w:p w:rsidR="006A58E4" w:rsidRPr="00581CAA" w:rsidRDefault="006A58E4" w:rsidP="00CB5FB1">
            <w:pPr>
              <w:rPr>
                <w:rFonts w:cs="Times New Roman"/>
              </w:rPr>
            </w:pPr>
            <w:r w:rsidRPr="00581CAA">
              <w:rPr>
                <w:rFonts w:cs="Times New Roman"/>
              </w:rPr>
              <w:t>value</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Range</w:t>
            </w:r>
          </w:p>
        </w:tc>
        <w:tc>
          <w:tcPr>
            <w:tcW w:w="6228" w:type="dxa"/>
          </w:tcPr>
          <w:p w:rsidR="006A58E4" w:rsidRPr="00581CAA" w:rsidRDefault="006A58E4" w:rsidP="00CB5FB1">
            <w:pPr>
              <w:rPr>
                <w:rFonts w:cs="Times New Roman"/>
              </w:rPr>
            </w:pPr>
            <w:r w:rsidRPr="00581CAA">
              <w:rPr>
                <w:rFonts w:cs="Times New Roman"/>
              </w:rPr>
              <w:t>up to 9 character alpha numeric string</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Type</w:t>
            </w:r>
          </w:p>
        </w:tc>
        <w:tc>
          <w:tcPr>
            <w:tcW w:w="6228" w:type="dxa"/>
          </w:tcPr>
          <w:p w:rsidR="006A58E4" w:rsidRPr="00581CAA" w:rsidRDefault="006A58E4" w:rsidP="00CB5FB1">
            <w:pPr>
              <w:rPr>
                <w:rFonts w:cs="Times New Roman"/>
              </w:rPr>
            </w:pPr>
            <w:r w:rsidRPr="00581CAA">
              <w:rPr>
                <w:rFonts w:cs="Times New Roman"/>
              </w:rPr>
              <w:t>string</w:t>
            </w:r>
          </w:p>
        </w:tc>
      </w:tr>
      <w:tr w:rsidR="006A58E4" w:rsidRPr="00581CAA" w:rsidTr="00F51E3B">
        <w:tc>
          <w:tcPr>
            <w:tcW w:w="2880" w:type="dxa"/>
          </w:tcPr>
          <w:p w:rsidR="006A58E4" w:rsidRPr="00581CAA" w:rsidRDefault="006A58E4" w:rsidP="00CB5FB1">
            <w:pPr>
              <w:rPr>
                <w:rFonts w:cs="Times New Roman"/>
              </w:rPr>
            </w:pPr>
            <w:r w:rsidRPr="00581CAA">
              <w:rPr>
                <w:rFonts w:cs="Times New Roman"/>
              </w:rPr>
              <w:t>Example</w:t>
            </w:r>
          </w:p>
        </w:tc>
        <w:tc>
          <w:tcPr>
            <w:tcW w:w="6228" w:type="dxa"/>
          </w:tcPr>
          <w:p w:rsidR="006A58E4" w:rsidRPr="000C5EFC" w:rsidRDefault="006A58E4" w:rsidP="008E3E74">
            <w:pPr>
              <w:pStyle w:val="Commandexample"/>
              <w:rPr>
                <w:rFonts w:ascii="Times New Roman" w:hAnsi="Times New Roman" w:cs="Times New Roman"/>
              </w:rPr>
            </w:pPr>
            <w:bookmarkStart w:id="2315" w:name="_Toc390790028"/>
            <w:bookmarkStart w:id="2316" w:name="_Toc390790759"/>
            <w:bookmarkStart w:id="2317" w:name="_Toc390791124"/>
            <w:bookmarkStart w:id="2318" w:name="_Toc390791734"/>
            <w:bookmarkStart w:id="2319" w:name="_Toc390792180"/>
            <w:r w:rsidRPr="000C5EFC">
              <w:rPr>
                <w:rFonts w:ascii="Times New Roman" w:hAnsi="Times New Roman" w:cs="Times New Roman"/>
              </w:rPr>
              <w:t>CAMERA:REV? -- query command</w:t>
            </w:r>
            <w:bookmarkEnd w:id="2315"/>
            <w:bookmarkEnd w:id="2316"/>
            <w:bookmarkEnd w:id="2317"/>
            <w:bookmarkEnd w:id="2318"/>
            <w:bookmarkEnd w:id="2319"/>
          </w:p>
          <w:p w:rsidR="00C76AD4" w:rsidRPr="000C5EFC" w:rsidRDefault="006A58E4" w:rsidP="008E3E74">
            <w:pPr>
              <w:pStyle w:val="Commandexample"/>
              <w:rPr>
                <w:rFonts w:ascii="Times New Roman" w:hAnsi="Times New Roman" w:cs="Times New Roman"/>
              </w:rPr>
            </w:pPr>
            <w:bookmarkStart w:id="2320" w:name="_Toc390790029"/>
            <w:bookmarkStart w:id="2321" w:name="_Toc390790760"/>
            <w:bookmarkStart w:id="2322" w:name="_Toc390791125"/>
            <w:bookmarkStart w:id="2323" w:name="_Toc390791735"/>
            <w:bookmarkStart w:id="2324" w:name="_Toc390792181"/>
            <w:r w:rsidRPr="000C5EFC">
              <w:rPr>
                <w:rFonts w:ascii="Times New Roman" w:hAnsi="Times New Roman" w:cs="Times New Roman"/>
              </w:rPr>
              <w:t>A -- return value</w:t>
            </w:r>
            <w:bookmarkEnd w:id="2320"/>
            <w:bookmarkEnd w:id="2321"/>
            <w:bookmarkEnd w:id="2322"/>
            <w:bookmarkEnd w:id="2323"/>
            <w:bookmarkEnd w:id="2324"/>
          </w:p>
          <w:p w:rsidR="006A58E4" w:rsidRPr="000C5EFC" w:rsidRDefault="006A58E4" w:rsidP="008E3E74">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325" w:name="_Toc390791404"/>
      <w:bookmarkStart w:id="2326" w:name="_Toc390791736"/>
      <w:bookmarkStart w:id="2327" w:name="_Toc390792182"/>
      <w:bookmarkStart w:id="2328" w:name="_Toc459569414"/>
      <w:r w:rsidRPr="00581CAA">
        <w:t>Get Firmware Part Number</w:t>
      </w:r>
      <w:bookmarkEnd w:id="2325"/>
      <w:bookmarkEnd w:id="2326"/>
      <w:bookmarkEnd w:id="2327"/>
      <w:bookmarkEnd w:id="232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A870DB" w:rsidP="00CB5FB1">
            <w:pPr>
              <w:rPr>
                <w:rFonts w:cs="Times New Roman"/>
              </w:rPr>
            </w:pPr>
            <w:r w:rsidRPr="00581CAA">
              <w:rPr>
                <w:rFonts w:cs="Times New Roman"/>
              </w:rPr>
              <w:t>Returns the part number of the camera’s firmware.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A870DB"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A870DB" w:rsidP="005C45A0">
            <w:pPr>
              <w:pStyle w:val="Command"/>
              <w:rPr>
                <w:rFonts w:ascii="Times New Roman" w:hAnsi="Times New Roman" w:cs="Times New Roman"/>
              </w:rPr>
            </w:pPr>
            <w:bookmarkStart w:id="2329" w:name="_Toc390790030"/>
            <w:bookmarkStart w:id="2330" w:name="_Toc390790761"/>
            <w:bookmarkStart w:id="2331" w:name="_Toc390791126"/>
            <w:bookmarkStart w:id="2332" w:name="_Toc390791737"/>
            <w:bookmarkStart w:id="2333" w:name="_Toc390792183"/>
            <w:bookmarkStart w:id="2334" w:name="_Toc459569415"/>
            <w:r w:rsidRPr="000C5EFC">
              <w:rPr>
                <w:rFonts w:ascii="Times New Roman" w:hAnsi="Times New Roman" w:cs="Times New Roman"/>
              </w:rPr>
              <w:t>FIRM:PN?</w:t>
            </w:r>
            <w:bookmarkEnd w:id="2329"/>
            <w:bookmarkEnd w:id="2330"/>
            <w:bookmarkEnd w:id="2331"/>
            <w:bookmarkEnd w:id="2332"/>
            <w:bookmarkEnd w:id="2333"/>
            <w:bookmarkEnd w:id="2334"/>
          </w:p>
        </w:tc>
      </w:tr>
      <w:tr w:rsidR="00A870DB" w:rsidRPr="00581CAA" w:rsidTr="00F51E3B">
        <w:tc>
          <w:tcPr>
            <w:tcW w:w="2880" w:type="dxa"/>
          </w:tcPr>
          <w:p w:rsidR="00A870DB" w:rsidRPr="00581CAA" w:rsidRDefault="00A870DB" w:rsidP="00CB5FB1">
            <w:pPr>
              <w:rPr>
                <w:rFonts w:cs="Times New Roman"/>
              </w:rPr>
            </w:pPr>
            <w:r w:rsidRPr="00581CAA">
              <w:rPr>
                <w:rFonts w:cs="Times New Roman"/>
              </w:rPr>
              <w:t>Parameters</w:t>
            </w:r>
          </w:p>
        </w:tc>
        <w:tc>
          <w:tcPr>
            <w:tcW w:w="6228" w:type="dxa"/>
          </w:tcPr>
          <w:p w:rsidR="00A870DB" w:rsidRPr="00581CAA" w:rsidRDefault="00A870DB" w:rsidP="00CB5FB1">
            <w:pPr>
              <w:rPr>
                <w:rFonts w:cs="Times New Roman"/>
              </w:rPr>
            </w:pPr>
            <w:r w:rsidRPr="00581CAA">
              <w:rPr>
                <w:rFonts w:cs="Times New Roman"/>
              </w:rPr>
              <w:t>none</w:t>
            </w:r>
          </w:p>
        </w:tc>
      </w:tr>
      <w:tr w:rsidR="00A870DB" w:rsidRPr="00581CAA" w:rsidTr="00F51E3B">
        <w:tc>
          <w:tcPr>
            <w:tcW w:w="2880" w:type="dxa"/>
          </w:tcPr>
          <w:p w:rsidR="00A870DB" w:rsidRPr="00581CAA" w:rsidRDefault="00A870DB" w:rsidP="00CB5FB1">
            <w:pPr>
              <w:rPr>
                <w:rFonts w:cs="Times New Roman"/>
              </w:rPr>
            </w:pPr>
            <w:r w:rsidRPr="00581CAA">
              <w:rPr>
                <w:rFonts w:cs="Times New Roman"/>
              </w:rPr>
              <w:t xml:space="preserve">Return Values </w:t>
            </w:r>
          </w:p>
        </w:tc>
        <w:tc>
          <w:tcPr>
            <w:tcW w:w="6228" w:type="dxa"/>
          </w:tcPr>
          <w:p w:rsidR="00A870DB" w:rsidRPr="00581CAA" w:rsidRDefault="00A870DB" w:rsidP="00CB5FB1">
            <w:pPr>
              <w:rPr>
                <w:rFonts w:cs="Times New Roman"/>
              </w:rPr>
            </w:pPr>
            <w:r w:rsidRPr="00581CAA">
              <w:rPr>
                <w:rFonts w:cs="Times New Roman"/>
              </w:rPr>
              <w:t>value</w:t>
            </w:r>
          </w:p>
        </w:tc>
      </w:tr>
      <w:tr w:rsidR="00A870DB" w:rsidRPr="00581CAA" w:rsidTr="00F51E3B">
        <w:tc>
          <w:tcPr>
            <w:tcW w:w="2880" w:type="dxa"/>
          </w:tcPr>
          <w:p w:rsidR="00A870DB" w:rsidRPr="00581CAA" w:rsidRDefault="00A870DB" w:rsidP="00CB5FB1">
            <w:pPr>
              <w:rPr>
                <w:rFonts w:cs="Times New Roman"/>
              </w:rPr>
            </w:pPr>
            <w:r w:rsidRPr="00581CAA">
              <w:rPr>
                <w:rFonts w:cs="Times New Roman"/>
              </w:rPr>
              <w:t>Range</w:t>
            </w:r>
          </w:p>
        </w:tc>
        <w:tc>
          <w:tcPr>
            <w:tcW w:w="6228" w:type="dxa"/>
          </w:tcPr>
          <w:p w:rsidR="00A870DB" w:rsidRPr="00581CAA" w:rsidRDefault="00A870DB" w:rsidP="00CB5FB1">
            <w:pPr>
              <w:rPr>
                <w:rFonts w:cs="Times New Roman"/>
              </w:rPr>
            </w:pPr>
            <w:r w:rsidRPr="00581CAA">
              <w:rPr>
                <w:rFonts w:cs="Times New Roman"/>
              </w:rPr>
              <w:t>up to 9 character alpha numeric string</w:t>
            </w:r>
          </w:p>
        </w:tc>
      </w:tr>
      <w:tr w:rsidR="00A870DB" w:rsidRPr="00581CAA" w:rsidTr="00F51E3B">
        <w:tc>
          <w:tcPr>
            <w:tcW w:w="2880" w:type="dxa"/>
          </w:tcPr>
          <w:p w:rsidR="00A870DB" w:rsidRPr="00581CAA" w:rsidRDefault="00A870DB" w:rsidP="00CB5FB1">
            <w:pPr>
              <w:rPr>
                <w:rFonts w:cs="Times New Roman"/>
              </w:rPr>
            </w:pPr>
            <w:r w:rsidRPr="00581CAA">
              <w:rPr>
                <w:rFonts w:cs="Times New Roman"/>
              </w:rPr>
              <w:t>Type</w:t>
            </w:r>
          </w:p>
        </w:tc>
        <w:tc>
          <w:tcPr>
            <w:tcW w:w="6228" w:type="dxa"/>
          </w:tcPr>
          <w:p w:rsidR="00A870DB" w:rsidRPr="00581CAA" w:rsidRDefault="00A870DB" w:rsidP="00CB5FB1">
            <w:pPr>
              <w:rPr>
                <w:rFonts w:cs="Times New Roman"/>
              </w:rPr>
            </w:pPr>
            <w:r w:rsidRPr="00581CAA">
              <w:rPr>
                <w:rFonts w:cs="Times New Roman"/>
              </w:rPr>
              <w:t>string</w:t>
            </w:r>
          </w:p>
        </w:tc>
      </w:tr>
      <w:tr w:rsidR="00A870DB" w:rsidRPr="00581CAA" w:rsidTr="00F51E3B">
        <w:tc>
          <w:tcPr>
            <w:tcW w:w="2880" w:type="dxa"/>
          </w:tcPr>
          <w:p w:rsidR="00A870DB" w:rsidRPr="00581CAA" w:rsidRDefault="00A870DB" w:rsidP="00CB5FB1">
            <w:pPr>
              <w:rPr>
                <w:rFonts w:cs="Times New Roman"/>
              </w:rPr>
            </w:pPr>
            <w:r w:rsidRPr="00581CAA">
              <w:rPr>
                <w:rFonts w:cs="Times New Roman"/>
              </w:rPr>
              <w:t>Example</w:t>
            </w:r>
          </w:p>
        </w:tc>
        <w:tc>
          <w:tcPr>
            <w:tcW w:w="6228" w:type="dxa"/>
          </w:tcPr>
          <w:p w:rsidR="00A870DB" w:rsidRPr="000C5EFC" w:rsidRDefault="00A870DB" w:rsidP="00CA3933">
            <w:pPr>
              <w:pStyle w:val="Commandexample"/>
              <w:rPr>
                <w:rFonts w:ascii="Times New Roman" w:hAnsi="Times New Roman" w:cs="Times New Roman"/>
              </w:rPr>
            </w:pPr>
            <w:bookmarkStart w:id="2335" w:name="_Toc390790031"/>
            <w:bookmarkStart w:id="2336" w:name="_Toc390790762"/>
            <w:bookmarkStart w:id="2337" w:name="_Toc390791127"/>
            <w:bookmarkStart w:id="2338" w:name="_Toc390791738"/>
            <w:bookmarkStart w:id="2339" w:name="_Toc390792184"/>
            <w:r w:rsidRPr="000C5EFC">
              <w:rPr>
                <w:rFonts w:ascii="Times New Roman" w:hAnsi="Times New Roman" w:cs="Times New Roman"/>
              </w:rPr>
              <w:t>FIRM:PN? -- query command</w:t>
            </w:r>
            <w:bookmarkEnd w:id="2335"/>
            <w:bookmarkEnd w:id="2336"/>
            <w:bookmarkEnd w:id="2337"/>
            <w:bookmarkEnd w:id="2338"/>
            <w:bookmarkEnd w:id="2339"/>
          </w:p>
          <w:p w:rsidR="00C76AD4" w:rsidRPr="000C5EFC" w:rsidRDefault="00A870DB" w:rsidP="00CA3933">
            <w:pPr>
              <w:pStyle w:val="Commandexample"/>
              <w:rPr>
                <w:rFonts w:ascii="Times New Roman" w:hAnsi="Times New Roman" w:cs="Times New Roman"/>
              </w:rPr>
            </w:pPr>
            <w:bookmarkStart w:id="2340" w:name="_Toc390790032"/>
            <w:bookmarkStart w:id="2341" w:name="_Toc390790763"/>
            <w:bookmarkStart w:id="2342" w:name="_Toc390791128"/>
            <w:bookmarkStart w:id="2343" w:name="_Toc390791739"/>
            <w:bookmarkStart w:id="2344" w:name="_Toc390792185"/>
            <w:r w:rsidRPr="000C5EFC">
              <w:rPr>
                <w:rFonts w:ascii="Times New Roman" w:hAnsi="Times New Roman" w:cs="Times New Roman"/>
              </w:rPr>
              <w:t>4102-0156 -- return value</w:t>
            </w:r>
            <w:bookmarkEnd w:id="2340"/>
            <w:bookmarkEnd w:id="2341"/>
            <w:bookmarkEnd w:id="2342"/>
            <w:bookmarkEnd w:id="2343"/>
            <w:bookmarkEnd w:id="2344"/>
          </w:p>
          <w:p w:rsidR="00A870DB" w:rsidRPr="000C5EFC" w:rsidRDefault="00A870DB"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345" w:name="_Toc390791405"/>
      <w:bookmarkStart w:id="2346" w:name="_Toc390791740"/>
      <w:bookmarkStart w:id="2347" w:name="_Toc390792186"/>
      <w:bookmarkStart w:id="2348" w:name="_Toc459569416"/>
      <w:r w:rsidRPr="00581CAA">
        <w:t>Get Firmware Revision</w:t>
      </w:r>
      <w:bookmarkEnd w:id="2345"/>
      <w:bookmarkEnd w:id="2346"/>
      <w:bookmarkEnd w:id="2347"/>
      <w:bookmarkEnd w:id="234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400DC2" w:rsidP="00CB5FB1">
            <w:pPr>
              <w:rPr>
                <w:rFonts w:cs="Times New Roman"/>
              </w:rPr>
            </w:pPr>
            <w:r w:rsidRPr="00581CAA">
              <w:rPr>
                <w:rFonts w:cs="Times New Roman"/>
              </w:rPr>
              <w:t>Returns the revision of the camera’s firmware.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400DC2"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400DC2" w:rsidP="005C45A0">
            <w:pPr>
              <w:pStyle w:val="Command"/>
              <w:rPr>
                <w:rFonts w:ascii="Times New Roman" w:hAnsi="Times New Roman" w:cs="Times New Roman"/>
              </w:rPr>
            </w:pPr>
            <w:bookmarkStart w:id="2349" w:name="_Toc390790033"/>
            <w:bookmarkStart w:id="2350" w:name="_Toc390790764"/>
            <w:bookmarkStart w:id="2351" w:name="_Toc390791129"/>
            <w:bookmarkStart w:id="2352" w:name="_Toc390791741"/>
            <w:bookmarkStart w:id="2353" w:name="_Toc390792187"/>
            <w:bookmarkStart w:id="2354" w:name="_Toc459569417"/>
            <w:r w:rsidRPr="000C5EFC">
              <w:rPr>
                <w:rFonts w:ascii="Times New Roman" w:hAnsi="Times New Roman" w:cs="Times New Roman"/>
              </w:rPr>
              <w:t>FIRM:REV?</w:t>
            </w:r>
            <w:bookmarkEnd w:id="2349"/>
            <w:bookmarkEnd w:id="2350"/>
            <w:bookmarkEnd w:id="2351"/>
            <w:bookmarkEnd w:id="2352"/>
            <w:bookmarkEnd w:id="2353"/>
            <w:bookmarkEnd w:id="2354"/>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400DC2"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400DC2"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400DC2" w:rsidP="00CB5FB1">
            <w:pPr>
              <w:rPr>
                <w:rFonts w:cs="Times New Roman"/>
              </w:rPr>
            </w:pPr>
            <w:r w:rsidRPr="00581CAA">
              <w:rPr>
                <w:rFonts w:cs="Times New Roman"/>
              </w:rPr>
              <w:t>up to 9 character alpha numeric</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400DC2"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400DC2" w:rsidRPr="000C5EFC" w:rsidRDefault="00400DC2" w:rsidP="00CA3933">
            <w:pPr>
              <w:pStyle w:val="Commandexample"/>
              <w:rPr>
                <w:rFonts w:ascii="Times New Roman" w:hAnsi="Times New Roman" w:cs="Times New Roman"/>
              </w:rPr>
            </w:pPr>
            <w:bookmarkStart w:id="2355" w:name="_Toc390790034"/>
            <w:bookmarkStart w:id="2356" w:name="_Toc390790765"/>
            <w:bookmarkStart w:id="2357" w:name="_Toc390791130"/>
            <w:bookmarkStart w:id="2358" w:name="_Toc390791742"/>
            <w:bookmarkStart w:id="2359" w:name="_Toc390792188"/>
            <w:r w:rsidRPr="000C5EFC">
              <w:rPr>
                <w:rFonts w:ascii="Times New Roman" w:hAnsi="Times New Roman" w:cs="Times New Roman"/>
              </w:rPr>
              <w:t>FIRM:REV? -- query command</w:t>
            </w:r>
            <w:bookmarkEnd w:id="2355"/>
            <w:bookmarkEnd w:id="2356"/>
            <w:bookmarkEnd w:id="2357"/>
            <w:bookmarkEnd w:id="2358"/>
            <w:bookmarkEnd w:id="2359"/>
          </w:p>
          <w:p w:rsidR="00C76AD4" w:rsidRPr="000C5EFC" w:rsidRDefault="00400DC2" w:rsidP="00CA3933">
            <w:pPr>
              <w:pStyle w:val="Commandexample"/>
              <w:rPr>
                <w:rFonts w:ascii="Times New Roman" w:hAnsi="Times New Roman" w:cs="Times New Roman"/>
              </w:rPr>
            </w:pPr>
            <w:bookmarkStart w:id="2360" w:name="_Toc390790035"/>
            <w:bookmarkStart w:id="2361" w:name="_Toc390790766"/>
            <w:bookmarkStart w:id="2362" w:name="_Toc390791131"/>
            <w:bookmarkStart w:id="2363" w:name="_Toc390791743"/>
            <w:bookmarkStart w:id="2364" w:name="_Toc390792189"/>
            <w:r w:rsidRPr="000C5EFC">
              <w:rPr>
                <w:rFonts w:ascii="Times New Roman" w:hAnsi="Times New Roman" w:cs="Times New Roman"/>
              </w:rPr>
              <w:t>2.2 -- return value</w:t>
            </w:r>
            <w:bookmarkEnd w:id="2360"/>
            <w:bookmarkEnd w:id="2361"/>
            <w:bookmarkEnd w:id="2362"/>
            <w:bookmarkEnd w:id="2363"/>
            <w:bookmarkEnd w:id="2364"/>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365" w:name="_Toc390791406"/>
      <w:bookmarkStart w:id="2366" w:name="_Toc390791744"/>
      <w:bookmarkStart w:id="2367" w:name="_Toc390792190"/>
      <w:bookmarkStart w:id="2368" w:name="_Toc459569418"/>
      <w:r w:rsidRPr="00581CAA">
        <w:lastRenderedPageBreak/>
        <w:t>Get Hardware Revision</w:t>
      </w:r>
      <w:bookmarkEnd w:id="2365"/>
      <w:bookmarkEnd w:id="2366"/>
      <w:bookmarkEnd w:id="2367"/>
      <w:bookmarkEnd w:id="2368"/>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1A6F62" w:rsidP="00CB5FB1">
            <w:pPr>
              <w:rPr>
                <w:rFonts w:cs="Times New Roman"/>
              </w:rPr>
            </w:pPr>
            <w:r w:rsidRPr="00581CAA">
              <w:rPr>
                <w:rFonts w:cs="Times New Roman"/>
              </w:rPr>
              <w:t>Returns the revision of the camera’s hardware.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1A6F62"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1A6F62" w:rsidP="005C45A0">
            <w:pPr>
              <w:pStyle w:val="Command"/>
              <w:rPr>
                <w:rFonts w:ascii="Times New Roman" w:hAnsi="Times New Roman" w:cs="Times New Roman"/>
              </w:rPr>
            </w:pPr>
            <w:bookmarkStart w:id="2369" w:name="_Toc390790036"/>
            <w:bookmarkStart w:id="2370" w:name="_Toc390790767"/>
            <w:bookmarkStart w:id="2371" w:name="_Toc390791132"/>
            <w:bookmarkStart w:id="2372" w:name="_Toc390791745"/>
            <w:bookmarkStart w:id="2373" w:name="_Toc390792191"/>
            <w:bookmarkStart w:id="2374" w:name="_Toc459569419"/>
            <w:r w:rsidRPr="000C5EFC">
              <w:rPr>
                <w:rFonts w:ascii="Times New Roman" w:hAnsi="Times New Roman" w:cs="Times New Roman"/>
              </w:rPr>
              <w:t>VER:HW?</w:t>
            </w:r>
            <w:bookmarkEnd w:id="2369"/>
            <w:bookmarkEnd w:id="2370"/>
            <w:bookmarkEnd w:id="2371"/>
            <w:bookmarkEnd w:id="2372"/>
            <w:bookmarkEnd w:id="2373"/>
            <w:bookmarkEnd w:id="2374"/>
          </w:p>
        </w:tc>
      </w:tr>
      <w:tr w:rsidR="001A6F62" w:rsidRPr="00581CAA" w:rsidTr="00F51E3B">
        <w:tc>
          <w:tcPr>
            <w:tcW w:w="2880" w:type="dxa"/>
          </w:tcPr>
          <w:p w:rsidR="001A6F62" w:rsidRPr="00581CAA" w:rsidRDefault="001A6F62" w:rsidP="00CB5FB1">
            <w:pPr>
              <w:rPr>
                <w:rFonts w:cs="Times New Roman"/>
              </w:rPr>
            </w:pPr>
            <w:r w:rsidRPr="00581CAA">
              <w:rPr>
                <w:rFonts w:cs="Times New Roman"/>
              </w:rPr>
              <w:t>Parameters</w:t>
            </w:r>
          </w:p>
        </w:tc>
        <w:tc>
          <w:tcPr>
            <w:tcW w:w="6228" w:type="dxa"/>
          </w:tcPr>
          <w:p w:rsidR="001A6F62" w:rsidRPr="00581CAA" w:rsidRDefault="001A6F62" w:rsidP="00CB5FB1">
            <w:pPr>
              <w:rPr>
                <w:rFonts w:cs="Times New Roman"/>
              </w:rPr>
            </w:pPr>
            <w:r w:rsidRPr="00581CAA">
              <w:rPr>
                <w:rFonts w:cs="Times New Roman"/>
              </w:rPr>
              <w:t>none</w:t>
            </w:r>
          </w:p>
        </w:tc>
      </w:tr>
      <w:tr w:rsidR="001A6F62" w:rsidRPr="00581CAA" w:rsidTr="00F51E3B">
        <w:tc>
          <w:tcPr>
            <w:tcW w:w="2880" w:type="dxa"/>
          </w:tcPr>
          <w:p w:rsidR="001A6F62" w:rsidRPr="00581CAA" w:rsidRDefault="001A6F62" w:rsidP="00CB5FB1">
            <w:pPr>
              <w:rPr>
                <w:rFonts w:cs="Times New Roman"/>
              </w:rPr>
            </w:pPr>
            <w:r w:rsidRPr="00581CAA">
              <w:rPr>
                <w:rFonts w:cs="Times New Roman"/>
              </w:rPr>
              <w:t xml:space="preserve">Return Values </w:t>
            </w:r>
          </w:p>
        </w:tc>
        <w:tc>
          <w:tcPr>
            <w:tcW w:w="6228" w:type="dxa"/>
          </w:tcPr>
          <w:p w:rsidR="001A6F62" w:rsidRPr="00581CAA" w:rsidRDefault="001A6F62" w:rsidP="00CB5FB1">
            <w:pPr>
              <w:rPr>
                <w:rFonts w:cs="Times New Roman"/>
              </w:rPr>
            </w:pPr>
            <w:r w:rsidRPr="00581CAA">
              <w:rPr>
                <w:rFonts w:cs="Times New Roman"/>
              </w:rPr>
              <w:t>value</w:t>
            </w:r>
          </w:p>
        </w:tc>
      </w:tr>
      <w:tr w:rsidR="001A6F62" w:rsidRPr="00581CAA" w:rsidTr="00F51E3B">
        <w:tc>
          <w:tcPr>
            <w:tcW w:w="2880" w:type="dxa"/>
          </w:tcPr>
          <w:p w:rsidR="001A6F62" w:rsidRPr="00581CAA" w:rsidRDefault="001A6F62" w:rsidP="00CB5FB1">
            <w:pPr>
              <w:rPr>
                <w:rFonts w:cs="Times New Roman"/>
              </w:rPr>
            </w:pPr>
            <w:r w:rsidRPr="00581CAA">
              <w:rPr>
                <w:rFonts w:cs="Times New Roman"/>
              </w:rPr>
              <w:t>Range</w:t>
            </w:r>
          </w:p>
        </w:tc>
        <w:tc>
          <w:tcPr>
            <w:tcW w:w="6228" w:type="dxa"/>
          </w:tcPr>
          <w:p w:rsidR="001A6F62" w:rsidRPr="00581CAA" w:rsidRDefault="001A6F62" w:rsidP="00CB5FB1">
            <w:pPr>
              <w:rPr>
                <w:rFonts w:cs="Times New Roman"/>
              </w:rPr>
            </w:pPr>
            <w:r w:rsidRPr="00581CAA">
              <w:rPr>
                <w:rFonts w:cs="Times New Roman"/>
              </w:rPr>
              <w:t>up to 9 character alpha numeric string</w:t>
            </w:r>
          </w:p>
        </w:tc>
      </w:tr>
      <w:tr w:rsidR="001A6F62" w:rsidRPr="00581CAA" w:rsidTr="00F51E3B">
        <w:tc>
          <w:tcPr>
            <w:tcW w:w="2880" w:type="dxa"/>
          </w:tcPr>
          <w:p w:rsidR="001A6F62" w:rsidRPr="00581CAA" w:rsidRDefault="001A6F62" w:rsidP="00CB5FB1">
            <w:pPr>
              <w:rPr>
                <w:rFonts w:cs="Times New Roman"/>
              </w:rPr>
            </w:pPr>
            <w:r w:rsidRPr="00581CAA">
              <w:rPr>
                <w:rFonts w:cs="Times New Roman"/>
              </w:rPr>
              <w:t>Type</w:t>
            </w:r>
          </w:p>
        </w:tc>
        <w:tc>
          <w:tcPr>
            <w:tcW w:w="6228" w:type="dxa"/>
          </w:tcPr>
          <w:p w:rsidR="001A6F62" w:rsidRPr="00581CAA" w:rsidRDefault="001A6F62" w:rsidP="00CB5FB1">
            <w:pPr>
              <w:rPr>
                <w:rFonts w:cs="Times New Roman"/>
              </w:rPr>
            </w:pPr>
            <w:r w:rsidRPr="00581CAA">
              <w:rPr>
                <w:rFonts w:cs="Times New Roman"/>
              </w:rPr>
              <w:t>string</w:t>
            </w:r>
          </w:p>
        </w:tc>
      </w:tr>
      <w:tr w:rsidR="001A6F62" w:rsidRPr="00581CAA" w:rsidTr="00F51E3B">
        <w:tc>
          <w:tcPr>
            <w:tcW w:w="2880" w:type="dxa"/>
          </w:tcPr>
          <w:p w:rsidR="001A6F62" w:rsidRPr="00581CAA" w:rsidRDefault="001A6F62" w:rsidP="00CB5FB1">
            <w:pPr>
              <w:rPr>
                <w:rFonts w:cs="Times New Roman"/>
              </w:rPr>
            </w:pPr>
            <w:r w:rsidRPr="00581CAA">
              <w:rPr>
                <w:rFonts w:cs="Times New Roman"/>
              </w:rPr>
              <w:t>Example</w:t>
            </w:r>
          </w:p>
        </w:tc>
        <w:tc>
          <w:tcPr>
            <w:tcW w:w="6228" w:type="dxa"/>
          </w:tcPr>
          <w:p w:rsidR="001A6F62" w:rsidRPr="000C5EFC" w:rsidRDefault="001A6F62" w:rsidP="00CA3933">
            <w:pPr>
              <w:pStyle w:val="Commandexample"/>
              <w:rPr>
                <w:rFonts w:ascii="Times New Roman" w:hAnsi="Times New Roman" w:cs="Times New Roman"/>
              </w:rPr>
            </w:pPr>
            <w:bookmarkStart w:id="2375" w:name="_Toc390790037"/>
            <w:bookmarkStart w:id="2376" w:name="_Toc390790768"/>
            <w:bookmarkStart w:id="2377" w:name="_Toc390791133"/>
            <w:bookmarkStart w:id="2378" w:name="_Toc390791746"/>
            <w:bookmarkStart w:id="2379" w:name="_Toc390792192"/>
            <w:r w:rsidRPr="000C5EFC">
              <w:rPr>
                <w:rFonts w:ascii="Times New Roman" w:hAnsi="Times New Roman" w:cs="Times New Roman"/>
              </w:rPr>
              <w:t>VER:HW? -- query command</w:t>
            </w:r>
            <w:bookmarkEnd w:id="2375"/>
            <w:bookmarkEnd w:id="2376"/>
            <w:bookmarkEnd w:id="2377"/>
            <w:bookmarkEnd w:id="2378"/>
            <w:bookmarkEnd w:id="2379"/>
          </w:p>
          <w:p w:rsidR="001A6F62" w:rsidRPr="000C5EFC" w:rsidRDefault="001A6F62" w:rsidP="00CA3933">
            <w:pPr>
              <w:pStyle w:val="Commandexample"/>
              <w:rPr>
                <w:rFonts w:ascii="Times New Roman" w:hAnsi="Times New Roman" w:cs="Times New Roman"/>
              </w:rPr>
            </w:pPr>
            <w:bookmarkStart w:id="2380" w:name="_Toc390790038"/>
            <w:bookmarkStart w:id="2381" w:name="_Toc390790769"/>
            <w:bookmarkStart w:id="2382" w:name="_Toc390791134"/>
            <w:bookmarkStart w:id="2383" w:name="_Toc390791747"/>
            <w:bookmarkStart w:id="2384" w:name="_Toc390792193"/>
            <w:r w:rsidRPr="000C5EFC">
              <w:rPr>
                <w:rFonts w:ascii="Times New Roman" w:hAnsi="Times New Roman" w:cs="Times New Roman"/>
              </w:rPr>
              <w:t>1187 -- return value</w:t>
            </w:r>
            <w:bookmarkEnd w:id="2380"/>
            <w:bookmarkEnd w:id="2381"/>
            <w:bookmarkEnd w:id="2382"/>
            <w:bookmarkEnd w:id="2383"/>
            <w:bookmarkEnd w:id="2384"/>
          </w:p>
        </w:tc>
      </w:tr>
    </w:tbl>
    <w:p w:rsidR="001A6F62" w:rsidRPr="00581CAA" w:rsidRDefault="001A6F62" w:rsidP="001A6F62">
      <w:pPr>
        <w:rPr>
          <w:rFonts w:cs="Times New Roman"/>
        </w:rPr>
      </w:pPr>
    </w:p>
    <w:p w:rsidR="00812358" w:rsidRPr="00581CAA" w:rsidRDefault="00812358" w:rsidP="004C18DA">
      <w:pPr>
        <w:pStyle w:val="listlevel3"/>
      </w:pPr>
      <w:bookmarkStart w:id="2385" w:name="_Toc440443728"/>
      <w:bookmarkStart w:id="2386" w:name="_Toc440444377"/>
      <w:bookmarkStart w:id="2387" w:name="_Toc440444778"/>
      <w:bookmarkStart w:id="2388" w:name="_Toc440443755"/>
      <w:bookmarkStart w:id="2389" w:name="_Toc440444404"/>
      <w:bookmarkStart w:id="2390" w:name="_Toc440444805"/>
      <w:bookmarkStart w:id="2391" w:name="_Toc390791408"/>
      <w:bookmarkStart w:id="2392" w:name="_Toc390791752"/>
      <w:bookmarkStart w:id="2393" w:name="_Toc390792198"/>
      <w:bookmarkStart w:id="2394" w:name="_Toc459569420"/>
      <w:bookmarkEnd w:id="2385"/>
      <w:bookmarkEnd w:id="2386"/>
      <w:bookmarkEnd w:id="2387"/>
      <w:bookmarkEnd w:id="2388"/>
      <w:bookmarkEnd w:id="2389"/>
      <w:bookmarkEnd w:id="2390"/>
      <w:r w:rsidRPr="00581CAA">
        <w:t>Get Software Revision</w:t>
      </w:r>
      <w:bookmarkEnd w:id="2391"/>
      <w:bookmarkEnd w:id="2392"/>
      <w:bookmarkEnd w:id="2393"/>
      <w:bookmarkEnd w:id="239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AD33EB" w:rsidP="00CB5FB1">
            <w:pPr>
              <w:rPr>
                <w:rFonts w:cs="Times New Roman"/>
              </w:rPr>
            </w:pPr>
            <w:r w:rsidRPr="00581CAA">
              <w:rPr>
                <w:rFonts w:cs="Times New Roman"/>
              </w:rPr>
              <w:t>Returns the revision of the camera’s software.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AD33EB"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AD33EB" w:rsidP="005C45A0">
            <w:pPr>
              <w:pStyle w:val="Command"/>
              <w:rPr>
                <w:rFonts w:ascii="Times New Roman" w:hAnsi="Times New Roman" w:cs="Times New Roman"/>
              </w:rPr>
            </w:pPr>
            <w:bookmarkStart w:id="2395" w:name="_Toc390790042"/>
            <w:bookmarkStart w:id="2396" w:name="_Toc390790773"/>
            <w:bookmarkStart w:id="2397" w:name="_Toc390791138"/>
            <w:bookmarkStart w:id="2398" w:name="_Toc390791753"/>
            <w:bookmarkStart w:id="2399" w:name="_Toc390792199"/>
            <w:bookmarkStart w:id="2400" w:name="_Toc459569421"/>
            <w:r w:rsidRPr="000C5EFC">
              <w:rPr>
                <w:rFonts w:ascii="Times New Roman" w:hAnsi="Times New Roman" w:cs="Times New Roman"/>
              </w:rPr>
              <w:t>VER:SW?</w:t>
            </w:r>
            <w:bookmarkEnd w:id="2395"/>
            <w:bookmarkEnd w:id="2396"/>
            <w:bookmarkEnd w:id="2397"/>
            <w:bookmarkEnd w:id="2398"/>
            <w:bookmarkEnd w:id="2399"/>
            <w:bookmarkEnd w:id="2400"/>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AD33EB"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AD33EB"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AD33EB" w:rsidP="00CB5FB1">
            <w:pPr>
              <w:rPr>
                <w:rFonts w:cs="Times New Roman"/>
              </w:rPr>
            </w:pPr>
            <w:r w:rsidRPr="00581CAA">
              <w:rPr>
                <w:rFonts w:cs="Times New Roman"/>
              </w:rPr>
              <w:t>up to 9 character alpha numeric 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AD33EB"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AD33EB" w:rsidRPr="000C5EFC" w:rsidRDefault="00AD33EB" w:rsidP="00CA3933">
            <w:pPr>
              <w:pStyle w:val="Commandexample"/>
              <w:rPr>
                <w:rFonts w:ascii="Times New Roman" w:hAnsi="Times New Roman" w:cs="Times New Roman"/>
              </w:rPr>
            </w:pPr>
            <w:bookmarkStart w:id="2401" w:name="_Toc390790043"/>
            <w:bookmarkStart w:id="2402" w:name="_Toc390790774"/>
            <w:bookmarkStart w:id="2403" w:name="_Toc390791139"/>
            <w:bookmarkStart w:id="2404" w:name="_Toc390791754"/>
            <w:bookmarkStart w:id="2405" w:name="_Toc390792200"/>
            <w:r w:rsidRPr="000C5EFC">
              <w:rPr>
                <w:rFonts w:ascii="Times New Roman" w:hAnsi="Times New Roman" w:cs="Times New Roman"/>
              </w:rPr>
              <w:t>VER:SW? -- query command</w:t>
            </w:r>
            <w:bookmarkEnd w:id="2401"/>
            <w:bookmarkEnd w:id="2402"/>
            <w:bookmarkEnd w:id="2403"/>
            <w:bookmarkEnd w:id="2404"/>
            <w:bookmarkEnd w:id="2405"/>
          </w:p>
          <w:p w:rsidR="00C76AD4" w:rsidRPr="000C5EFC" w:rsidRDefault="00AD33EB" w:rsidP="00CA3933">
            <w:pPr>
              <w:pStyle w:val="Commandexample"/>
              <w:rPr>
                <w:rFonts w:ascii="Times New Roman" w:hAnsi="Times New Roman" w:cs="Times New Roman"/>
              </w:rPr>
            </w:pPr>
            <w:bookmarkStart w:id="2406" w:name="_Toc390790044"/>
            <w:bookmarkStart w:id="2407" w:name="_Toc390790775"/>
            <w:bookmarkStart w:id="2408" w:name="_Toc390791140"/>
            <w:bookmarkStart w:id="2409" w:name="_Toc390791755"/>
            <w:bookmarkStart w:id="2410" w:name="_Toc390792201"/>
            <w:r w:rsidRPr="000C5EFC">
              <w:rPr>
                <w:rFonts w:ascii="Times New Roman" w:hAnsi="Times New Roman" w:cs="Times New Roman"/>
              </w:rPr>
              <w:t>P2.2 -- return value</w:t>
            </w:r>
            <w:bookmarkEnd w:id="2406"/>
            <w:bookmarkEnd w:id="2407"/>
            <w:bookmarkEnd w:id="2408"/>
            <w:bookmarkEnd w:id="2409"/>
            <w:bookmarkEnd w:id="2410"/>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C18DA">
      <w:pPr>
        <w:pStyle w:val="listlevel3"/>
      </w:pPr>
      <w:bookmarkStart w:id="2411" w:name="_Toc390791409"/>
      <w:bookmarkStart w:id="2412" w:name="_Toc390791756"/>
      <w:bookmarkStart w:id="2413" w:name="_Toc390792202"/>
      <w:bookmarkStart w:id="2414" w:name="_Toc459569422"/>
      <w:r w:rsidRPr="00581CAA">
        <w:t>Get Focal Plane Array Serial Number</w:t>
      </w:r>
      <w:bookmarkEnd w:id="2411"/>
      <w:bookmarkEnd w:id="2412"/>
      <w:bookmarkEnd w:id="2413"/>
      <w:bookmarkEnd w:id="241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F805CD" w:rsidRPr="00581CAA" w:rsidTr="00F51E3B">
        <w:tc>
          <w:tcPr>
            <w:tcW w:w="2880" w:type="dxa"/>
          </w:tcPr>
          <w:p w:rsidR="00F805CD" w:rsidRPr="00581CAA" w:rsidRDefault="00F805CD" w:rsidP="00CB5FB1">
            <w:pPr>
              <w:rPr>
                <w:rFonts w:cs="Times New Roman"/>
              </w:rPr>
            </w:pPr>
            <w:r w:rsidRPr="00581CAA">
              <w:rPr>
                <w:rFonts w:cs="Times New Roman"/>
              </w:rPr>
              <w:t>Description</w:t>
            </w:r>
          </w:p>
        </w:tc>
        <w:tc>
          <w:tcPr>
            <w:tcW w:w="6228" w:type="dxa"/>
          </w:tcPr>
          <w:p w:rsidR="00F805CD" w:rsidRPr="00581CAA" w:rsidRDefault="00F805CD" w:rsidP="00CB5FB1">
            <w:pPr>
              <w:rPr>
                <w:rFonts w:cs="Times New Roman"/>
              </w:rPr>
            </w:pPr>
            <w:r w:rsidRPr="00581CAA">
              <w:rPr>
                <w:rFonts w:cs="Times New Roman"/>
              </w:rPr>
              <w:t>Returns the serial number of the camera’s focal plane array.</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Setting Type</w:t>
            </w:r>
          </w:p>
        </w:tc>
        <w:tc>
          <w:tcPr>
            <w:tcW w:w="6228" w:type="dxa"/>
          </w:tcPr>
          <w:p w:rsidR="00F805CD" w:rsidRPr="00581CAA" w:rsidRDefault="00F805CD" w:rsidP="00CB5FB1">
            <w:pPr>
              <w:rPr>
                <w:rFonts w:cs="Times New Roman"/>
              </w:rPr>
            </w:pPr>
            <w:r w:rsidRPr="00581CAA">
              <w:rPr>
                <w:rFonts w:cs="Times New Roman"/>
              </w:rPr>
              <w:t>Global</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Command</w:t>
            </w:r>
          </w:p>
        </w:tc>
        <w:tc>
          <w:tcPr>
            <w:tcW w:w="6228" w:type="dxa"/>
          </w:tcPr>
          <w:p w:rsidR="00F805CD" w:rsidRPr="000C5EFC" w:rsidRDefault="00F805CD" w:rsidP="005C45A0">
            <w:pPr>
              <w:pStyle w:val="Command"/>
              <w:rPr>
                <w:rFonts w:ascii="Times New Roman" w:hAnsi="Times New Roman" w:cs="Times New Roman"/>
              </w:rPr>
            </w:pPr>
            <w:bookmarkStart w:id="2415" w:name="_Toc390790045"/>
            <w:bookmarkStart w:id="2416" w:name="_Toc390790776"/>
            <w:bookmarkStart w:id="2417" w:name="_Toc390791141"/>
            <w:bookmarkStart w:id="2418" w:name="_Toc390791757"/>
            <w:bookmarkStart w:id="2419" w:name="_Toc390792203"/>
            <w:bookmarkStart w:id="2420" w:name="_Toc459569423"/>
            <w:r w:rsidRPr="000C5EFC">
              <w:rPr>
                <w:rFonts w:ascii="Times New Roman" w:hAnsi="Times New Roman" w:cs="Times New Roman"/>
              </w:rPr>
              <w:t>FPA:SN?</w:t>
            </w:r>
            <w:bookmarkEnd w:id="2415"/>
            <w:bookmarkEnd w:id="2416"/>
            <w:bookmarkEnd w:id="2417"/>
            <w:bookmarkEnd w:id="2418"/>
            <w:bookmarkEnd w:id="2419"/>
            <w:bookmarkEnd w:id="2420"/>
          </w:p>
        </w:tc>
      </w:tr>
      <w:tr w:rsidR="00F805CD" w:rsidRPr="00581CAA" w:rsidTr="00F51E3B">
        <w:tc>
          <w:tcPr>
            <w:tcW w:w="2880" w:type="dxa"/>
          </w:tcPr>
          <w:p w:rsidR="00F805CD" w:rsidRPr="00581CAA" w:rsidRDefault="00F805CD" w:rsidP="00CB5FB1">
            <w:pPr>
              <w:rPr>
                <w:rFonts w:cs="Times New Roman"/>
              </w:rPr>
            </w:pPr>
            <w:r w:rsidRPr="00581CAA">
              <w:rPr>
                <w:rFonts w:cs="Times New Roman"/>
              </w:rPr>
              <w:t>Parameters</w:t>
            </w:r>
          </w:p>
        </w:tc>
        <w:tc>
          <w:tcPr>
            <w:tcW w:w="6228" w:type="dxa"/>
          </w:tcPr>
          <w:p w:rsidR="00F805CD" w:rsidRPr="00581CAA" w:rsidRDefault="00F805CD" w:rsidP="00CB5FB1">
            <w:pPr>
              <w:rPr>
                <w:rFonts w:cs="Times New Roman"/>
              </w:rPr>
            </w:pPr>
            <w:r w:rsidRPr="00581CAA">
              <w:rPr>
                <w:rFonts w:cs="Times New Roman"/>
              </w:rPr>
              <w:t>none</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 xml:space="preserve">Return Values </w:t>
            </w:r>
          </w:p>
        </w:tc>
        <w:tc>
          <w:tcPr>
            <w:tcW w:w="6228" w:type="dxa"/>
          </w:tcPr>
          <w:p w:rsidR="00F805CD" w:rsidRPr="00581CAA" w:rsidRDefault="00F805CD" w:rsidP="00CB5FB1">
            <w:pPr>
              <w:rPr>
                <w:rFonts w:cs="Times New Roman"/>
              </w:rPr>
            </w:pPr>
            <w:r w:rsidRPr="00581CAA">
              <w:rPr>
                <w:rFonts w:cs="Times New Roman"/>
              </w:rPr>
              <w:t>value</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Range</w:t>
            </w:r>
          </w:p>
        </w:tc>
        <w:tc>
          <w:tcPr>
            <w:tcW w:w="6228" w:type="dxa"/>
          </w:tcPr>
          <w:p w:rsidR="00F805CD" w:rsidRPr="00581CAA" w:rsidRDefault="00F805CD" w:rsidP="00CB5FB1">
            <w:pPr>
              <w:rPr>
                <w:rFonts w:cs="Times New Roman"/>
              </w:rPr>
            </w:pPr>
            <w:r w:rsidRPr="00581CAA">
              <w:rPr>
                <w:rFonts w:cs="Times New Roman"/>
              </w:rPr>
              <w:t>up to 9 character alpha numeric string</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Type</w:t>
            </w:r>
          </w:p>
        </w:tc>
        <w:tc>
          <w:tcPr>
            <w:tcW w:w="6228" w:type="dxa"/>
          </w:tcPr>
          <w:p w:rsidR="00F805CD" w:rsidRPr="00581CAA" w:rsidRDefault="00F805CD" w:rsidP="00CB5FB1">
            <w:pPr>
              <w:rPr>
                <w:rFonts w:cs="Times New Roman"/>
              </w:rPr>
            </w:pPr>
            <w:r w:rsidRPr="00581CAA">
              <w:rPr>
                <w:rFonts w:cs="Times New Roman"/>
              </w:rPr>
              <w:t>string</w:t>
            </w:r>
          </w:p>
        </w:tc>
      </w:tr>
      <w:tr w:rsidR="00F805CD" w:rsidRPr="00581CAA" w:rsidTr="00F51E3B">
        <w:tc>
          <w:tcPr>
            <w:tcW w:w="2880" w:type="dxa"/>
          </w:tcPr>
          <w:p w:rsidR="00F805CD" w:rsidRPr="00581CAA" w:rsidRDefault="00F805CD" w:rsidP="00CB5FB1">
            <w:pPr>
              <w:rPr>
                <w:rFonts w:cs="Times New Roman"/>
              </w:rPr>
            </w:pPr>
            <w:r w:rsidRPr="00581CAA">
              <w:rPr>
                <w:rFonts w:cs="Times New Roman"/>
              </w:rPr>
              <w:t>Example</w:t>
            </w:r>
          </w:p>
        </w:tc>
        <w:tc>
          <w:tcPr>
            <w:tcW w:w="6228" w:type="dxa"/>
          </w:tcPr>
          <w:p w:rsidR="00C76AD4" w:rsidRPr="000C5EFC" w:rsidRDefault="00F805CD" w:rsidP="00CA3933">
            <w:pPr>
              <w:pStyle w:val="Commandexample"/>
              <w:rPr>
                <w:rFonts w:ascii="Times New Roman" w:hAnsi="Times New Roman" w:cs="Times New Roman"/>
              </w:rPr>
            </w:pPr>
            <w:bookmarkStart w:id="2421" w:name="_Toc390790046"/>
            <w:bookmarkStart w:id="2422" w:name="_Toc390790777"/>
            <w:bookmarkStart w:id="2423" w:name="_Toc390791142"/>
            <w:bookmarkStart w:id="2424" w:name="_Toc390791758"/>
            <w:bookmarkStart w:id="2425" w:name="_Toc390792204"/>
            <w:r w:rsidRPr="000C5EFC">
              <w:rPr>
                <w:rFonts w:ascii="Times New Roman" w:hAnsi="Times New Roman" w:cs="Times New Roman"/>
              </w:rPr>
              <w:t>FPA:SN? -- query command</w:t>
            </w:r>
            <w:bookmarkEnd w:id="2421"/>
            <w:bookmarkEnd w:id="2422"/>
            <w:bookmarkEnd w:id="2423"/>
            <w:bookmarkEnd w:id="2424"/>
            <w:bookmarkEnd w:id="2425"/>
          </w:p>
          <w:p w:rsidR="00C76AD4" w:rsidRPr="000C5EFC" w:rsidRDefault="00F805CD" w:rsidP="00CA3933">
            <w:pPr>
              <w:pStyle w:val="Commandexample"/>
              <w:rPr>
                <w:rFonts w:ascii="Times New Roman" w:hAnsi="Times New Roman" w:cs="Times New Roman"/>
              </w:rPr>
            </w:pPr>
            <w:bookmarkStart w:id="2426" w:name="_Toc390790047"/>
            <w:bookmarkStart w:id="2427" w:name="_Toc390790778"/>
            <w:bookmarkStart w:id="2428" w:name="_Toc390791143"/>
            <w:bookmarkStart w:id="2429" w:name="_Toc390791759"/>
            <w:bookmarkStart w:id="2430" w:name="_Toc390792205"/>
            <w:r w:rsidRPr="000C5EFC">
              <w:rPr>
                <w:rFonts w:ascii="Times New Roman" w:hAnsi="Times New Roman" w:cs="Times New Roman"/>
              </w:rPr>
              <w:t>3713S5870 -- return value</w:t>
            </w:r>
            <w:bookmarkEnd w:id="2426"/>
            <w:bookmarkEnd w:id="2427"/>
            <w:bookmarkEnd w:id="2428"/>
            <w:bookmarkEnd w:id="2429"/>
            <w:bookmarkEnd w:id="2430"/>
          </w:p>
          <w:p w:rsidR="00F805CD" w:rsidRPr="000C5EFC" w:rsidRDefault="00F805C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4C18DA" w:rsidP="004C18DA">
      <w:pPr>
        <w:pStyle w:val="listlevel3"/>
      </w:pPr>
      <w:r w:rsidRPr="00581CAA">
        <w:lastRenderedPageBreak/>
        <w:t xml:space="preserve"> </w:t>
      </w:r>
      <w:bookmarkStart w:id="2431" w:name="_Toc390791410"/>
      <w:bookmarkStart w:id="2432" w:name="_Toc390791760"/>
      <w:bookmarkStart w:id="2433" w:name="_Toc390792206"/>
      <w:bookmarkStart w:id="2434" w:name="_Toc459569424"/>
      <w:r w:rsidR="00812358" w:rsidRPr="00581CAA">
        <w:t>Get Focal Plane Array Number of Columns</w:t>
      </w:r>
      <w:bookmarkEnd w:id="2431"/>
      <w:bookmarkEnd w:id="2432"/>
      <w:bookmarkEnd w:id="2433"/>
      <w:bookmarkEnd w:id="243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4E5B37" w:rsidP="00CB5FB1">
            <w:pPr>
              <w:rPr>
                <w:rFonts w:cs="Times New Roman"/>
              </w:rPr>
            </w:pPr>
            <w:r w:rsidRPr="00581CAA">
              <w:rPr>
                <w:rFonts w:cs="Times New Roman"/>
              </w:rPr>
              <w:t>Returns the number of columns of the focal plane array.</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4E5B37"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4E5B37" w:rsidP="005C45A0">
            <w:pPr>
              <w:pStyle w:val="Command"/>
              <w:rPr>
                <w:rFonts w:ascii="Times New Roman" w:hAnsi="Times New Roman" w:cs="Times New Roman"/>
              </w:rPr>
            </w:pPr>
            <w:bookmarkStart w:id="2435" w:name="_Toc390790048"/>
            <w:bookmarkStart w:id="2436" w:name="_Toc390790779"/>
            <w:bookmarkStart w:id="2437" w:name="_Toc390791144"/>
            <w:bookmarkStart w:id="2438" w:name="_Toc390791761"/>
            <w:bookmarkStart w:id="2439" w:name="_Toc390792207"/>
            <w:bookmarkStart w:id="2440" w:name="_Toc459569425"/>
            <w:r w:rsidRPr="000C5EFC">
              <w:rPr>
                <w:rFonts w:ascii="Times New Roman" w:hAnsi="Times New Roman" w:cs="Times New Roman"/>
              </w:rPr>
              <w:t>FPA:COLS?</w:t>
            </w:r>
            <w:bookmarkEnd w:id="2435"/>
            <w:bookmarkEnd w:id="2436"/>
            <w:bookmarkEnd w:id="2437"/>
            <w:bookmarkEnd w:id="2438"/>
            <w:bookmarkEnd w:id="2439"/>
            <w:bookmarkEnd w:id="2440"/>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4E5B37"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4E5B37"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4E5B37" w:rsidP="00CB5FB1">
            <w:pPr>
              <w:rPr>
                <w:rFonts w:cs="Times New Roman"/>
              </w:rPr>
            </w:pPr>
            <w:r w:rsidRPr="00581CAA">
              <w:rPr>
                <w:rFonts w:cs="Times New Roman"/>
              </w:rPr>
              <w:t>0 to 65535</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4E5B37" w:rsidP="00CB5FB1">
            <w:pPr>
              <w:rPr>
                <w:rFonts w:cs="Times New Roman"/>
              </w:rPr>
            </w:pPr>
            <w:r w:rsidRPr="00581CAA">
              <w:rPr>
                <w:rFonts w:cs="Times New Roman"/>
              </w:rPr>
              <w:t>unsigned integer</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4E5B37" w:rsidRPr="000C5EFC" w:rsidRDefault="004E5B37" w:rsidP="00CA3933">
            <w:pPr>
              <w:pStyle w:val="Commandexample"/>
              <w:rPr>
                <w:rFonts w:ascii="Times New Roman" w:hAnsi="Times New Roman" w:cs="Times New Roman"/>
              </w:rPr>
            </w:pPr>
            <w:bookmarkStart w:id="2441" w:name="_Toc390790049"/>
            <w:bookmarkStart w:id="2442" w:name="_Toc390790780"/>
            <w:bookmarkStart w:id="2443" w:name="_Toc390791145"/>
            <w:bookmarkStart w:id="2444" w:name="_Toc390791762"/>
            <w:bookmarkStart w:id="2445" w:name="_Toc390792208"/>
            <w:r w:rsidRPr="000C5EFC">
              <w:rPr>
                <w:rFonts w:ascii="Times New Roman" w:hAnsi="Times New Roman" w:cs="Times New Roman"/>
              </w:rPr>
              <w:t>FPA:COLS? -- query command</w:t>
            </w:r>
            <w:bookmarkEnd w:id="2441"/>
            <w:bookmarkEnd w:id="2442"/>
            <w:bookmarkEnd w:id="2443"/>
            <w:bookmarkEnd w:id="2444"/>
            <w:bookmarkEnd w:id="2445"/>
          </w:p>
          <w:p w:rsidR="00C76AD4" w:rsidRPr="000C5EFC" w:rsidRDefault="004E5B37" w:rsidP="00CA3933">
            <w:pPr>
              <w:pStyle w:val="Commandexample"/>
              <w:rPr>
                <w:rFonts w:ascii="Times New Roman" w:hAnsi="Times New Roman" w:cs="Times New Roman"/>
              </w:rPr>
            </w:pPr>
            <w:bookmarkStart w:id="2446" w:name="_Toc390790050"/>
            <w:bookmarkStart w:id="2447" w:name="_Toc390790781"/>
            <w:bookmarkStart w:id="2448" w:name="_Toc390791146"/>
            <w:bookmarkStart w:id="2449" w:name="_Toc390791763"/>
            <w:bookmarkStart w:id="2450" w:name="_Toc390792209"/>
            <w:r w:rsidRPr="000C5EFC">
              <w:rPr>
                <w:rFonts w:ascii="Times New Roman" w:hAnsi="Times New Roman" w:cs="Times New Roman"/>
              </w:rPr>
              <w:t>640 -- return value</w:t>
            </w:r>
            <w:bookmarkEnd w:id="2446"/>
            <w:bookmarkEnd w:id="2447"/>
            <w:bookmarkEnd w:id="2448"/>
            <w:bookmarkEnd w:id="2449"/>
            <w:bookmarkEnd w:id="2450"/>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7777A6" w:rsidP="004C18DA">
      <w:pPr>
        <w:pStyle w:val="listlevel3"/>
      </w:pPr>
      <w:r>
        <w:t xml:space="preserve"> </w:t>
      </w:r>
      <w:bookmarkStart w:id="2451" w:name="_Toc390791411"/>
      <w:bookmarkStart w:id="2452" w:name="_Toc390791764"/>
      <w:bookmarkStart w:id="2453" w:name="_Toc390792210"/>
      <w:bookmarkStart w:id="2454" w:name="_Toc459569426"/>
      <w:r w:rsidR="00812358" w:rsidRPr="00581CAA">
        <w:t>Get Focal Plane Array Number of Rows</w:t>
      </w:r>
      <w:bookmarkEnd w:id="2451"/>
      <w:bookmarkEnd w:id="2452"/>
      <w:bookmarkEnd w:id="2453"/>
      <w:bookmarkEnd w:id="245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D83FE0" w:rsidP="00CB5FB1">
            <w:pPr>
              <w:rPr>
                <w:rFonts w:cs="Times New Roman"/>
              </w:rPr>
            </w:pPr>
            <w:r w:rsidRPr="00581CAA">
              <w:rPr>
                <w:rFonts w:cs="Times New Roman"/>
              </w:rPr>
              <w:t>Returns the number of rows of the focal plane array.</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D83FE0"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D83FE0" w:rsidP="005C45A0">
            <w:pPr>
              <w:pStyle w:val="Command"/>
              <w:rPr>
                <w:rFonts w:ascii="Times New Roman" w:hAnsi="Times New Roman" w:cs="Times New Roman"/>
              </w:rPr>
            </w:pPr>
            <w:bookmarkStart w:id="2455" w:name="_Toc390790051"/>
            <w:bookmarkStart w:id="2456" w:name="_Toc390790782"/>
            <w:bookmarkStart w:id="2457" w:name="_Toc390791147"/>
            <w:bookmarkStart w:id="2458" w:name="_Toc390791765"/>
            <w:bookmarkStart w:id="2459" w:name="_Toc390792211"/>
            <w:bookmarkStart w:id="2460" w:name="_Toc459569427"/>
            <w:r w:rsidRPr="000C5EFC">
              <w:rPr>
                <w:rFonts w:ascii="Times New Roman" w:hAnsi="Times New Roman" w:cs="Times New Roman"/>
              </w:rPr>
              <w:t>FPA:ROWS?</w:t>
            </w:r>
            <w:bookmarkEnd w:id="2455"/>
            <w:bookmarkEnd w:id="2456"/>
            <w:bookmarkEnd w:id="2457"/>
            <w:bookmarkEnd w:id="2458"/>
            <w:bookmarkEnd w:id="2459"/>
            <w:bookmarkEnd w:id="2460"/>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D83FE0"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D83FE0"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D83FE0" w:rsidP="00CB5FB1">
            <w:pPr>
              <w:rPr>
                <w:rFonts w:cs="Times New Roman"/>
              </w:rPr>
            </w:pPr>
            <w:r w:rsidRPr="00581CAA">
              <w:rPr>
                <w:rFonts w:cs="Times New Roman"/>
              </w:rPr>
              <w:t>0 to 65535</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D83FE0" w:rsidP="00CB5FB1">
            <w:pPr>
              <w:rPr>
                <w:rFonts w:cs="Times New Roman"/>
              </w:rPr>
            </w:pPr>
            <w:r w:rsidRPr="00581CAA">
              <w:rPr>
                <w:rFonts w:cs="Times New Roman"/>
              </w:rPr>
              <w:t>unsigned integer</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D83FE0" w:rsidRPr="000C5EFC" w:rsidRDefault="00D83FE0" w:rsidP="00CA3933">
            <w:pPr>
              <w:pStyle w:val="Commandexample"/>
              <w:rPr>
                <w:rFonts w:ascii="Times New Roman" w:hAnsi="Times New Roman" w:cs="Times New Roman"/>
              </w:rPr>
            </w:pPr>
            <w:bookmarkStart w:id="2461" w:name="_Toc390790052"/>
            <w:bookmarkStart w:id="2462" w:name="_Toc390790783"/>
            <w:bookmarkStart w:id="2463" w:name="_Toc390791148"/>
            <w:bookmarkStart w:id="2464" w:name="_Toc390791766"/>
            <w:bookmarkStart w:id="2465" w:name="_Toc390792212"/>
            <w:r w:rsidRPr="000C5EFC">
              <w:rPr>
                <w:rFonts w:ascii="Times New Roman" w:hAnsi="Times New Roman" w:cs="Times New Roman"/>
              </w:rPr>
              <w:t>FPA:ROWS? -- query command</w:t>
            </w:r>
            <w:bookmarkEnd w:id="2461"/>
            <w:bookmarkEnd w:id="2462"/>
            <w:bookmarkEnd w:id="2463"/>
            <w:bookmarkEnd w:id="2464"/>
            <w:bookmarkEnd w:id="2465"/>
          </w:p>
          <w:p w:rsidR="00C76AD4" w:rsidRPr="000C5EFC" w:rsidRDefault="00D83FE0" w:rsidP="00CA3933">
            <w:pPr>
              <w:pStyle w:val="Commandexample"/>
              <w:rPr>
                <w:rFonts w:ascii="Times New Roman" w:hAnsi="Times New Roman" w:cs="Times New Roman"/>
              </w:rPr>
            </w:pPr>
            <w:bookmarkStart w:id="2466" w:name="_Toc390790053"/>
            <w:bookmarkStart w:id="2467" w:name="_Toc390790784"/>
            <w:bookmarkStart w:id="2468" w:name="_Toc390791149"/>
            <w:bookmarkStart w:id="2469" w:name="_Toc390791767"/>
            <w:bookmarkStart w:id="2470" w:name="_Toc390792213"/>
            <w:r w:rsidRPr="000C5EFC">
              <w:rPr>
                <w:rFonts w:ascii="Times New Roman" w:hAnsi="Times New Roman" w:cs="Times New Roman"/>
              </w:rPr>
              <w:t>512 -- return value</w:t>
            </w:r>
            <w:bookmarkEnd w:id="2466"/>
            <w:bookmarkEnd w:id="2467"/>
            <w:bookmarkEnd w:id="2468"/>
            <w:bookmarkEnd w:id="2469"/>
            <w:bookmarkEnd w:id="2470"/>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32D80">
      <w:pPr>
        <w:pStyle w:val="listlevel3"/>
      </w:pPr>
      <w:bookmarkStart w:id="2471" w:name="_Toc390791412"/>
      <w:bookmarkStart w:id="2472" w:name="_Toc390791768"/>
      <w:bookmarkStart w:id="2473" w:name="_Toc390792214"/>
      <w:bookmarkStart w:id="2474" w:name="_Toc459569428"/>
      <w:r w:rsidRPr="00581CAA">
        <w:t>Get Elapsed Time Meter</w:t>
      </w:r>
      <w:bookmarkEnd w:id="2471"/>
      <w:bookmarkEnd w:id="2472"/>
      <w:bookmarkEnd w:id="2473"/>
      <w:bookmarkEnd w:id="247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D83FE0" w:rsidP="00CB5FB1">
            <w:pPr>
              <w:rPr>
                <w:rFonts w:cs="Times New Roman"/>
              </w:rPr>
            </w:pPr>
            <w:r w:rsidRPr="00581CAA">
              <w:rPr>
                <w:rFonts w:cs="Times New Roman"/>
              </w:rPr>
              <w:t>Returns the total amount of time the camera has been powered on since production. User is unable to reset.</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Setting Type</w:t>
            </w:r>
          </w:p>
        </w:tc>
        <w:tc>
          <w:tcPr>
            <w:tcW w:w="6228" w:type="dxa"/>
          </w:tcPr>
          <w:p w:rsidR="00D83FE0" w:rsidRPr="00581CAA" w:rsidRDefault="00D83FE0" w:rsidP="00CB5FB1">
            <w:pPr>
              <w:rPr>
                <w:rFonts w:cs="Times New Roman"/>
              </w:rPr>
            </w:pPr>
            <w:r w:rsidRPr="00581CAA">
              <w:rPr>
                <w:rFonts w:cs="Times New Roman"/>
              </w:rPr>
              <w:t>Global</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Command</w:t>
            </w:r>
          </w:p>
        </w:tc>
        <w:tc>
          <w:tcPr>
            <w:tcW w:w="6228" w:type="dxa"/>
          </w:tcPr>
          <w:p w:rsidR="00D83FE0" w:rsidRPr="000C5EFC" w:rsidRDefault="00D83FE0" w:rsidP="005C45A0">
            <w:pPr>
              <w:pStyle w:val="Command"/>
              <w:rPr>
                <w:rFonts w:ascii="Times New Roman" w:hAnsi="Times New Roman" w:cs="Times New Roman"/>
              </w:rPr>
            </w:pPr>
            <w:bookmarkStart w:id="2475" w:name="_Toc390790054"/>
            <w:bookmarkStart w:id="2476" w:name="_Toc390790785"/>
            <w:bookmarkStart w:id="2477" w:name="_Toc390791150"/>
            <w:bookmarkStart w:id="2478" w:name="_Toc390791769"/>
            <w:bookmarkStart w:id="2479" w:name="_Toc390792215"/>
            <w:bookmarkStart w:id="2480" w:name="_Toc459569429"/>
            <w:r w:rsidRPr="000C5EFC">
              <w:rPr>
                <w:rFonts w:ascii="Times New Roman" w:hAnsi="Times New Roman" w:cs="Times New Roman"/>
              </w:rPr>
              <w:t>ETM?</w:t>
            </w:r>
            <w:bookmarkEnd w:id="2475"/>
            <w:bookmarkEnd w:id="2476"/>
            <w:bookmarkEnd w:id="2477"/>
            <w:bookmarkEnd w:id="2478"/>
            <w:bookmarkEnd w:id="2479"/>
            <w:bookmarkEnd w:id="2480"/>
          </w:p>
        </w:tc>
      </w:tr>
      <w:tr w:rsidR="00D83FE0" w:rsidRPr="00581CAA" w:rsidTr="00F51E3B">
        <w:tc>
          <w:tcPr>
            <w:tcW w:w="2880" w:type="dxa"/>
          </w:tcPr>
          <w:p w:rsidR="00D83FE0" w:rsidRPr="00581CAA" w:rsidRDefault="00D83FE0" w:rsidP="00CB5FB1">
            <w:pPr>
              <w:rPr>
                <w:rFonts w:cs="Times New Roman"/>
              </w:rPr>
            </w:pPr>
            <w:r w:rsidRPr="00581CAA">
              <w:rPr>
                <w:rFonts w:cs="Times New Roman"/>
              </w:rPr>
              <w:t>Parameters</w:t>
            </w:r>
          </w:p>
        </w:tc>
        <w:tc>
          <w:tcPr>
            <w:tcW w:w="6228" w:type="dxa"/>
          </w:tcPr>
          <w:p w:rsidR="00D83FE0" w:rsidRPr="00581CAA" w:rsidRDefault="00D83FE0" w:rsidP="00CB5FB1">
            <w:pPr>
              <w:rPr>
                <w:rFonts w:cs="Times New Roman"/>
              </w:rPr>
            </w:pPr>
            <w:r w:rsidRPr="00581CAA">
              <w:rPr>
                <w:rFonts w:cs="Times New Roman"/>
              </w:rPr>
              <w:t>none</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 xml:space="preserve">Return Values </w:t>
            </w:r>
          </w:p>
        </w:tc>
        <w:tc>
          <w:tcPr>
            <w:tcW w:w="6228" w:type="dxa"/>
          </w:tcPr>
          <w:p w:rsidR="00D83FE0" w:rsidRPr="00581CAA" w:rsidRDefault="00D83FE0" w:rsidP="00CB5FB1">
            <w:pPr>
              <w:rPr>
                <w:rFonts w:cs="Times New Roman"/>
              </w:rPr>
            </w:pPr>
            <w:r w:rsidRPr="00581CAA">
              <w:rPr>
                <w:rFonts w:cs="Times New Roman"/>
              </w:rPr>
              <w:t>value (Days Hours:Minutes:Seconds)</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Range</w:t>
            </w:r>
          </w:p>
        </w:tc>
        <w:tc>
          <w:tcPr>
            <w:tcW w:w="6228" w:type="dxa"/>
          </w:tcPr>
          <w:p w:rsidR="00D83FE0" w:rsidRPr="00581CAA" w:rsidRDefault="00D83FE0" w:rsidP="00CB5FB1">
            <w:pPr>
              <w:rPr>
                <w:rFonts w:cs="Times New Roman"/>
              </w:rPr>
            </w:pPr>
            <w:r w:rsidRPr="00581CAA">
              <w:rPr>
                <w:rFonts w:cs="Times New Roman"/>
              </w:rPr>
              <w:t xml:space="preserve">0 - 2 </w:t>
            </w:r>
            <w:r w:rsidRPr="00581CAA">
              <w:rPr>
                <w:rFonts w:cs="Times New Roman"/>
                <w:vertAlign w:val="superscript"/>
              </w:rPr>
              <w:t xml:space="preserve">32 </w:t>
            </w:r>
            <w:r w:rsidRPr="00581CAA">
              <w:rPr>
                <w:rFonts w:cs="Times New Roman"/>
              </w:rPr>
              <w:t>seconds, or about 136</w:t>
            </w:r>
            <w:commentRangeStart w:id="2481"/>
            <w:r w:rsidRPr="00581CAA">
              <w:rPr>
                <w:rFonts w:cs="Times New Roman"/>
              </w:rPr>
              <w:t xml:space="preserve"> yrs</w:t>
            </w:r>
            <w:commentRangeEnd w:id="2481"/>
            <w:r w:rsidR="00C20364">
              <w:rPr>
                <w:rStyle w:val="CommentReference"/>
              </w:rPr>
              <w:commentReference w:id="2481"/>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Type</w:t>
            </w:r>
          </w:p>
        </w:tc>
        <w:tc>
          <w:tcPr>
            <w:tcW w:w="6228" w:type="dxa"/>
          </w:tcPr>
          <w:p w:rsidR="00D83FE0" w:rsidRPr="00581CAA" w:rsidRDefault="00D83FE0" w:rsidP="00CB5FB1">
            <w:pPr>
              <w:rPr>
                <w:rFonts w:cs="Times New Roman"/>
              </w:rPr>
            </w:pPr>
            <w:r w:rsidRPr="00581CAA">
              <w:rPr>
                <w:rFonts w:cs="Times New Roman"/>
              </w:rPr>
              <w:t>String</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Example</w:t>
            </w:r>
          </w:p>
        </w:tc>
        <w:tc>
          <w:tcPr>
            <w:tcW w:w="6228" w:type="dxa"/>
          </w:tcPr>
          <w:p w:rsidR="00D83FE0" w:rsidRPr="000C5EFC" w:rsidRDefault="00D83FE0" w:rsidP="00CA3933">
            <w:pPr>
              <w:pStyle w:val="Commandexample"/>
              <w:rPr>
                <w:rFonts w:ascii="Times New Roman" w:hAnsi="Times New Roman" w:cs="Times New Roman"/>
              </w:rPr>
            </w:pPr>
            <w:bookmarkStart w:id="2482" w:name="_Toc390790055"/>
            <w:bookmarkStart w:id="2483" w:name="_Toc390790786"/>
            <w:bookmarkStart w:id="2484" w:name="_Toc390791151"/>
            <w:bookmarkStart w:id="2485" w:name="_Toc390791770"/>
            <w:bookmarkStart w:id="2486" w:name="_Toc390792216"/>
            <w:r w:rsidRPr="000C5EFC">
              <w:rPr>
                <w:rFonts w:ascii="Times New Roman" w:hAnsi="Times New Roman" w:cs="Times New Roman"/>
              </w:rPr>
              <w:t>ETM? -- query command</w:t>
            </w:r>
            <w:bookmarkEnd w:id="2482"/>
            <w:bookmarkEnd w:id="2483"/>
            <w:bookmarkEnd w:id="2484"/>
            <w:bookmarkEnd w:id="2485"/>
            <w:bookmarkEnd w:id="2486"/>
          </w:p>
          <w:p w:rsidR="00C76AD4" w:rsidRPr="000C5EFC" w:rsidRDefault="00D83FE0" w:rsidP="00CA3933">
            <w:pPr>
              <w:pStyle w:val="Commandexample"/>
              <w:rPr>
                <w:rFonts w:ascii="Times New Roman" w:hAnsi="Times New Roman" w:cs="Times New Roman"/>
              </w:rPr>
            </w:pPr>
            <w:bookmarkStart w:id="2487" w:name="_Toc390790056"/>
            <w:bookmarkStart w:id="2488" w:name="_Toc390790787"/>
            <w:bookmarkStart w:id="2489" w:name="_Toc390791152"/>
            <w:bookmarkStart w:id="2490" w:name="_Toc390791771"/>
            <w:bookmarkStart w:id="2491" w:name="_Toc390792217"/>
            <w:r w:rsidRPr="000C5EFC">
              <w:rPr>
                <w:rFonts w:ascii="Times New Roman" w:hAnsi="Times New Roman" w:cs="Times New Roman"/>
              </w:rPr>
              <w:t>Days:8 04:03:02 -- return value</w:t>
            </w:r>
            <w:bookmarkEnd w:id="2487"/>
            <w:bookmarkEnd w:id="2488"/>
            <w:bookmarkEnd w:id="2489"/>
            <w:bookmarkEnd w:id="2490"/>
            <w:bookmarkEnd w:id="2491"/>
          </w:p>
          <w:p w:rsidR="00D83FE0" w:rsidRPr="000C5EFC" w:rsidRDefault="00D83FE0"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32D80">
      <w:pPr>
        <w:pStyle w:val="listlevel3"/>
      </w:pPr>
      <w:bookmarkStart w:id="2492" w:name="_Toc390791413"/>
      <w:bookmarkStart w:id="2493" w:name="_Toc390791772"/>
      <w:bookmarkStart w:id="2494" w:name="_Toc390792218"/>
      <w:bookmarkStart w:id="2495" w:name="_Toc459569430"/>
      <w:r w:rsidRPr="00581CAA">
        <w:lastRenderedPageBreak/>
        <w:t>Set Application Timer</w:t>
      </w:r>
      <w:bookmarkEnd w:id="2492"/>
      <w:bookmarkEnd w:id="2493"/>
      <w:bookmarkEnd w:id="2494"/>
      <w:bookmarkEnd w:id="249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D83FE0" w:rsidP="00CB5FB1">
            <w:pPr>
              <w:rPr>
                <w:rFonts w:cs="Times New Roman"/>
              </w:rPr>
            </w:pPr>
            <w:r w:rsidRPr="00581CAA">
              <w:rPr>
                <w:rFonts w:cs="Times New Roman"/>
              </w:rPr>
              <w:t>Sets the status of a timer which is stored in volatile memory. Resolution is 0.1 second. Register is lost if power is interrupted.</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D83FE0"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D83FE0" w:rsidP="005C45A0">
            <w:pPr>
              <w:pStyle w:val="Command"/>
              <w:rPr>
                <w:rFonts w:ascii="Times New Roman" w:hAnsi="Times New Roman" w:cs="Times New Roman"/>
              </w:rPr>
            </w:pPr>
            <w:bookmarkStart w:id="2496" w:name="_Toc390790057"/>
            <w:bookmarkStart w:id="2497" w:name="_Toc390790788"/>
            <w:bookmarkStart w:id="2498" w:name="_Toc390791153"/>
            <w:bookmarkStart w:id="2499" w:name="_Toc390791773"/>
            <w:bookmarkStart w:id="2500" w:name="_Toc390792219"/>
            <w:bookmarkStart w:id="2501" w:name="_Toc459569431"/>
            <w:r w:rsidRPr="000C5EFC">
              <w:rPr>
                <w:rFonts w:ascii="Times New Roman" w:hAnsi="Times New Roman" w:cs="Times New Roman"/>
              </w:rPr>
              <w:t xml:space="preserve">AP:TIMER </w:t>
            </w:r>
            <w:r w:rsidRPr="000C5EFC">
              <w:rPr>
                <w:rFonts w:ascii="Times New Roman" w:hAnsi="Times New Roman" w:cs="Times New Roman"/>
                <w:i/>
              </w:rPr>
              <w:t>mode</w:t>
            </w:r>
            <w:bookmarkEnd w:id="2496"/>
            <w:bookmarkEnd w:id="2497"/>
            <w:bookmarkEnd w:id="2498"/>
            <w:bookmarkEnd w:id="2499"/>
            <w:bookmarkEnd w:id="2500"/>
            <w:bookmarkEnd w:id="2501"/>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0C5EFC" w:rsidRDefault="00D83FE0" w:rsidP="001214F6">
            <w:pPr>
              <w:pStyle w:val="Parameter"/>
              <w:rPr>
                <w:rFonts w:ascii="Times New Roman" w:hAnsi="Times New Roman" w:cs="Times New Roman"/>
              </w:rPr>
            </w:pPr>
            <w:bookmarkStart w:id="2502" w:name="_Toc390790058"/>
            <w:bookmarkStart w:id="2503" w:name="_Toc390790789"/>
            <w:bookmarkStart w:id="2504" w:name="_Toc390791154"/>
            <w:r w:rsidRPr="000C5EFC">
              <w:rPr>
                <w:rFonts w:ascii="Times New Roman" w:hAnsi="Times New Roman" w:cs="Times New Roman"/>
              </w:rPr>
              <w:t>mode</w:t>
            </w:r>
            <w:bookmarkEnd w:id="2502"/>
            <w:bookmarkEnd w:id="2503"/>
            <w:bookmarkEnd w:id="2504"/>
          </w:p>
        </w:tc>
      </w:tr>
      <w:tr w:rsidR="00D83FE0" w:rsidRPr="00581CAA" w:rsidTr="00F51E3B">
        <w:tc>
          <w:tcPr>
            <w:tcW w:w="2880" w:type="dxa"/>
          </w:tcPr>
          <w:p w:rsidR="00D83FE0" w:rsidRPr="00581CAA" w:rsidRDefault="00D83FE0" w:rsidP="00CB5FB1">
            <w:pPr>
              <w:rPr>
                <w:rFonts w:cs="Times New Roman"/>
              </w:rPr>
            </w:pPr>
            <w:r w:rsidRPr="00581CAA">
              <w:rPr>
                <w:rFonts w:cs="Times New Roman"/>
              </w:rPr>
              <w:t xml:space="preserve">Return Values </w:t>
            </w:r>
          </w:p>
        </w:tc>
        <w:tc>
          <w:tcPr>
            <w:tcW w:w="6228" w:type="dxa"/>
          </w:tcPr>
          <w:p w:rsidR="00D83FE0" w:rsidRPr="00581CAA" w:rsidRDefault="00D83FE0" w:rsidP="00CB5FB1">
            <w:pPr>
              <w:rPr>
                <w:rFonts w:cs="Times New Roman"/>
              </w:rPr>
            </w:pPr>
            <w:r w:rsidRPr="00581CAA">
              <w:rPr>
                <w:rFonts w:cs="Times New Roman"/>
              </w:rPr>
              <w:t>none</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Range</w:t>
            </w:r>
          </w:p>
        </w:tc>
        <w:tc>
          <w:tcPr>
            <w:tcW w:w="6228" w:type="dxa"/>
          </w:tcPr>
          <w:p w:rsidR="00D83FE0" w:rsidRPr="00581CAA" w:rsidRDefault="00D83FE0" w:rsidP="00CB5FB1">
            <w:pPr>
              <w:rPr>
                <w:rFonts w:cs="Times New Roman"/>
              </w:rPr>
            </w:pPr>
            <w:r w:rsidRPr="00581CAA">
              <w:rPr>
                <w:rFonts w:cs="Times New Roman"/>
              </w:rPr>
              <w:t>ON</w:t>
            </w:r>
            <w:r w:rsidRPr="00581CAA">
              <w:rPr>
                <w:rFonts w:cs="Times New Roman"/>
              </w:rPr>
              <w:tab/>
              <w:t>Reset timer to 0 and start timer</w:t>
            </w:r>
          </w:p>
          <w:p w:rsidR="00D83FE0" w:rsidRPr="00581CAA" w:rsidRDefault="00D83FE0" w:rsidP="00CB5FB1">
            <w:pPr>
              <w:rPr>
                <w:rFonts w:cs="Times New Roman"/>
              </w:rPr>
            </w:pPr>
            <w:r w:rsidRPr="00581CAA">
              <w:rPr>
                <w:rFonts w:cs="Times New Roman"/>
              </w:rPr>
              <w:t>OFF</w:t>
            </w:r>
            <w:r w:rsidRPr="00581CAA">
              <w:rPr>
                <w:rFonts w:cs="Times New Roman"/>
              </w:rPr>
              <w:tab/>
              <w:t>Stop timer</w:t>
            </w:r>
          </w:p>
          <w:p w:rsidR="00D83FE0" w:rsidRPr="00581CAA" w:rsidRDefault="00D83FE0" w:rsidP="00CB5FB1">
            <w:pPr>
              <w:rPr>
                <w:rFonts w:cs="Times New Roman"/>
              </w:rPr>
            </w:pP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Type</w:t>
            </w:r>
          </w:p>
        </w:tc>
        <w:tc>
          <w:tcPr>
            <w:tcW w:w="6228" w:type="dxa"/>
          </w:tcPr>
          <w:p w:rsidR="00D83FE0" w:rsidRPr="00581CAA" w:rsidRDefault="00D83FE0" w:rsidP="00CB5FB1">
            <w:pPr>
              <w:rPr>
                <w:rFonts w:cs="Times New Roman"/>
              </w:rPr>
            </w:pPr>
            <w:r w:rsidRPr="00581CAA">
              <w:rPr>
                <w:rFonts w:cs="Times New Roman"/>
              </w:rPr>
              <w:t>string</w:t>
            </w:r>
          </w:p>
        </w:tc>
      </w:tr>
      <w:tr w:rsidR="00D83FE0" w:rsidRPr="00581CAA" w:rsidTr="00F51E3B">
        <w:tc>
          <w:tcPr>
            <w:tcW w:w="2880" w:type="dxa"/>
          </w:tcPr>
          <w:p w:rsidR="00D83FE0" w:rsidRPr="00581CAA" w:rsidRDefault="00D83FE0" w:rsidP="00CB5FB1">
            <w:pPr>
              <w:rPr>
                <w:rFonts w:cs="Times New Roman"/>
              </w:rPr>
            </w:pPr>
            <w:r w:rsidRPr="00581CAA">
              <w:rPr>
                <w:rFonts w:cs="Times New Roman"/>
              </w:rPr>
              <w:t>Example</w:t>
            </w:r>
          </w:p>
        </w:tc>
        <w:tc>
          <w:tcPr>
            <w:tcW w:w="6228" w:type="dxa"/>
          </w:tcPr>
          <w:p w:rsidR="00D83FE0" w:rsidRPr="000C5EFC" w:rsidRDefault="00D83FE0" w:rsidP="00CA3933">
            <w:pPr>
              <w:pStyle w:val="Commandexample"/>
              <w:rPr>
                <w:rFonts w:ascii="Times New Roman" w:hAnsi="Times New Roman" w:cs="Times New Roman"/>
              </w:rPr>
            </w:pPr>
            <w:bookmarkStart w:id="2505" w:name="_Toc390790059"/>
            <w:bookmarkStart w:id="2506" w:name="_Toc390790790"/>
            <w:bookmarkStart w:id="2507" w:name="_Toc390791155"/>
            <w:bookmarkStart w:id="2508" w:name="_Toc390791774"/>
            <w:bookmarkStart w:id="2509" w:name="_Toc390792220"/>
            <w:r w:rsidRPr="000C5EFC">
              <w:rPr>
                <w:rFonts w:ascii="Times New Roman" w:hAnsi="Times New Roman" w:cs="Times New Roman"/>
              </w:rPr>
              <w:t>AP:TIMER ON</w:t>
            </w:r>
            <w:bookmarkEnd w:id="2505"/>
            <w:bookmarkEnd w:id="2506"/>
            <w:bookmarkEnd w:id="2507"/>
            <w:bookmarkEnd w:id="2508"/>
            <w:bookmarkEnd w:id="2509"/>
          </w:p>
        </w:tc>
      </w:tr>
    </w:tbl>
    <w:p w:rsidR="00812358" w:rsidRPr="00581CAA" w:rsidRDefault="00812358" w:rsidP="00812358">
      <w:pPr>
        <w:rPr>
          <w:rFonts w:cs="Times New Roman"/>
        </w:rPr>
      </w:pPr>
    </w:p>
    <w:p w:rsidR="00812358" w:rsidRPr="00581CAA" w:rsidRDefault="00812358" w:rsidP="00432D80">
      <w:pPr>
        <w:pStyle w:val="listlevel3"/>
      </w:pPr>
      <w:bookmarkStart w:id="2510" w:name="_Toc390791414"/>
      <w:bookmarkStart w:id="2511" w:name="_Toc390791775"/>
      <w:bookmarkStart w:id="2512" w:name="_Toc390792221"/>
      <w:bookmarkStart w:id="2513" w:name="_Toc459569432"/>
      <w:r w:rsidRPr="00581CAA">
        <w:t>Get Application Timer</w:t>
      </w:r>
      <w:bookmarkEnd w:id="2510"/>
      <w:bookmarkEnd w:id="2511"/>
      <w:bookmarkEnd w:id="2512"/>
      <w:bookmarkEnd w:id="251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C833D6" w:rsidP="00CB5FB1">
            <w:pPr>
              <w:rPr>
                <w:rFonts w:cs="Times New Roman"/>
              </w:rPr>
            </w:pPr>
            <w:r w:rsidRPr="00581CAA">
              <w:rPr>
                <w:rFonts w:cs="Times New Roman"/>
              </w:rPr>
              <w:t>Gets the status of a timer which is stored in volatile memory.</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Setting Type</w:t>
            </w:r>
          </w:p>
        </w:tc>
        <w:tc>
          <w:tcPr>
            <w:tcW w:w="6228" w:type="dxa"/>
          </w:tcPr>
          <w:p w:rsidR="00C833D6" w:rsidRPr="00581CAA" w:rsidRDefault="00C833D6" w:rsidP="00CB5FB1">
            <w:pPr>
              <w:rPr>
                <w:rFonts w:cs="Times New Roman"/>
              </w:rPr>
            </w:pPr>
            <w:r w:rsidRPr="00581CAA">
              <w:rPr>
                <w:rFonts w:cs="Times New Roman"/>
              </w:rPr>
              <w:t>Global</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Command</w:t>
            </w:r>
          </w:p>
        </w:tc>
        <w:tc>
          <w:tcPr>
            <w:tcW w:w="6228" w:type="dxa"/>
          </w:tcPr>
          <w:p w:rsidR="00C833D6" w:rsidRPr="000C5EFC" w:rsidRDefault="00C833D6" w:rsidP="005C45A0">
            <w:pPr>
              <w:pStyle w:val="Command"/>
              <w:rPr>
                <w:rFonts w:ascii="Times New Roman" w:hAnsi="Times New Roman" w:cs="Times New Roman"/>
              </w:rPr>
            </w:pPr>
            <w:bookmarkStart w:id="2514" w:name="_Toc390790060"/>
            <w:bookmarkStart w:id="2515" w:name="_Toc390790791"/>
            <w:bookmarkStart w:id="2516" w:name="_Toc390791156"/>
            <w:bookmarkStart w:id="2517" w:name="_Toc390791776"/>
            <w:bookmarkStart w:id="2518" w:name="_Toc390792222"/>
            <w:bookmarkStart w:id="2519" w:name="_Toc459569433"/>
            <w:r w:rsidRPr="000C5EFC">
              <w:rPr>
                <w:rFonts w:ascii="Times New Roman" w:hAnsi="Times New Roman" w:cs="Times New Roman"/>
              </w:rPr>
              <w:t>AP:TIMER?</w:t>
            </w:r>
            <w:bookmarkEnd w:id="2514"/>
            <w:bookmarkEnd w:id="2515"/>
            <w:bookmarkEnd w:id="2516"/>
            <w:bookmarkEnd w:id="2517"/>
            <w:bookmarkEnd w:id="2518"/>
            <w:bookmarkEnd w:id="2519"/>
          </w:p>
        </w:tc>
      </w:tr>
      <w:tr w:rsidR="00C833D6" w:rsidRPr="00581CAA" w:rsidTr="00F51E3B">
        <w:tc>
          <w:tcPr>
            <w:tcW w:w="2880" w:type="dxa"/>
          </w:tcPr>
          <w:p w:rsidR="00C833D6" w:rsidRPr="00581CAA" w:rsidRDefault="00C833D6" w:rsidP="00CB5FB1">
            <w:pPr>
              <w:rPr>
                <w:rFonts w:cs="Times New Roman"/>
              </w:rPr>
            </w:pPr>
            <w:r w:rsidRPr="00581CAA">
              <w:rPr>
                <w:rFonts w:cs="Times New Roman"/>
              </w:rPr>
              <w:t>Parameters</w:t>
            </w:r>
          </w:p>
        </w:tc>
        <w:tc>
          <w:tcPr>
            <w:tcW w:w="6228" w:type="dxa"/>
          </w:tcPr>
          <w:p w:rsidR="00C833D6" w:rsidRPr="00581CAA" w:rsidRDefault="00C833D6" w:rsidP="00CB5FB1">
            <w:pPr>
              <w:rPr>
                <w:rFonts w:cs="Times New Roman"/>
              </w:rPr>
            </w:pPr>
            <w:r w:rsidRPr="00581CAA">
              <w:rPr>
                <w:rFonts w:cs="Times New Roman"/>
              </w:rPr>
              <w:t>none</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 xml:space="preserve">Return Values </w:t>
            </w:r>
          </w:p>
        </w:tc>
        <w:tc>
          <w:tcPr>
            <w:tcW w:w="6228" w:type="dxa"/>
          </w:tcPr>
          <w:p w:rsidR="00C833D6" w:rsidRPr="00581CAA" w:rsidRDefault="00C833D6" w:rsidP="00CB5FB1">
            <w:pPr>
              <w:rPr>
                <w:rFonts w:cs="Times New Roman"/>
              </w:rPr>
            </w:pPr>
            <w:r w:rsidRPr="00581CAA">
              <w:rPr>
                <w:rFonts w:cs="Times New Roman"/>
              </w:rPr>
              <w:t>value (Seconds)</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Range</w:t>
            </w:r>
          </w:p>
        </w:tc>
        <w:tc>
          <w:tcPr>
            <w:tcW w:w="6228" w:type="dxa"/>
          </w:tcPr>
          <w:p w:rsidR="00C833D6" w:rsidRPr="00581CAA" w:rsidRDefault="00C833D6" w:rsidP="00CB5FB1">
            <w:pPr>
              <w:rPr>
                <w:rFonts w:cs="Times New Roman"/>
              </w:rPr>
            </w:pPr>
            <w:r w:rsidRPr="00581CAA">
              <w:rPr>
                <w:rFonts w:cs="Times New Roman"/>
              </w:rPr>
              <w:t>N/A</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Type</w:t>
            </w:r>
          </w:p>
        </w:tc>
        <w:tc>
          <w:tcPr>
            <w:tcW w:w="6228" w:type="dxa"/>
          </w:tcPr>
          <w:p w:rsidR="00C833D6" w:rsidRPr="00581CAA" w:rsidRDefault="00C833D6" w:rsidP="00CB5FB1">
            <w:pPr>
              <w:rPr>
                <w:rFonts w:cs="Times New Roman"/>
              </w:rPr>
            </w:pPr>
            <w:r w:rsidRPr="00581CAA">
              <w:rPr>
                <w:rFonts w:cs="Times New Roman"/>
              </w:rPr>
              <w:t>String</w:t>
            </w:r>
          </w:p>
        </w:tc>
      </w:tr>
      <w:tr w:rsidR="00C833D6" w:rsidRPr="00581CAA" w:rsidTr="00F51E3B">
        <w:tc>
          <w:tcPr>
            <w:tcW w:w="2880" w:type="dxa"/>
          </w:tcPr>
          <w:p w:rsidR="00C833D6" w:rsidRPr="00581CAA" w:rsidRDefault="00C833D6" w:rsidP="00CB5FB1">
            <w:pPr>
              <w:rPr>
                <w:rFonts w:cs="Times New Roman"/>
              </w:rPr>
            </w:pPr>
            <w:r w:rsidRPr="00581CAA">
              <w:rPr>
                <w:rFonts w:cs="Times New Roman"/>
              </w:rPr>
              <w:t>Example</w:t>
            </w:r>
          </w:p>
        </w:tc>
        <w:tc>
          <w:tcPr>
            <w:tcW w:w="6228" w:type="dxa"/>
          </w:tcPr>
          <w:p w:rsidR="00C833D6" w:rsidRPr="000C5EFC" w:rsidRDefault="00C833D6" w:rsidP="00CA3933">
            <w:pPr>
              <w:pStyle w:val="Commandexample"/>
              <w:rPr>
                <w:rFonts w:ascii="Times New Roman" w:hAnsi="Times New Roman" w:cs="Times New Roman"/>
              </w:rPr>
            </w:pPr>
            <w:bookmarkStart w:id="2520" w:name="_Toc390790061"/>
            <w:bookmarkStart w:id="2521" w:name="_Toc390790792"/>
            <w:bookmarkStart w:id="2522" w:name="_Toc390791157"/>
            <w:bookmarkStart w:id="2523" w:name="_Toc390791777"/>
            <w:bookmarkStart w:id="2524" w:name="_Toc390792223"/>
            <w:r w:rsidRPr="000C5EFC">
              <w:rPr>
                <w:rFonts w:ascii="Times New Roman" w:hAnsi="Times New Roman" w:cs="Times New Roman"/>
              </w:rPr>
              <w:t>AP:TIMER? -- query command</w:t>
            </w:r>
            <w:bookmarkEnd w:id="2520"/>
            <w:bookmarkEnd w:id="2521"/>
            <w:bookmarkEnd w:id="2522"/>
            <w:bookmarkEnd w:id="2523"/>
            <w:bookmarkEnd w:id="2524"/>
          </w:p>
          <w:p w:rsidR="00C76AD4" w:rsidRPr="000C5EFC" w:rsidRDefault="00C833D6" w:rsidP="00CA3933">
            <w:pPr>
              <w:pStyle w:val="Commandexample"/>
              <w:rPr>
                <w:rFonts w:ascii="Times New Roman" w:hAnsi="Times New Roman" w:cs="Times New Roman"/>
              </w:rPr>
            </w:pPr>
            <w:bookmarkStart w:id="2525" w:name="_Toc390790062"/>
            <w:bookmarkStart w:id="2526" w:name="_Toc390790793"/>
            <w:bookmarkStart w:id="2527" w:name="_Toc390791158"/>
            <w:bookmarkStart w:id="2528" w:name="_Toc390791778"/>
            <w:bookmarkStart w:id="2529" w:name="_Toc390792224"/>
            <w:r w:rsidRPr="000C5EFC">
              <w:rPr>
                <w:rFonts w:ascii="Times New Roman" w:hAnsi="Times New Roman" w:cs="Times New Roman"/>
              </w:rPr>
              <w:t>105.4 -- return value in seconds</w:t>
            </w:r>
            <w:bookmarkEnd w:id="2525"/>
            <w:bookmarkEnd w:id="2526"/>
            <w:bookmarkEnd w:id="2527"/>
            <w:bookmarkEnd w:id="2528"/>
            <w:bookmarkEnd w:id="2529"/>
          </w:p>
          <w:p w:rsidR="00C833D6" w:rsidRPr="000C5EFC" w:rsidRDefault="00C833D6"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32D80">
      <w:pPr>
        <w:pStyle w:val="listlevel3"/>
      </w:pPr>
      <w:bookmarkStart w:id="2530" w:name="_Toc390791415"/>
      <w:bookmarkStart w:id="2531" w:name="_Toc390791779"/>
      <w:bookmarkStart w:id="2532" w:name="_Toc390792225"/>
      <w:bookmarkStart w:id="2533" w:name="_Toc459569434"/>
      <w:r w:rsidRPr="00581CAA">
        <w:t>Get Camera Command List</w:t>
      </w:r>
      <w:bookmarkEnd w:id="2530"/>
      <w:bookmarkEnd w:id="2531"/>
      <w:bookmarkEnd w:id="2532"/>
      <w:bookmarkEnd w:id="253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822651" w:rsidP="00CB5FB1">
            <w:pPr>
              <w:rPr>
                <w:rFonts w:cs="Times New Roman"/>
              </w:rPr>
            </w:pPr>
            <w:r w:rsidRPr="00581CAA">
              <w:rPr>
                <w:rFonts w:cs="Times New Roman"/>
              </w:rPr>
              <w:t>Returns the camera command list. The list includes commands in this manual, as well as optional commands beyond the manual’s scope, support or validation. An optional prefix can be used to reduce the output list size.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822651"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822651" w:rsidP="005C45A0">
            <w:pPr>
              <w:pStyle w:val="Command"/>
              <w:rPr>
                <w:rFonts w:ascii="Times New Roman" w:hAnsi="Times New Roman" w:cs="Times New Roman"/>
              </w:rPr>
            </w:pPr>
            <w:bookmarkStart w:id="2534" w:name="_Toc390790063"/>
            <w:bookmarkStart w:id="2535" w:name="_Toc390790794"/>
            <w:bookmarkStart w:id="2536" w:name="_Toc390791159"/>
            <w:bookmarkStart w:id="2537" w:name="_Toc390791780"/>
            <w:bookmarkStart w:id="2538" w:name="_Toc390792226"/>
            <w:bookmarkStart w:id="2539" w:name="_Toc459569435"/>
            <w:r w:rsidRPr="000C5EFC">
              <w:rPr>
                <w:rFonts w:ascii="Times New Roman" w:hAnsi="Times New Roman" w:cs="Times New Roman"/>
              </w:rPr>
              <w:t>CMDS? [</w:t>
            </w:r>
            <w:r w:rsidRPr="000C5EFC">
              <w:rPr>
                <w:rFonts w:ascii="Times New Roman" w:hAnsi="Times New Roman" w:cs="Times New Roman"/>
                <w:i/>
              </w:rPr>
              <w:t>prefix</w:t>
            </w:r>
            <w:r w:rsidRPr="000C5EFC">
              <w:rPr>
                <w:rFonts w:ascii="Times New Roman" w:hAnsi="Times New Roman" w:cs="Times New Roman"/>
              </w:rPr>
              <w:t>]</w:t>
            </w:r>
            <w:bookmarkEnd w:id="2534"/>
            <w:bookmarkEnd w:id="2535"/>
            <w:bookmarkEnd w:id="2536"/>
            <w:bookmarkEnd w:id="2537"/>
            <w:bookmarkEnd w:id="2538"/>
            <w:bookmarkEnd w:id="2539"/>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0C5EFC" w:rsidRDefault="00822651" w:rsidP="001214F6">
            <w:pPr>
              <w:pStyle w:val="Parameter"/>
              <w:rPr>
                <w:rFonts w:ascii="Times New Roman" w:hAnsi="Times New Roman" w:cs="Times New Roman"/>
              </w:rPr>
            </w:pPr>
            <w:bookmarkStart w:id="2540" w:name="_Toc390790064"/>
            <w:bookmarkStart w:id="2541" w:name="_Toc390790795"/>
            <w:bookmarkStart w:id="2542" w:name="_Toc390791160"/>
            <w:r w:rsidRPr="000C5EFC">
              <w:rPr>
                <w:rFonts w:ascii="Times New Roman" w:hAnsi="Times New Roman" w:cs="Times New Roman"/>
              </w:rPr>
              <w:t>prefix (optional)</w:t>
            </w:r>
            <w:bookmarkEnd w:id="2540"/>
            <w:bookmarkEnd w:id="2541"/>
            <w:bookmarkEnd w:id="2542"/>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822651" w:rsidP="00CB5FB1">
            <w:pPr>
              <w:rPr>
                <w:rFonts w:cs="Times New Roman"/>
              </w:rPr>
            </w:pPr>
            <w:r w:rsidRPr="00581CAA">
              <w:rPr>
                <w:rFonts w:cs="Times New Roman"/>
              </w:rPr>
              <w:t>value (command)</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822651"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822651"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lastRenderedPageBreak/>
              <w:t>Example</w:t>
            </w:r>
          </w:p>
        </w:tc>
        <w:tc>
          <w:tcPr>
            <w:tcW w:w="6228" w:type="dxa"/>
          </w:tcPr>
          <w:p w:rsidR="00C76AD4" w:rsidRPr="000C5EFC" w:rsidRDefault="00822651" w:rsidP="00CA3933">
            <w:pPr>
              <w:pStyle w:val="Commandexample"/>
              <w:rPr>
                <w:rFonts w:ascii="Times New Roman" w:hAnsi="Times New Roman" w:cs="Times New Roman"/>
              </w:rPr>
            </w:pPr>
            <w:bookmarkStart w:id="2543" w:name="_Toc390790065"/>
            <w:bookmarkStart w:id="2544" w:name="_Toc390790796"/>
            <w:bookmarkStart w:id="2545" w:name="_Toc390791161"/>
            <w:bookmarkStart w:id="2546" w:name="_Toc390791781"/>
            <w:bookmarkStart w:id="2547" w:name="_Toc390792227"/>
            <w:r w:rsidRPr="000C5EFC">
              <w:rPr>
                <w:rFonts w:ascii="Times New Roman" w:hAnsi="Times New Roman" w:cs="Times New Roman"/>
              </w:rPr>
              <w:t>CMDS? BA -- query command</w:t>
            </w:r>
            <w:bookmarkEnd w:id="2543"/>
            <w:bookmarkEnd w:id="2544"/>
            <w:bookmarkEnd w:id="2545"/>
            <w:bookmarkEnd w:id="2546"/>
            <w:bookmarkEnd w:id="2547"/>
          </w:p>
          <w:p w:rsidR="00C76AD4" w:rsidRPr="000C5EFC" w:rsidRDefault="00822651" w:rsidP="00CA3933">
            <w:pPr>
              <w:pStyle w:val="Commandexample"/>
              <w:rPr>
                <w:rFonts w:ascii="Times New Roman" w:hAnsi="Times New Roman" w:cs="Times New Roman"/>
              </w:rPr>
            </w:pPr>
            <w:bookmarkStart w:id="2548" w:name="_Toc390790066"/>
            <w:bookmarkStart w:id="2549" w:name="_Toc390790797"/>
            <w:bookmarkStart w:id="2550" w:name="_Toc390791162"/>
            <w:bookmarkStart w:id="2551" w:name="_Toc390791782"/>
            <w:bookmarkStart w:id="2552" w:name="_Toc390792228"/>
            <w:r w:rsidRPr="000C5EFC">
              <w:rPr>
                <w:rFonts w:ascii="Times New Roman" w:hAnsi="Times New Roman" w:cs="Times New Roman"/>
              </w:rPr>
              <w:t xml:space="preserve">BAUD:CURRENT </w:t>
            </w:r>
            <w:r w:rsidRPr="000C5EFC">
              <w:rPr>
                <w:rFonts w:ascii="Times New Roman" w:hAnsi="Times New Roman" w:cs="Times New Roman"/>
              </w:rPr>
              <w:tab/>
              <w:t>-- response value (beginning with ‘BA’ in this example)</w:t>
            </w:r>
            <w:bookmarkEnd w:id="2548"/>
            <w:bookmarkEnd w:id="2549"/>
            <w:bookmarkEnd w:id="2550"/>
            <w:bookmarkEnd w:id="2551"/>
            <w:bookmarkEnd w:id="2552"/>
          </w:p>
          <w:p w:rsidR="00C76AD4" w:rsidRPr="000C5EFC" w:rsidRDefault="00822651" w:rsidP="00CA3933">
            <w:pPr>
              <w:pStyle w:val="Commandexample"/>
              <w:rPr>
                <w:rFonts w:ascii="Times New Roman" w:hAnsi="Times New Roman" w:cs="Times New Roman"/>
              </w:rPr>
            </w:pPr>
            <w:bookmarkStart w:id="2553" w:name="_Toc390790067"/>
            <w:bookmarkStart w:id="2554" w:name="_Toc390790798"/>
            <w:bookmarkStart w:id="2555" w:name="_Toc390791163"/>
            <w:bookmarkStart w:id="2556" w:name="_Toc390791783"/>
            <w:bookmarkStart w:id="2557" w:name="_Toc390792229"/>
            <w:r w:rsidRPr="000C5EFC">
              <w:rPr>
                <w:rFonts w:ascii="Times New Roman" w:hAnsi="Times New Roman" w:cs="Times New Roman"/>
              </w:rPr>
              <w:t xml:space="preserve">BAUD:CURRENT? </w:t>
            </w:r>
            <w:r w:rsidRPr="000C5EFC">
              <w:rPr>
                <w:rFonts w:ascii="Times New Roman" w:hAnsi="Times New Roman" w:cs="Times New Roman"/>
              </w:rPr>
              <w:tab/>
              <w:t>-- cont.</w:t>
            </w:r>
            <w:bookmarkEnd w:id="2553"/>
            <w:bookmarkEnd w:id="2554"/>
            <w:bookmarkEnd w:id="2555"/>
            <w:bookmarkEnd w:id="2556"/>
            <w:bookmarkEnd w:id="2557"/>
          </w:p>
          <w:p w:rsidR="00C76AD4" w:rsidRPr="000C5EFC" w:rsidRDefault="00822651" w:rsidP="00CA3933">
            <w:pPr>
              <w:pStyle w:val="Commandexample"/>
              <w:rPr>
                <w:rFonts w:ascii="Times New Roman" w:hAnsi="Times New Roman" w:cs="Times New Roman"/>
              </w:rPr>
            </w:pPr>
            <w:bookmarkStart w:id="2558" w:name="_Toc390790068"/>
            <w:bookmarkStart w:id="2559" w:name="_Toc390790799"/>
            <w:bookmarkStart w:id="2560" w:name="_Toc390791164"/>
            <w:bookmarkStart w:id="2561" w:name="_Toc390791784"/>
            <w:bookmarkStart w:id="2562" w:name="_Toc390792230"/>
            <w:r w:rsidRPr="000C5EFC">
              <w:rPr>
                <w:rFonts w:ascii="Times New Roman" w:hAnsi="Times New Roman" w:cs="Times New Roman"/>
              </w:rPr>
              <w:t xml:space="preserve">BAUD:FUTURE </w:t>
            </w:r>
            <w:r w:rsidRPr="000C5EFC">
              <w:rPr>
                <w:rFonts w:ascii="Times New Roman" w:hAnsi="Times New Roman" w:cs="Times New Roman"/>
              </w:rPr>
              <w:tab/>
              <w:t>-- cont.</w:t>
            </w:r>
            <w:bookmarkEnd w:id="2558"/>
            <w:bookmarkEnd w:id="2559"/>
            <w:bookmarkEnd w:id="2560"/>
            <w:bookmarkEnd w:id="2561"/>
            <w:bookmarkEnd w:id="2562"/>
          </w:p>
          <w:p w:rsidR="00C76AD4" w:rsidRPr="000C5EFC" w:rsidRDefault="00822651" w:rsidP="00CA3933">
            <w:pPr>
              <w:pStyle w:val="Commandexample"/>
              <w:rPr>
                <w:rFonts w:ascii="Times New Roman" w:hAnsi="Times New Roman" w:cs="Times New Roman"/>
              </w:rPr>
            </w:pPr>
            <w:bookmarkStart w:id="2563" w:name="_Toc390790069"/>
            <w:bookmarkStart w:id="2564" w:name="_Toc390790800"/>
            <w:bookmarkStart w:id="2565" w:name="_Toc390791165"/>
            <w:bookmarkStart w:id="2566" w:name="_Toc390791785"/>
            <w:bookmarkStart w:id="2567" w:name="_Toc390792231"/>
            <w:r w:rsidRPr="000C5EFC">
              <w:rPr>
                <w:rFonts w:ascii="Times New Roman" w:hAnsi="Times New Roman" w:cs="Times New Roman"/>
              </w:rPr>
              <w:t xml:space="preserve">BAUD:FUTURE? </w:t>
            </w:r>
            <w:r w:rsidRPr="000C5EFC">
              <w:rPr>
                <w:rFonts w:ascii="Times New Roman" w:hAnsi="Times New Roman" w:cs="Times New Roman"/>
              </w:rPr>
              <w:tab/>
              <w:t>-- cont.</w:t>
            </w:r>
            <w:bookmarkEnd w:id="2563"/>
            <w:bookmarkEnd w:id="2564"/>
            <w:bookmarkEnd w:id="2565"/>
            <w:bookmarkEnd w:id="2566"/>
            <w:bookmarkEnd w:id="2567"/>
          </w:p>
          <w:p w:rsidR="00C76AD4" w:rsidRPr="000C5EFC" w:rsidRDefault="00C76AD4" w:rsidP="00CA3933">
            <w:pPr>
              <w:pStyle w:val="Commandexample"/>
              <w:rPr>
                <w:rFonts w:ascii="Times New Roman" w:hAnsi="Times New Roman" w:cs="Times New Roman"/>
              </w:rPr>
            </w:pPr>
          </w:p>
          <w:p w:rsidR="00822651" w:rsidRPr="000C5EFC" w:rsidRDefault="00822651" w:rsidP="00CA3933">
            <w:pPr>
              <w:pStyle w:val="Commandexample"/>
              <w:rPr>
                <w:rFonts w:ascii="Times New Roman" w:hAnsi="Times New Roman" w:cs="Times New Roman"/>
              </w:rPr>
            </w:pPr>
            <w:bookmarkStart w:id="2568" w:name="_Toc390790070"/>
            <w:bookmarkStart w:id="2569" w:name="_Toc390790801"/>
            <w:bookmarkStart w:id="2570" w:name="_Toc390791166"/>
            <w:bookmarkStart w:id="2571" w:name="_Toc390791786"/>
            <w:bookmarkStart w:id="2572" w:name="_Toc390792232"/>
            <w:r w:rsidRPr="000C5EFC">
              <w:rPr>
                <w:rFonts w:ascii="Times New Roman" w:hAnsi="Times New Roman" w:cs="Times New Roman"/>
              </w:rPr>
              <w:t>CMDS? AGC -- query command</w:t>
            </w:r>
            <w:bookmarkEnd w:id="2568"/>
            <w:bookmarkEnd w:id="2569"/>
            <w:bookmarkEnd w:id="2570"/>
            <w:bookmarkEnd w:id="2571"/>
            <w:bookmarkEnd w:id="2572"/>
          </w:p>
          <w:p w:rsidR="00822651" w:rsidRPr="000C5EFC" w:rsidRDefault="00822651" w:rsidP="00CA3933">
            <w:pPr>
              <w:pStyle w:val="Commandexample"/>
              <w:rPr>
                <w:rFonts w:ascii="Times New Roman" w:hAnsi="Times New Roman" w:cs="Times New Roman"/>
              </w:rPr>
            </w:pPr>
            <w:bookmarkStart w:id="2573" w:name="_Toc390790071"/>
            <w:bookmarkStart w:id="2574" w:name="_Toc390790802"/>
            <w:bookmarkStart w:id="2575" w:name="_Toc390791167"/>
            <w:bookmarkStart w:id="2576" w:name="_Toc390791787"/>
            <w:bookmarkStart w:id="2577" w:name="_Toc390792233"/>
            <w:r w:rsidRPr="000C5EFC">
              <w:rPr>
                <w:rFonts w:ascii="Times New Roman" w:hAnsi="Times New Roman" w:cs="Times New Roman"/>
              </w:rPr>
              <w:t>(prefix match, all AGC commands will be output)</w:t>
            </w:r>
            <w:bookmarkEnd w:id="2573"/>
            <w:bookmarkEnd w:id="2574"/>
            <w:bookmarkEnd w:id="2575"/>
            <w:bookmarkEnd w:id="2576"/>
            <w:bookmarkEnd w:id="2577"/>
          </w:p>
          <w:p w:rsidR="00C76AD4" w:rsidRPr="000C5EFC" w:rsidRDefault="00822651" w:rsidP="00CA3933">
            <w:pPr>
              <w:pStyle w:val="Commandexample"/>
              <w:rPr>
                <w:rFonts w:ascii="Times New Roman" w:hAnsi="Times New Roman" w:cs="Times New Roman"/>
              </w:rPr>
            </w:pPr>
            <w:bookmarkStart w:id="2578" w:name="_Toc390790072"/>
            <w:bookmarkStart w:id="2579" w:name="_Toc390790803"/>
            <w:bookmarkStart w:id="2580" w:name="_Toc390791168"/>
            <w:bookmarkStart w:id="2581" w:name="_Toc390791788"/>
            <w:bookmarkStart w:id="2582" w:name="_Toc390792234"/>
            <w:r w:rsidRPr="000C5EFC">
              <w:rPr>
                <w:rFonts w:ascii="Times New Roman" w:hAnsi="Times New Roman" w:cs="Times New Roman"/>
              </w:rPr>
              <w:t>CMDS? 4</w:t>
            </w:r>
            <w:bookmarkEnd w:id="2578"/>
            <w:bookmarkEnd w:id="2579"/>
            <w:bookmarkEnd w:id="2580"/>
            <w:bookmarkEnd w:id="2581"/>
            <w:bookmarkEnd w:id="2582"/>
          </w:p>
          <w:p w:rsidR="00822651" w:rsidRPr="000C5EFC" w:rsidRDefault="00822651" w:rsidP="00CA3933">
            <w:pPr>
              <w:pStyle w:val="Commandexample"/>
              <w:rPr>
                <w:rFonts w:ascii="Times New Roman" w:hAnsi="Times New Roman" w:cs="Times New Roman"/>
              </w:rPr>
            </w:pPr>
            <w:bookmarkStart w:id="2583" w:name="_Toc390790073"/>
            <w:bookmarkStart w:id="2584" w:name="_Toc390790804"/>
            <w:bookmarkStart w:id="2585" w:name="_Toc390791169"/>
            <w:bookmarkStart w:id="2586" w:name="_Toc390791789"/>
            <w:bookmarkStart w:id="2587" w:name="_Toc390792235"/>
            <w:r w:rsidRPr="000C5EFC">
              <w:rPr>
                <w:rFonts w:ascii="Times New Roman" w:hAnsi="Times New Roman" w:cs="Times New Roman"/>
              </w:rPr>
              <w:t>(outputs in 4 columns)</w:t>
            </w:r>
            <w:bookmarkEnd w:id="2583"/>
            <w:bookmarkEnd w:id="2584"/>
            <w:bookmarkEnd w:id="2585"/>
            <w:bookmarkEnd w:id="2586"/>
            <w:bookmarkEnd w:id="2587"/>
          </w:p>
          <w:p w:rsidR="00C76AD4" w:rsidRPr="000C5EFC" w:rsidRDefault="00822651" w:rsidP="00CA3933">
            <w:pPr>
              <w:pStyle w:val="Commandexample"/>
              <w:rPr>
                <w:rFonts w:ascii="Times New Roman" w:hAnsi="Times New Roman" w:cs="Times New Roman"/>
              </w:rPr>
            </w:pPr>
            <w:bookmarkStart w:id="2588" w:name="_Toc390790074"/>
            <w:bookmarkStart w:id="2589" w:name="_Toc390790805"/>
            <w:bookmarkStart w:id="2590" w:name="_Toc390791170"/>
            <w:bookmarkStart w:id="2591" w:name="_Toc390791790"/>
            <w:bookmarkStart w:id="2592" w:name="_Toc390792236"/>
            <w:r w:rsidRPr="000C5EFC">
              <w:rPr>
                <w:rFonts w:ascii="Times New Roman" w:hAnsi="Times New Roman" w:cs="Times New Roman"/>
              </w:rPr>
              <w:t>CMDS? HELP</w:t>
            </w:r>
            <w:bookmarkEnd w:id="2588"/>
            <w:bookmarkEnd w:id="2589"/>
            <w:bookmarkEnd w:id="2590"/>
            <w:bookmarkEnd w:id="2591"/>
            <w:bookmarkEnd w:id="2592"/>
          </w:p>
          <w:p w:rsidR="00822651" w:rsidRPr="000C5EFC" w:rsidRDefault="00822651" w:rsidP="00CA3933">
            <w:pPr>
              <w:pStyle w:val="Commandexample"/>
              <w:rPr>
                <w:rFonts w:ascii="Times New Roman" w:hAnsi="Times New Roman" w:cs="Times New Roman"/>
              </w:rPr>
            </w:pPr>
            <w:bookmarkStart w:id="2593" w:name="_Toc390790075"/>
            <w:bookmarkStart w:id="2594" w:name="_Toc390790806"/>
            <w:bookmarkStart w:id="2595" w:name="_Toc390791171"/>
            <w:bookmarkStart w:id="2596" w:name="_Toc390791791"/>
            <w:bookmarkStart w:id="2597" w:name="_Toc390792237"/>
            <w:r w:rsidRPr="000C5EFC">
              <w:rPr>
                <w:rFonts w:ascii="Times New Roman" w:hAnsi="Times New Roman" w:cs="Times New Roman"/>
              </w:rPr>
              <w:t>(display complete help contents for all commands)</w:t>
            </w:r>
            <w:bookmarkEnd w:id="2593"/>
            <w:bookmarkEnd w:id="2594"/>
            <w:bookmarkEnd w:id="2595"/>
            <w:bookmarkEnd w:id="2596"/>
            <w:bookmarkEnd w:id="2597"/>
          </w:p>
          <w:p w:rsidR="00C76AD4" w:rsidRPr="000C5EFC" w:rsidRDefault="00822651" w:rsidP="00CA3933">
            <w:pPr>
              <w:pStyle w:val="Commandexample"/>
              <w:rPr>
                <w:rFonts w:ascii="Times New Roman" w:hAnsi="Times New Roman" w:cs="Times New Roman"/>
              </w:rPr>
            </w:pPr>
            <w:bookmarkStart w:id="2598" w:name="_Toc390790076"/>
            <w:bookmarkStart w:id="2599" w:name="_Toc390790807"/>
            <w:bookmarkStart w:id="2600" w:name="_Toc390791172"/>
            <w:bookmarkStart w:id="2601" w:name="_Toc390791792"/>
            <w:bookmarkStart w:id="2602" w:name="_Toc390792238"/>
            <w:r w:rsidRPr="000C5EFC">
              <w:rPr>
                <w:rFonts w:ascii="Times New Roman" w:hAnsi="Times New Roman" w:cs="Times New Roman"/>
              </w:rPr>
              <w:t>CMDS AGC H</w:t>
            </w:r>
            <w:bookmarkEnd w:id="2598"/>
            <w:bookmarkEnd w:id="2599"/>
            <w:bookmarkEnd w:id="2600"/>
            <w:bookmarkEnd w:id="2601"/>
            <w:bookmarkEnd w:id="2602"/>
          </w:p>
          <w:p w:rsidR="00822651" w:rsidRPr="000C5EFC" w:rsidRDefault="00822651" w:rsidP="00CA3933">
            <w:pPr>
              <w:pStyle w:val="Commandexample"/>
              <w:rPr>
                <w:rFonts w:ascii="Times New Roman" w:hAnsi="Times New Roman" w:cs="Times New Roman"/>
              </w:rPr>
            </w:pPr>
            <w:bookmarkStart w:id="2603" w:name="_Toc390790077"/>
            <w:bookmarkStart w:id="2604" w:name="_Toc390790808"/>
            <w:bookmarkStart w:id="2605" w:name="_Toc390791173"/>
            <w:bookmarkStart w:id="2606" w:name="_Toc390791793"/>
            <w:bookmarkStart w:id="2607" w:name="_Toc390792239"/>
            <w:r w:rsidRPr="000C5EFC">
              <w:rPr>
                <w:rFonts w:ascii="Times New Roman" w:hAnsi="Times New Roman" w:cs="Times New Roman"/>
              </w:rPr>
              <w:t>display all AGC commands and Help 1 command per line</w:t>
            </w:r>
            <w:bookmarkEnd w:id="2603"/>
            <w:bookmarkEnd w:id="2604"/>
            <w:bookmarkEnd w:id="2605"/>
            <w:bookmarkEnd w:id="2606"/>
            <w:bookmarkEnd w:id="2607"/>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432D80">
      <w:pPr>
        <w:pStyle w:val="listlevel3"/>
      </w:pPr>
      <w:bookmarkStart w:id="2608" w:name="_Toc440443772"/>
      <w:bookmarkStart w:id="2609" w:name="_Toc440444421"/>
      <w:bookmarkStart w:id="2610" w:name="_Toc440444822"/>
      <w:bookmarkStart w:id="2611" w:name="_Toc390791416"/>
      <w:bookmarkStart w:id="2612" w:name="_Toc390791794"/>
      <w:bookmarkStart w:id="2613" w:name="_Toc390792240"/>
      <w:bookmarkStart w:id="2614" w:name="_Toc459569436"/>
      <w:bookmarkEnd w:id="2608"/>
      <w:bookmarkEnd w:id="2609"/>
      <w:bookmarkEnd w:id="2610"/>
      <w:r w:rsidRPr="00581CAA">
        <w:t>Get Camera Command Description</w:t>
      </w:r>
      <w:bookmarkEnd w:id="2611"/>
      <w:bookmarkEnd w:id="2612"/>
      <w:bookmarkEnd w:id="2613"/>
      <w:bookmarkEnd w:id="261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D3660F" w:rsidP="00CB5FB1">
            <w:pPr>
              <w:rPr>
                <w:rFonts w:cs="Times New Roman"/>
              </w:rPr>
            </w:pPr>
            <w:r w:rsidRPr="00581CAA">
              <w:rPr>
                <w:rFonts w:cs="Times New Roman"/>
              </w:rPr>
              <w:t>Returns a brief description for a user entered command. Suggested: the CMDS? function lists the proper command format (CMDS? A shortens the list by commands only starting with ‘A’ etc.) and then you can use the camera formatted command in the Help</w:t>
            </w:r>
            <w:r w:rsidR="00C20364">
              <w:rPr>
                <w:rFonts w:cs="Times New Roman"/>
              </w:rPr>
              <w:t>.</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D3660F"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D3660F" w:rsidP="005C45A0">
            <w:pPr>
              <w:pStyle w:val="Command"/>
              <w:rPr>
                <w:rFonts w:ascii="Times New Roman" w:hAnsi="Times New Roman" w:cs="Times New Roman"/>
              </w:rPr>
            </w:pPr>
            <w:bookmarkStart w:id="2615" w:name="_Toc390790078"/>
            <w:bookmarkStart w:id="2616" w:name="_Toc390790809"/>
            <w:bookmarkStart w:id="2617" w:name="_Toc390791174"/>
            <w:bookmarkStart w:id="2618" w:name="_Toc390791795"/>
            <w:bookmarkStart w:id="2619" w:name="_Toc390792241"/>
            <w:bookmarkStart w:id="2620" w:name="_Toc459569437"/>
            <w:r w:rsidRPr="000C5EFC">
              <w:rPr>
                <w:rFonts w:ascii="Times New Roman" w:hAnsi="Times New Roman" w:cs="Times New Roman"/>
              </w:rPr>
              <w:t xml:space="preserve">HELP? </w:t>
            </w:r>
            <w:r w:rsidRPr="000C5EFC">
              <w:rPr>
                <w:rFonts w:ascii="Times New Roman" w:hAnsi="Times New Roman" w:cs="Times New Roman"/>
                <w:i/>
              </w:rPr>
              <w:t>command</w:t>
            </w:r>
            <w:bookmarkEnd w:id="2615"/>
            <w:bookmarkEnd w:id="2616"/>
            <w:bookmarkEnd w:id="2617"/>
            <w:bookmarkEnd w:id="2618"/>
            <w:bookmarkEnd w:id="2619"/>
            <w:bookmarkEnd w:id="2620"/>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0C5EFC" w:rsidRDefault="00DB4265" w:rsidP="00DB4265">
            <w:pPr>
              <w:pStyle w:val="Parameter"/>
              <w:rPr>
                <w:rFonts w:ascii="Times New Roman" w:hAnsi="Times New Roman" w:cs="Times New Roman"/>
              </w:rPr>
            </w:pPr>
            <w:bookmarkStart w:id="2621" w:name="_Toc390790079"/>
            <w:bookmarkStart w:id="2622" w:name="_Toc390790810"/>
            <w:bookmarkStart w:id="2623" w:name="_Toc390791175"/>
            <w:r w:rsidRPr="000C5EFC">
              <w:rPr>
                <w:rFonts w:ascii="Times New Roman" w:hAnsi="Times New Roman" w:cs="Times New Roman"/>
              </w:rPr>
              <w:t>[</w:t>
            </w:r>
            <w:r w:rsidR="00D3660F" w:rsidRPr="000C5EFC">
              <w:rPr>
                <w:rFonts w:ascii="Times New Roman" w:hAnsi="Times New Roman" w:cs="Times New Roman"/>
              </w:rPr>
              <w:t>exact command</w:t>
            </w:r>
            <w:r w:rsidRPr="000C5EFC">
              <w:rPr>
                <w:rFonts w:ascii="Times New Roman" w:hAnsi="Times New Roman" w:cs="Times New Roman"/>
              </w:rPr>
              <w:t>]</w:t>
            </w:r>
            <w:bookmarkEnd w:id="2621"/>
            <w:bookmarkEnd w:id="2622"/>
            <w:bookmarkEnd w:id="2623"/>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D3660F" w:rsidP="00CB5FB1">
            <w:pPr>
              <w:rPr>
                <w:rFonts w:cs="Times New Roman"/>
              </w:rPr>
            </w:pPr>
            <w:r w:rsidRPr="00581CAA">
              <w:rPr>
                <w:rFonts w:cs="Times New Roman"/>
              </w:rPr>
              <w:t>value (description)</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D3660F"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D3660F"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D3660F" w:rsidRPr="000C5EFC" w:rsidRDefault="00D3660F" w:rsidP="00CA3933">
            <w:pPr>
              <w:pStyle w:val="Commandexample"/>
              <w:rPr>
                <w:rFonts w:ascii="Times New Roman" w:hAnsi="Times New Roman" w:cs="Times New Roman"/>
              </w:rPr>
            </w:pPr>
            <w:bookmarkStart w:id="2624" w:name="_Toc390790080"/>
            <w:bookmarkStart w:id="2625" w:name="_Toc390790811"/>
            <w:bookmarkStart w:id="2626" w:name="_Toc390791176"/>
            <w:bookmarkStart w:id="2627" w:name="_Toc390791796"/>
            <w:bookmarkStart w:id="2628" w:name="_Toc390792242"/>
            <w:r w:rsidRPr="000C5EFC">
              <w:rPr>
                <w:rFonts w:ascii="Times New Roman" w:hAnsi="Times New Roman" w:cs="Times New Roman"/>
              </w:rPr>
              <w:t>HELP? OPR -- query command</w:t>
            </w:r>
            <w:bookmarkEnd w:id="2624"/>
            <w:bookmarkEnd w:id="2625"/>
            <w:bookmarkEnd w:id="2626"/>
            <w:bookmarkEnd w:id="2627"/>
            <w:bookmarkEnd w:id="2628"/>
          </w:p>
          <w:p w:rsidR="00C76AD4" w:rsidRPr="000C5EFC" w:rsidRDefault="00D3660F" w:rsidP="00CA3933">
            <w:pPr>
              <w:pStyle w:val="Commandexample"/>
              <w:rPr>
                <w:rFonts w:ascii="Times New Roman" w:hAnsi="Times New Roman" w:cs="Times New Roman"/>
              </w:rPr>
            </w:pPr>
            <w:bookmarkStart w:id="2629" w:name="_Toc390790081"/>
            <w:bookmarkStart w:id="2630" w:name="_Toc390790812"/>
            <w:bookmarkStart w:id="2631" w:name="_Toc390791177"/>
            <w:bookmarkStart w:id="2632" w:name="_Toc390791797"/>
            <w:bookmarkStart w:id="2633" w:name="_Toc390792243"/>
            <w:r w:rsidRPr="000C5EFC">
              <w:rPr>
                <w:rFonts w:ascii="Times New Roman" w:hAnsi="Times New Roman" w:cs="Times New Roman"/>
              </w:rPr>
              <w:t>Sets the camera OPR -- response: text description of the query</w:t>
            </w:r>
            <w:bookmarkEnd w:id="2629"/>
            <w:bookmarkEnd w:id="2630"/>
            <w:bookmarkEnd w:id="2631"/>
            <w:bookmarkEnd w:id="2632"/>
            <w:bookmarkEnd w:id="2633"/>
          </w:p>
          <w:p w:rsidR="00D767BD" w:rsidRPr="000C5EFC" w:rsidRDefault="00D767BD" w:rsidP="00CA3933">
            <w:pPr>
              <w:pStyle w:val="Commandexample"/>
              <w:rPr>
                <w:rFonts w:ascii="Times New Roman" w:hAnsi="Times New Roman" w:cs="Times New Roman"/>
              </w:rPr>
            </w:pPr>
          </w:p>
        </w:tc>
      </w:tr>
    </w:tbl>
    <w:p w:rsidR="006D7723" w:rsidRDefault="006D7723" w:rsidP="006D7723">
      <w:pPr>
        <w:pStyle w:val="SUI-Normal"/>
        <w:rPr>
          <w:rFonts w:ascii="Times New Roman" w:hAnsi="Times New Roman" w:cs="Times New Roman"/>
          <w:sz w:val="22"/>
          <w:szCs w:val="22"/>
        </w:rPr>
      </w:pPr>
    </w:p>
    <w:p w:rsidR="006D7723" w:rsidRDefault="00941C84" w:rsidP="000C5EFC">
      <w:pPr>
        <w:pStyle w:val="listlevel3"/>
      </w:pPr>
      <w:r>
        <w:t xml:space="preserve"> </w:t>
      </w:r>
      <w:bookmarkStart w:id="2634" w:name="_Ref436653976"/>
      <w:bookmarkStart w:id="2635" w:name="_Toc440444825"/>
      <w:bookmarkStart w:id="2636" w:name="_Toc459569438"/>
      <w:r w:rsidR="006D7723">
        <w:t>Status and Reset Commands</w:t>
      </w:r>
      <w:bookmarkEnd w:id="2634"/>
      <w:bookmarkEnd w:id="2635"/>
      <w:bookmarkEnd w:id="2636"/>
      <w:r w:rsidR="006D7723">
        <w:t xml:space="preserve"> </w:t>
      </w:r>
    </w:p>
    <w:p w:rsidR="006D7723" w:rsidRPr="000C5EFC" w:rsidRDefault="006D7723" w:rsidP="006D7723">
      <w:pPr>
        <w:pStyle w:val="SUI-Normal"/>
        <w:rPr>
          <w:rFonts w:ascii="Times New Roman" w:hAnsi="Times New Roman" w:cs="Times New Roman"/>
          <w:sz w:val="22"/>
          <w:szCs w:val="22"/>
        </w:rPr>
      </w:pPr>
      <w:r w:rsidRPr="000C5EFC">
        <w:rPr>
          <w:rFonts w:ascii="Times New Roman" w:hAnsi="Times New Roman" w:cs="Times New Roman"/>
          <w:sz w:val="22"/>
          <w:szCs w:val="22"/>
        </w:rPr>
        <w:t xml:space="preserve">The user can poll the camera’s error status with the </w:t>
      </w:r>
      <w:r>
        <w:rPr>
          <w:rFonts w:ascii="Times New Roman" w:hAnsi="Times New Roman" w:cs="Times New Roman"/>
          <w:sz w:val="22"/>
          <w:szCs w:val="22"/>
        </w:rPr>
        <w:t>error</w:t>
      </w:r>
      <w:r w:rsidRPr="000C5EFC">
        <w:rPr>
          <w:rFonts w:ascii="Times New Roman" w:hAnsi="Times New Roman" w:cs="Times New Roman"/>
          <w:sz w:val="22"/>
          <w:szCs w:val="22"/>
        </w:rPr>
        <w:t xml:space="preserve"> command, which returns a binary encoded 32-bit error value. A non-zero error code indicates that an error has occurred. </w:t>
      </w:r>
      <w:r w:rsidRPr="000C5EFC">
        <w:rPr>
          <w:rFonts w:ascii="Times New Roman" w:hAnsi="Times New Roman" w:cs="Times New Roman"/>
          <w:sz w:val="22"/>
          <w:szCs w:val="22"/>
        </w:rPr>
        <w:fldChar w:fldCharType="begin"/>
      </w:r>
      <w:r w:rsidRPr="000C5EFC">
        <w:rPr>
          <w:rFonts w:ascii="Times New Roman" w:hAnsi="Times New Roman" w:cs="Times New Roman"/>
          <w:sz w:val="22"/>
          <w:szCs w:val="22"/>
        </w:rPr>
        <w:instrText xml:space="preserve"> REF _Ref411176897 \h </w:instrText>
      </w:r>
      <w:r>
        <w:rPr>
          <w:rFonts w:ascii="Times New Roman" w:hAnsi="Times New Roman" w:cs="Times New Roman"/>
          <w:sz w:val="22"/>
          <w:szCs w:val="22"/>
        </w:rPr>
        <w:instrText xml:space="preserve"> \* MERGEFORMAT </w:instrText>
      </w:r>
      <w:r w:rsidRPr="000C5EFC">
        <w:rPr>
          <w:rFonts w:ascii="Times New Roman" w:hAnsi="Times New Roman" w:cs="Times New Roman"/>
          <w:sz w:val="22"/>
          <w:szCs w:val="22"/>
        </w:rPr>
      </w:r>
      <w:r w:rsidRPr="000C5EFC">
        <w:rPr>
          <w:rFonts w:ascii="Times New Roman" w:hAnsi="Times New Roman" w:cs="Times New Roman"/>
          <w:sz w:val="22"/>
          <w:szCs w:val="22"/>
        </w:rPr>
        <w:fldChar w:fldCharType="separate"/>
      </w:r>
      <w:ins w:id="2637" w:author="Dvonch, Curt               UTAS" w:date="2018-09-10T13:22:00Z">
        <w:r w:rsidR="000D7633" w:rsidRPr="000D7633">
          <w:rPr>
            <w:rFonts w:ascii="Times New Roman" w:hAnsi="Times New Roman" w:cs="Times New Roman"/>
            <w:sz w:val="22"/>
            <w:szCs w:val="22"/>
            <w:rPrChange w:id="2638" w:author="Dvonch, Curt               UTAS" w:date="2018-09-10T13:22:00Z">
              <w:rPr>
                <w:rFonts w:cs="Times New Roman"/>
                <w:sz w:val="22"/>
                <w:szCs w:val="22"/>
              </w:rPr>
            </w:rPrChange>
          </w:rPr>
          <w:t xml:space="preserve">Table </w:t>
        </w:r>
        <w:r w:rsidR="000D7633" w:rsidRPr="000D7633">
          <w:rPr>
            <w:rFonts w:ascii="Times New Roman" w:hAnsi="Times New Roman" w:cs="Times New Roman"/>
            <w:caps/>
            <w:noProof/>
            <w:sz w:val="22"/>
            <w:szCs w:val="22"/>
            <w:rPrChange w:id="2639" w:author="Dvonch, Curt               UTAS" w:date="2018-09-10T13:22:00Z">
              <w:rPr>
                <w:rFonts w:cs="Times New Roman"/>
                <w:noProof/>
                <w:sz w:val="22"/>
                <w:szCs w:val="22"/>
              </w:rPr>
            </w:rPrChange>
          </w:rPr>
          <w:t>8</w:t>
        </w:r>
      </w:ins>
      <w:del w:id="2640" w:author="Dvonch, Curt               UTAS" w:date="2017-01-03T16:08:00Z">
        <w:r w:rsidR="00496297" w:rsidRPr="00496297" w:rsidDel="00EA5B1D">
          <w:rPr>
            <w:rFonts w:ascii="Times New Roman" w:hAnsi="Times New Roman" w:cs="Times New Roman"/>
            <w:sz w:val="22"/>
            <w:szCs w:val="22"/>
          </w:rPr>
          <w:delText xml:space="preserve">Table </w:delText>
        </w:r>
        <w:r w:rsidR="00496297" w:rsidRPr="00496297" w:rsidDel="00EA5B1D">
          <w:rPr>
            <w:rFonts w:ascii="Times New Roman" w:hAnsi="Times New Roman" w:cs="Times New Roman"/>
            <w:caps/>
            <w:noProof/>
            <w:sz w:val="22"/>
            <w:szCs w:val="22"/>
          </w:rPr>
          <w:delText>8</w:delText>
        </w:r>
      </w:del>
      <w:r w:rsidRPr="000C5EFC">
        <w:rPr>
          <w:rFonts w:ascii="Times New Roman" w:hAnsi="Times New Roman" w:cs="Times New Roman"/>
          <w:sz w:val="22"/>
          <w:szCs w:val="22"/>
        </w:rPr>
        <w:fldChar w:fldCharType="end"/>
      </w:r>
      <w:r w:rsidRPr="000C5EFC">
        <w:rPr>
          <w:rFonts w:ascii="Times New Roman" w:hAnsi="Times New Roman" w:cs="Times New Roman"/>
          <w:sz w:val="22"/>
          <w:szCs w:val="22"/>
        </w:rPr>
        <w:t xml:space="preserve"> below can be used to decode the error value returned by the </w:t>
      </w:r>
      <w:r>
        <w:rPr>
          <w:rFonts w:ascii="Times New Roman" w:hAnsi="Times New Roman" w:cs="Times New Roman"/>
          <w:sz w:val="22"/>
          <w:szCs w:val="22"/>
        </w:rPr>
        <w:t>error</w:t>
      </w:r>
      <w:r w:rsidRPr="000C5EFC">
        <w:rPr>
          <w:rFonts w:ascii="Times New Roman" w:hAnsi="Times New Roman" w:cs="Times New Roman"/>
          <w:sz w:val="22"/>
          <w:szCs w:val="22"/>
        </w:rPr>
        <w:t xml:space="preserve"> command. A bit value of one indicates an error.</w:t>
      </w:r>
      <w:r>
        <w:rPr>
          <w:rFonts w:ascii="Times New Roman" w:hAnsi="Times New Roman" w:cs="Times New Roman"/>
          <w:sz w:val="22"/>
          <w:szCs w:val="22"/>
        </w:rPr>
        <w:t xml:space="preserve"> Use the “ON” argument</w:t>
      </w:r>
      <w:r w:rsidR="00C20364">
        <w:rPr>
          <w:rFonts w:ascii="Times New Roman" w:hAnsi="Times New Roman" w:cs="Times New Roman"/>
          <w:sz w:val="22"/>
          <w:szCs w:val="22"/>
        </w:rPr>
        <w:t>.</w:t>
      </w:r>
      <w:r>
        <w:rPr>
          <w:rFonts w:ascii="Times New Roman" w:hAnsi="Times New Roman" w:cs="Times New Roman"/>
          <w:sz w:val="22"/>
          <w:szCs w:val="22"/>
        </w:rPr>
        <w:t xml:space="preserve"> </w:t>
      </w:r>
    </w:p>
    <w:p w:rsidR="006D7723" w:rsidRPr="000C5EFC" w:rsidRDefault="006D7723" w:rsidP="006D7723">
      <w:pPr>
        <w:pStyle w:val="SUI-Normal"/>
        <w:rPr>
          <w:rFonts w:ascii="Times New Roman" w:hAnsi="Times New Roman" w:cs="Times New Roman"/>
        </w:rPr>
      </w:pPr>
    </w:p>
    <w:tbl>
      <w:tblPr>
        <w:tblW w:w="0" w:type="auto"/>
        <w:tblInd w:w="350" w:type="dxa"/>
        <w:tblCellMar>
          <w:left w:w="0" w:type="dxa"/>
          <w:right w:w="0" w:type="dxa"/>
        </w:tblCellMar>
        <w:tblLook w:val="0000" w:firstRow="0" w:lastRow="0" w:firstColumn="0" w:lastColumn="0" w:noHBand="0" w:noVBand="0"/>
      </w:tblPr>
      <w:tblGrid>
        <w:gridCol w:w="780"/>
        <w:gridCol w:w="1621"/>
        <w:gridCol w:w="2065"/>
        <w:gridCol w:w="4556"/>
      </w:tblGrid>
      <w:tr w:rsidR="006D7723" w:rsidRPr="006D7723" w:rsidTr="006D7723">
        <w:trPr>
          <w:trHeight w:hRule="exact" w:val="723"/>
        </w:trPr>
        <w:tc>
          <w:tcPr>
            <w:tcW w:w="0" w:type="auto"/>
            <w:tcBorders>
              <w:top w:val="single" w:sz="5" w:space="0" w:color="000000"/>
              <w:left w:val="single" w:sz="5" w:space="0" w:color="000000"/>
              <w:bottom w:val="single" w:sz="5" w:space="0" w:color="000000"/>
              <w:right w:val="single" w:sz="5" w:space="0" w:color="000000"/>
            </w:tcBorders>
            <w:vAlign w:val="bottom"/>
          </w:tcPr>
          <w:p w:rsidR="006D7723" w:rsidRPr="000C5EFC" w:rsidRDefault="006D7723" w:rsidP="006D7723">
            <w:pPr>
              <w:pStyle w:val="SUI-Normal"/>
              <w:spacing w:before="0" w:after="0" w:line="240" w:lineRule="auto"/>
              <w:jc w:val="center"/>
              <w:rPr>
                <w:rFonts w:ascii="Times New Roman" w:hAnsi="Times New Roman" w:cs="Times New Roman"/>
                <w:b/>
              </w:rPr>
            </w:pPr>
            <w:r w:rsidRPr="000C5EFC">
              <w:rPr>
                <w:rFonts w:ascii="Times New Roman" w:hAnsi="Times New Roman" w:cs="Times New Roman"/>
                <w:b/>
              </w:rPr>
              <w:t>Bit</w:t>
            </w:r>
          </w:p>
        </w:tc>
        <w:tc>
          <w:tcPr>
            <w:tcW w:w="0" w:type="auto"/>
            <w:tcBorders>
              <w:top w:val="single" w:sz="5" w:space="0" w:color="000000"/>
              <w:left w:val="single" w:sz="5" w:space="0" w:color="000000"/>
              <w:bottom w:val="single" w:sz="5" w:space="0" w:color="000000"/>
              <w:right w:val="single" w:sz="5" w:space="0" w:color="000000"/>
            </w:tcBorders>
            <w:vAlign w:val="bottom"/>
          </w:tcPr>
          <w:p w:rsidR="006D7723" w:rsidRPr="000C5EFC" w:rsidRDefault="006D7723" w:rsidP="006D7723">
            <w:pPr>
              <w:pStyle w:val="SUI-Normal"/>
              <w:spacing w:before="0" w:after="0" w:line="240" w:lineRule="auto"/>
              <w:jc w:val="center"/>
              <w:rPr>
                <w:rFonts w:ascii="Times New Roman" w:hAnsi="Times New Roman" w:cs="Times New Roman"/>
                <w:b/>
              </w:rPr>
            </w:pPr>
            <w:r w:rsidRPr="000C5EFC">
              <w:rPr>
                <w:rFonts w:ascii="Times New Roman" w:hAnsi="Times New Roman" w:cs="Times New Roman"/>
                <w:b/>
              </w:rPr>
              <w:t>Error</w:t>
            </w:r>
          </w:p>
          <w:p w:rsidR="006D7723" w:rsidRPr="000C5EFC" w:rsidRDefault="006D7723" w:rsidP="006D7723">
            <w:pPr>
              <w:pStyle w:val="SUI-Normal"/>
              <w:spacing w:before="0" w:after="0" w:line="240" w:lineRule="auto"/>
              <w:jc w:val="center"/>
              <w:rPr>
                <w:rFonts w:ascii="Times New Roman" w:hAnsi="Times New Roman" w:cs="Times New Roman"/>
                <w:b/>
              </w:rPr>
            </w:pPr>
            <w:r w:rsidRPr="000C5EFC">
              <w:rPr>
                <w:rFonts w:ascii="Times New Roman" w:hAnsi="Times New Roman" w:cs="Times New Roman"/>
                <w:b/>
              </w:rPr>
              <w:t>Description</w:t>
            </w:r>
          </w:p>
        </w:tc>
        <w:tc>
          <w:tcPr>
            <w:tcW w:w="0" w:type="auto"/>
            <w:tcBorders>
              <w:top w:val="single" w:sz="5" w:space="0" w:color="000000"/>
              <w:left w:val="single" w:sz="5" w:space="0" w:color="000000"/>
              <w:bottom w:val="single" w:sz="5" w:space="0" w:color="000000"/>
              <w:right w:val="single" w:sz="5" w:space="0" w:color="000000"/>
            </w:tcBorders>
            <w:vAlign w:val="bottom"/>
          </w:tcPr>
          <w:p w:rsidR="006D7723" w:rsidRPr="000C5EFC" w:rsidRDefault="006D7723" w:rsidP="006D7723">
            <w:pPr>
              <w:pStyle w:val="SUI-Normal"/>
              <w:spacing w:before="0" w:after="0" w:line="240" w:lineRule="auto"/>
              <w:jc w:val="center"/>
              <w:rPr>
                <w:rFonts w:ascii="Times New Roman" w:hAnsi="Times New Roman" w:cs="Times New Roman"/>
                <w:b/>
              </w:rPr>
            </w:pPr>
            <w:r w:rsidRPr="000C5EFC">
              <w:rPr>
                <w:rFonts w:ascii="Times New Roman" w:hAnsi="Times New Roman" w:cs="Times New Roman"/>
                <w:b/>
              </w:rPr>
              <w:t>Cause</w:t>
            </w:r>
          </w:p>
        </w:tc>
        <w:tc>
          <w:tcPr>
            <w:tcW w:w="0" w:type="auto"/>
            <w:tcBorders>
              <w:top w:val="single" w:sz="5" w:space="0" w:color="000000"/>
              <w:left w:val="single" w:sz="5" w:space="0" w:color="000000"/>
              <w:bottom w:val="single" w:sz="5" w:space="0" w:color="000000"/>
              <w:right w:val="single" w:sz="5" w:space="0" w:color="000000"/>
            </w:tcBorders>
            <w:vAlign w:val="bottom"/>
          </w:tcPr>
          <w:p w:rsidR="006D7723" w:rsidRPr="000C5EFC" w:rsidRDefault="006D7723" w:rsidP="006D7723">
            <w:pPr>
              <w:pStyle w:val="SUI-Normal"/>
              <w:spacing w:before="0" w:after="0" w:line="240" w:lineRule="auto"/>
              <w:jc w:val="center"/>
              <w:rPr>
                <w:rFonts w:ascii="Times New Roman" w:hAnsi="Times New Roman" w:cs="Times New Roman"/>
                <w:b/>
              </w:rPr>
            </w:pPr>
            <w:r w:rsidRPr="000C5EFC">
              <w:rPr>
                <w:rFonts w:ascii="Times New Roman" w:hAnsi="Times New Roman" w:cs="Times New Roman"/>
                <w:b/>
              </w:rPr>
              <w:t>Resolution</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lastRenderedPageBreak/>
              <w:t>0 (LSB)</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PLL0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1</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PLL1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PLL2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3304"/>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3</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Expose Block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Invalid exposure and / or frame rate timing</w:t>
            </w:r>
          </w:p>
          <w:p w:rsidR="006D7723" w:rsidRPr="000C5EFC" w:rsidRDefault="006D7723" w:rsidP="006D7723">
            <w:pPr>
              <w:pStyle w:val="SUI-Normal"/>
              <w:spacing w:before="0" w:after="0" w:line="240" w:lineRule="auto"/>
              <w:jc w:val="left"/>
              <w:rPr>
                <w:rFonts w:ascii="Times New Roman" w:hAnsi="Times New Roman" w:cs="Times New Roman"/>
                <w:sz w:val="22"/>
                <w:szCs w:val="22"/>
              </w:rPr>
            </w:pP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after="0" w:line="240" w:lineRule="auto"/>
              <w:ind w:left="483" w:hanging="339"/>
              <w:jc w:val="left"/>
              <w:rPr>
                <w:rFonts w:ascii="Times New Roman" w:hAnsi="Times New Roman" w:cs="Times New Roman"/>
                <w:sz w:val="22"/>
                <w:szCs w:val="22"/>
              </w:rPr>
            </w:pPr>
            <w:r w:rsidRPr="000C5EFC">
              <w:rPr>
                <w:rFonts w:ascii="Times New Roman" w:hAnsi="Times New Roman" w:cs="Times New Roman"/>
                <w:sz w:val="22"/>
                <w:szCs w:val="22"/>
              </w:rPr>
              <w:t>1.</w:t>
            </w:r>
            <w:r w:rsidRPr="000C5EFC">
              <w:rPr>
                <w:rFonts w:ascii="Times New Roman" w:hAnsi="Times New Roman" w:cs="Times New Roman"/>
                <w:sz w:val="22"/>
                <w:szCs w:val="22"/>
              </w:rPr>
              <w:tab/>
              <w:t>Increase readout time by modifying exposure and frame periods.</w:t>
            </w:r>
          </w:p>
          <w:p w:rsidR="006D7723" w:rsidRPr="000C5EFC" w:rsidRDefault="006D7723" w:rsidP="006D7723">
            <w:pPr>
              <w:pStyle w:val="SUI-Normal"/>
              <w:spacing w:after="0" w:line="240" w:lineRule="auto"/>
              <w:ind w:left="483" w:hanging="339"/>
              <w:jc w:val="left"/>
              <w:rPr>
                <w:rFonts w:ascii="Times New Roman" w:hAnsi="Times New Roman" w:cs="Times New Roman"/>
                <w:sz w:val="22"/>
                <w:szCs w:val="22"/>
              </w:rPr>
            </w:pPr>
            <w:r w:rsidRPr="000C5EFC">
              <w:rPr>
                <w:rFonts w:ascii="Times New Roman" w:hAnsi="Times New Roman" w:cs="Times New Roman"/>
                <w:sz w:val="22"/>
                <w:szCs w:val="22"/>
              </w:rPr>
              <w:t>2.</w:t>
            </w:r>
            <w:r w:rsidRPr="000C5EFC">
              <w:rPr>
                <w:rFonts w:ascii="Times New Roman" w:hAnsi="Times New Roman" w:cs="Times New Roman"/>
                <w:sz w:val="22"/>
                <w:szCs w:val="22"/>
              </w:rPr>
              <w:tab/>
              <w:t>Reduce trigger rate.</w:t>
            </w:r>
          </w:p>
          <w:p w:rsidR="006D7723" w:rsidRPr="000C5EFC" w:rsidRDefault="006D7723" w:rsidP="006D7723">
            <w:pPr>
              <w:pStyle w:val="SUI-Normal"/>
              <w:spacing w:before="0" w:after="0" w:line="240" w:lineRule="auto"/>
              <w:ind w:left="483" w:hanging="339"/>
              <w:jc w:val="left"/>
              <w:rPr>
                <w:rFonts w:ascii="Times New Roman" w:hAnsi="Times New Roman" w:cs="Times New Roman"/>
                <w:sz w:val="22"/>
                <w:szCs w:val="22"/>
              </w:rPr>
            </w:pPr>
            <w:r w:rsidRPr="000C5EFC">
              <w:rPr>
                <w:rFonts w:ascii="Times New Roman" w:hAnsi="Times New Roman" w:cs="Times New Roman"/>
                <w:sz w:val="22"/>
                <w:szCs w:val="22"/>
              </w:rPr>
              <w:t>3.</w:t>
            </w:r>
            <w:r w:rsidRPr="000C5EFC">
              <w:rPr>
                <w:rFonts w:ascii="Times New Roman" w:hAnsi="Times New Roman" w:cs="Times New Roman"/>
                <w:sz w:val="22"/>
                <w:szCs w:val="22"/>
              </w:rPr>
              <w:tab/>
              <w:t xml:space="preserve">Reset firmware, reboot camera, or send a trigger command that causes a trigger parameter change (see section </w:t>
            </w:r>
            <w:r w:rsidRPr="000C5EFC">
              <w:rPr>
                <w:rFonts w:ascii="Times New Roman" w:hAnsi="Times New Roman" w:cs="Times New Roman"/>
                <w:sz w:val="22"/>
                <w:szCs w:val="22"/>
              </w:rPr>
              <w:fldChar w:fldCharType="begin"/>
            </w:r>
            <w:r w:rsidRPr="000C5EFC">
              <w:rPr>
                <w:rFonts w:ascii="Times New Roman" w:hAnsi="Times New Roman" w:cs="Times New Roman"/>
                <w:sz w:val="22"/>
                <w:szCs w:val="22"/>
              </w:rPr>
              <w:instrText xml:space="preserve"> REF _Ref388430984 \r \h </w:instrText>
            </w:r>
            <w:r>
              <w:rPr>
                <w:rFonts w:ascii="Times New Roman" w:hAnsi="Times New Roman" w:cs="Times New Roman"/>
                <w:sz w:val="22"/>
                <w:szCs w:val="22"/>
              </w:rPr>
              <w:instrText xml:space="preserve"> \* MERGEFORMAT </w:instrText>
            </w:r>
            <w:r w:rsidRPr="000C5EFC">
              <w:rPr>
                <w:rFonts w:ascii="Times New Roman" w:hAnsi="Times New Roman" w:cs="Times New Roman"/>
                <w:sz w:val="22"/>
                <w:szCs w:val="22"/>
              </w:rPr>
              <w:fldChar w:fldCharType="separate"/>
            </w:r>
            <w:r w:rsidR="000D7633">
              <w:rPr>
                <w:rFonts w:ascii="Times New Roman" w:hAnsi="Times New Roman" w:cs="Times New Roman"/>
                <w:b/>
                <w:bCs/>
                <w:sz w:val="22"/>
                <w:szCs w:val="22"/>
              </w:rPr>
              <w:t>Error! Reference source not found.</w:t>
            </w:r>
            <w:r w:rsidRPr="000C5EFC">
              <w:rPr>
                <w:rFonts w:ascii="Times New Roman" w:hAnsi="Times New Roman" w:cs="Times New Roman"/>
                <w:sz w:val="22"/>
                <w:szCs w:val="22"/>
              </w:rPr>
              <w:fldChar w:fldCharType="end"/>
            </w:r>
            <w:r w:rsidRPr="000C5EFC">
              <w:rPr>
                <w:rFonts w:ascii="Times New Roman" w:hAnsi="Times New Roman" w:cs="Times New Roman"/>
                <w:sz w:val="22"/>
                <w:szCs w:val="22"/>
              </w:rPr>
              <w:t>).</w:t>
            </w:r>
          </w:p>
        </w:tc>
      </w:tr>
      <w:tr w:rsidR="006D7723" w:rsidRPr="006D7723" w:rsidTr="006D7723">
        <w:trPr>
          <w:trHeight w:hRule="exact" w:val="721"/>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4</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Data RX PLL Lock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444"/>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5..15</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Unused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Unused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Unused</w:t>
            </w:r>
          </w:p>
        </w:tc>
      </w:tr>
      <w:tr w:rsidR="006D7723" w:rsidRPr="006D7723" w:rsidTr="006D7723">
        <w:trPr>
          <w:trHeight w:hRule="exact" w:val="444"/>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16</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I2C0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 xml:space="preserve">17 </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I2C1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18</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I2C2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543"/>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19</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I2C3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1299"/>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20</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System Temperature Alarm</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Camera Temperature is out of acceptable range</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numPr>
                <w:ilvl w:val="0"/>
                <w:numId w:val="35"/>
              </w:numPr>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Reduce camera case temperature</w:t>
            </w:r>
          </w:p>
          <w:p w:rsidR="006D7723" w:rsidRPr="000C5EFC" w:rsidRDefault="006D7723" w:rsidP="006D7723">
            <w:pPr>
              <w:pStyle w:val="SUI-Normal"/>
              <w:numPr>
                <w:ilvl w:val="0"/>
                <w:numId w:val="35"/>
              </w:numPr>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Disable TEC.</w:t>
            </w:r>
          </w:p>
          <w:p w:rsidR="006D7723" w:rsidRPr="000C5EFC" w:rsidRDefault="006D7723" w:rsidP="006D7723">
            <w:pPr>
              <w:pStyle w:val="SUI-Normal"/>
              <w:numPr>
                <w:ilvl w:val="0"/>
                <w:numId w:val="35"/>
              </w:numPr>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Turn off camera and let cool.</w:t>
            </w:r>
          </w:p>
        </w:tc>
      </w:tr>
      <w:tr w:rsidR="006D7723" w:rsidRPr="006D7723" w:rsidTr="006D7723">
        <w:trPr>
          <w:trHeight w:hRule="exact" w:val="1261"/>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21</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FPA Temperature Alarm</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FPA Temperature is out of acceptable range.</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numPr>
                <w:ilvl w:val="0"/>
                <w:numId w:val="36"/>
              </w:numPr>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Disable TEC.</w:t>
            </w:r>
          </w:p>
          <w:p w:rsidR="006D7723" w:rsidRPr="000C5EFC" w:rsidRDefault="006D7723" w:rsidP="006D7723">
            <w:pPr>
              <w:pStyle w:val="SUI-Normal"/>
              <w:numPr>
                <w:ilvl w:val="0"/>
                <w:numId w:val="36"/>
              </w:numPr>
              <w:spacing w:before="0" w:after="0" w:line="240" w:lineRule="auto"/>
              <w:jc w:val="left"/>
              <w:rPr>
                <w:rFonts w:ascii="Times New Roman" w:hAnsi="Times New Roman" w:cs="Times New Roman"/>
                <w:sz w:val="22"/>
                <w:szCs w:val="22"/>
              </w:rPr>
            </w:pPr>
            <w:r w:rsidRPr="000C5EFC">
              <w:rPr>
                <w:rFonts w:ascii="Times New Roman" w:hAnsi="Times New Roman" w:cs="Times New Roman"/>
                <w:sz w:val="22"/>
                <w:szCs w:val="22"/>
              </w:rPr>
              <w:t>Power off camera and let cool.</w:t>
            </w:r>
          </w:p>
        </w:tc>
      </w:tr>
      <w:tr w:rsidR="006D7723" w:rsidRPr="006D7723" w:rsidTr="006D7723">
        <w:trPr>
          <w:trHeight w:hRule="exact" w:val="982"/>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22</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Camera Alignment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Internal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Power Cycle Camera</w:t>
            </w:r>
          </w:p>
        </w:tc>
      </w:tr>
      <w:tr w:rsidR="006D7723" w:rsidRPr="006D7723" w:rsidTr="006D7723">
        <w:trPr>
          <w:trHeight w:hRule="exact" w:val="1090"/>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23</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Corr DL Suspend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Correction Download in Progress</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No action required</w:t>
            </w:r>
          </w:p>
        </w:tc>
      </w:tr>
      <w:tr w:rsidR="006D7723" w:rsidRPr="006D7723" w:rsidTr="006D7723">
        <w:trPr>
          <w:trHeight w:hRule="exact" w:val="1252"/>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lastRenderedPageBreak/>
              <w:t>24</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AGC High/Low OPR Error</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AGC High and Low OPR settings are invalid.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Correct OPR High/Low OPR settings.</w:t>
            </w:r>
          </w:p>
        </w:tc>
      </w:tr>
      <w:tr w:rsidR="006D7723" w:rsidRPr="006D7723" w:rsidTr="006D7723">
        <w:trPr>
          <w:trHeight w:hRule="exact" w:val="748"/>
        </w:trPr>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jc w:val="center"/>
              <w:rPr>
                <w:rFonts w:ascii="Times New Roman" w:hAnsi="Times New Roman" w:cs="Times New Roman"/>
                <w:sz w:val="22"/>
                <w:szCs w:val="22"/>
              </w:rPr>
            </w:pPr>
            <w:r w:rsidRPr="000C5EFC">
              <w:rPr>
                <w:rFonts w:ascii="Times New Roman" w:hAnsi="Times New Roman" w:cs="Times New Roman"/>
                <w:sz w:val="22"/>
                <w:szCs w:val="22"/>
              </w:rPr>
              <w:t>25..31 (MSB)</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Unused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Unused</w:t>
            </w:r>
          </w:p>
        </w:tc>
        <w:tc>
          <w:tcPr>
            <w:tcW w:w="0" w:type="auto"/>
            <w:tcBorders>
              <w:top w:val="single" w:sz="5" w:space="0" w:color="000000"/>
              <w:left w:val="single" w:sz="5" w:space="0" w:color="000000"/>
              <w:bottom w:val="single" w:sz="5" w:space="0" w:color="000000"/>
              <w:right w:val="single" w:sz="5" w:space="0" w:color="000000"/>
            </w:tcBorders>
            <w:vAlign w:val="center"/>
          </w:tcPr>
          <w:p w:rsidR="006D7723" w:rsidRPr="000C5EFC" w:rsidRDefault="006D7723" w:rsidP="006D7723">
            <w:pPr>
              <w:pStyle w:val="SUI-Normal"/>
              <w:spacing w:before="0" w:after="0" w:line="240" w:lineRule="auto"/>
              <w:ind w:left="144"/>
              <w:jc w:val="left"/>
              <w:rPr>
                <w:rFonts w:ascii="Times New Roman" w:hAnsi="Times New Roman" w:cs="Times New Roman"/>
                <w:sz w:val="22"/>
                <w:szCs w:val="22"/>
              </w:rPr>
            </w:pPr>
            <w:r w:rsidRPr="000C5EFC">
              <w:rPr>
                <w:rFonts w:ascii="Times New Roman" w:hAnsi="Times New Roman" w:cs="Times New Roman"/>
                <w:sz w:val="22"/>
                <w:szCs w:val="22"/>
              </w:rPr>
              <w:t>Unused</w:t>
            </w:r>
          </w:p>
        </w:tc>
      </w:tr>
    </w:tbl>
    <w:p w:rsidR="006D7723" w:rsidRPr="006D7723" w:rsidRDefault="006D7723" w:rsidP="006D7723">
      <w:pPr>
        <w:spacing w:after="157" w:line="20" w:lineRule="exact"/>
        <w:rPr>
          <w:rFonts w:cs="Times New Roman"/>
        </w:rPr>
      </w:pPr>
    </w:p>
    <w:p w:rsidR="006D7723" w:rsidRPr="000C5EFC" w:rsidRDefault="006D7723" w:rsidP="006D7723">
      <w:pPr>
        <w:pStyle w:val="Caption"/>
        <w:spacing w:before="120" w:after="240"/>
        <w:jc w:val="center"/>
        <w:rPr>
          <w:rFonts w:cs="Times New Roman"/>
          <w:caps/>
          <w:sz w:val="22"/>
          <w:szCs w:val="22"/>
        </w:rPr>
      </w:pPr>
      <w:bookmarkStart w:id="2641" w:name="_Ref411176897"/>
      <w:bookmarkStart w:id="2642" w:name="_Toc411168231"/>
      <w:r w:rsidRPr="000C5EFC">
        <w:rPr>
          <w:rFonts w:cs="Times New Roman"/>
          <w:sz w:val="22"/>
          <w:szCs w:val="22"/>
        </w:rPr>
        <w:t xml:space="preserve">Table </w:t>
      </w:r>
      <w:r w:rsidRPr="000C5EFC">
        <w:rPr>
          <w:rFonts w:cs="Times New Roman"/>
          <w:caps/>
          <w:sz w:val="22"/>
          <w:szCs w:val="22"/>
        </w:rPr>
        <w:fldChar w:fldCharType="begin"/>
      </w:r>
      <w:r w:rsidRPr="000C5EFC">
        <w:rPr>
          <w:rFonts w:cs="Times New Roman"/>
          <w:sz w:val="22"/>
          <w:szCs w:val="22"/>
        </w:rPr>
        <w:instrText xml:space="preserve"> SEQ Table \* ARABIC </w:instrText>
      </w:r>
      <w:r w:rsidRPr="000C5EFC">
        <w:rPr>
          <w:rFonts w:cs="Times New Roman"/>
          <w:caps/>
          <w:sz w:val="22"/>
          <w:szCs w:val="22"/>
        </w:rPr>
        <w:fldChar w:fldCharType="separate"/>
      </w:r>
      <w:r w:rsidR="000D7633">
        <w:rPr>
          <w:rFonts w:cs="Times New Roman"/>
          <w:noProof/>
          <w:sz w:val="22"/>
          <w:szCs w:val="22"/>
        </w:rPr>
        <w:t>8</w:t>
      </w:r>
      <w:r w:rsidRPr="000C5EFC">
        <w:rPr>
          <w:rFonts w:cs="Times New Roman"/>
          <w:caps/>
          <w:sz w:val="22"/>
          <w:szCs w:val="22"/>
        </w:rPr>
        <w:fldChar w:fldCharType="end"/>
      </w:r>
      <w:bookmarkEnd w:id="2641"/>
      <w:r w:rsidRPr="000C5EFC">
        <w:rPr>
          <w:rFonts w:cs="Times New Roman"/>
          <w:sz w:val="22"/>
          <w:szCs w:val="22"/>
        </w:rPr>
        <w:t>. Error value descriptions, causes and resolutions.</w:t>
      </w:r>
      <w:bookmarkEnd w:id="2642"/>
    </w:p>
    <w:p w:rsidR="006D7723" w:rsidRPr="000C5EFC" w:rsidRDefault="006D7723" w:rsidP="006D7723">
      <w:pPr>
        <w:rPr>
          <w:rFonts w:cs="Times New Roman"/>
        </w:rPr>
      </w:pPr>
      <w:r w:rsidRPr="000C5EFC">
        <w:rPr>
          <w:rFonts w:cs="Times New Roman"/>
        </w:rPr>
        <w:t>For text descriptions of the error bit fields use the command options ON and ALL.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000"/>
        <w:gridCol w:w="6658"/>
      </w:tblGrid>
      <w:tr w:rsidR="006D7723" w:rsidRPr="006D7723" w:rsidTr="006D7723">
        <w:trPr>
          <w:trHeight w:val="567"/>
          <w:jc w:val="center"/>
        </w:trPr>
        <w:tc>
          <w:tcPr>
            <w:tcW w:w="2000" w:type="dxa"/>
            <w:vAlign w:val="bottom"/>
          </w:tcPr>
          <w:p w:rsidR="006D7723" w:rsidRPr="000C5EFC" w:rsidRDefault="006D7723" w:rsidP="006D7723">
            <w:pPr>
              <w:pStyle w:val="SUI-Normal"/>
              <w:jc w:val="left"/>
              <w:rPr>
                <w:rFonts w:ascii="Times New Roman" w:hAnsi="Times New Roman" w:cs="Times New Roman"/>
                <w:b/>
                <w:sz w:val="22"/>
                <w:szCs w:val="22"/>
              </w:rPr>
            </w:pPr>
            <w:r w:rsidRPr="000C5EFC">
              <w:rPr>
                <w:rFonts w:ascii="Times New Roman" w:hAnsi="Times New Roman" w:cs="Times New Roman"/>
                <w:b/>
                <w:sz w:val="22"/>
                <w:szCs w:val="22"/>
              </w:rPr>
              <w:t xml:space="preserve">Command </w:t>
            </w:r>
          </w:p>
        </w:tc>
        <w:tc>
          <w:tcPr>
            <w:tcW w:w="6658" w:type="dxa"/>
            <w:vAlign w:val="bottom"/>
          </w:tcPr>
          <w:p w:rsidR="006D7723" w:rsidRPr="000C5EFC" w:rsidRDefault="006D7723" w:rsidP="006D7723">
            <w:pPr>
              <w:pStyle w:val="SUI-Normal"/>
              <w:jc w:val="left"/>
              <w:rPr>
                <w:rFonts w:ascii="Times New Roman" w:hAnsi="Times New Roman" w:cs="Times New Roman"/>
                <w:b/>
                <w:sz w:val="22"/>
                <w:szCs w:val="22"/>
              </w:rPr>
            </w:pPr>
            <w:r w:rsidRPr="000C5EFC">
              <w:rPr>
                <w:rFonts w:ascii="Times New Roman" w:hAnsi="Times New Roman" w:cs="Times New Roman"/>
                <w:b/>
                <w:sz w:val="22"/>
                <w:szCs w:val="22"/>
              </w:rPr>
              <w:t>Response</w:t>
            </w:r>
          </w:p>
        </w:tc>
      </w:tr>
      <w:tr w:rsidR="006D7723" w:rsidRPr="006D7723" w:rsidTr="006D7723">
        <w:trPr>
          <w:jc w:val="center"/>
        </w:trPr>
        <w:tc>
          <w:tcPr>
            <w:tcW w:w="2000"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 xml:space="preserve">ERROR? </w:t>
            </w:r>
          </w:p>
        </w:tc>
        <w:tc>
          <w:tcPr>
            <w:tcW w:w="6658"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Returns the 32-bit error register value only</w:t>
            </w:r>
          </w:p>
        </w:tc>
      </w:tr>
      <w:tr w:rsidR="006D7723" w:rsidRPr="006D7723" w:rsidTr="006D7723">
        <w:trPr>
          <w:jc w:val="center"/>
        </w:trPr>
        <w:tc>
          <w:tcPr>
            <w:tcW w:w="2000"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 xml:space="preserve">ERROR? ON </w:t>
            </w:r>
          </w:p>
        </w:tc>
        <w:tc>
          <w:tcPr>
            <w:tcW w:w="6658"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Returns the error register value and its text description</w:t>
            </w:r>
          </w:p>
        </w:tc>
      </w:tr>
      <w:tr w:rsidR="006D7723" w:rsidRPr="006D7723" w:rsidTr="006D7723">
        <w:trPr>
          <w:jc w:val="center"/>
        </w:trPr>
        <w:tc>
          <w:tcPr>
            <w:tcW w:w="2000"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 xml:space="preserve">ERROR? ALL </w:t>
            </w:r>
          </w:p>
        </w:tc>
        <w:tc>
          <w:tcPr>
            <w:tcW w:w="6658" w:type="dxa"/>
            <w:vAlign w:val="center"/>
          </w:tcPr>
          <w:p w:rsidR="006D7723" w:rsidRPr="000C5EFC" w:rsidRDefault="006D7723" w:rsidP="006D7723">
            <w:pPr>
              <w:pStyle w:val="SUI-Normal"/>
              <w:jc w:val="left"/>
              <w:rPr>
                <w:rFonts w:ascii="Times New Roman" w:hAnsi="Times New Roman" w:cs="Times New Roman"/>
                <w:sz w:val="22"/>
                <w:szCs w:val="22"/>
              </w:rPr>
            </w:pPr>
            <w:r w:rsidRPr="000C5EFC">
              <w:rPr>
                <w:rFonts w:ascii="Times New Roman" w:hAnsi="Times New Roman" w:cs="Times New Roman"/>
                <w:sz w:val="22"/>
                <w:szCs w:val="22"/>
              </w:rPr>
              <w:t>Returns the list of all error register values and their text descriptions</w:t>
            </w:r>
          </w:p>
        </w:tc>
      </w:tr>
    </w:tbl>
    <w:p w:rsidR="006D7723" w:rsidRPr="000C5EFC" w:rsidRDefault="006D7723" w:rsidP="006D7723">
      <w:pPr>
        <w:rPr>
          <w:rFonts w:cs="Times New Roman"/>
          <w:sz w:val="24"/>
          <w:szCs w:val="24"/>
        </w:rPr>
      </w:pPr>
    </w:p>
    <w:p w:rsidR="00812358" w:rsidRPr="00581CAA" w:rsidRDefault="00812358" w:rsidP="00432D80">
      <w:pPr>
        <w:pStyle w:val="listlevel3"/>
      </w:pPr>
      <w:bookmarkStart w:id="2643" w:name="_Toc440443776"/>
      <w:bookmarkStart w:id="2644" w:name="_Toc440444425"/>
      <w:bookmarkStart w:id="2645" w:name="_Toc440444826"/>
      <w:bookmarkStart w:id="2646" w:name="_Toc390791417"/>
      <w:bookmarkStart w:id="2647" w:name="_Toc390791798"/>
      <w:bookmarkStart w:id="2648" w:name="_Toc390792244"/>
      <w:bookmarkStart w:id="2649" w:name="_Toc459569439"/>
      <w:bookmarkEnd w:id="2643"/>
      <w:bookmarkEnd w:id="2644"/>
      <w:bookmarkEnd w:id="2645"/>
      <w:r w:rsidRPr="00581CAA">
        <w:t>Reboot Camera</w:t>
      </w:r>
      <w:bookmarkEnd w:id="2646"/>
      <w:bookmarkEnd w:id="2647"/>
      <w:bookmarkEnd w:id="2648"/>
      <w:bookmarkEnd w:id="264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F114B5" w:rsidP="00CB5FB1">
            <w:pPr>
              <w:rPr>
                <w:rFonts w:cs="Times New Roman"/>
              </w:rPr>
            </w:pPr>
            <w:r w:rsidRPr="00581CAA">
              <w:rPr>
                <w:rFonts w:cs="Times New Roman"/>
              </w:rPr>
              <w:t>Execute the power-up initialization sequence of the command processor. This will also clear the power-down detect flag.</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Setting Type</w:t>
            </w:r>
          </w:p>
        </w:tc>
        <w:tc>
          <w:tcPr>
            <w:tcW w:w="6228" w:type="dxa"/>
          </w:tcPr>
          <w:p w:rsidR="00F114B5" w:rsidRPr="00581CAA" w:rsidRDefault="00F114B5" w:rsidP="00CB5FB1">
            <w:pPr>
              <w:rPr>
                <w:rFonts w:cs="Times New Roman"/>
              </w:rPr>
            </w:pPr>
            <w:r w:rsidRPr="00581CAA">
              <w:rPr>
                <w:rFonts w:cs="Times New Roman"/>
              </w:rPr>
              <w:t>N/A</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Command</w:t>
            </w:r>
          </w:p>
        </w:tc>
        <w:tc>
          <w:tcPr>
            <w:tcW w:w="6228" w:type="dxa"/>
          </w:tcPr>
          <w:p w:rsidR="00F114B5" w:rsidRPr="000C5EFC" w:rsidRDefault="00F114B5" w:rsidP="005C45A0">
            <w:pPr>
              <w:pStyle w:val="Command"/>
              <w:rPr>
                <w:rFonts w:ascii="Times New Roman" w:hAnsi="Times New Roman" w:cs="Times New Roman"/>
              </w:rPr>
            </w:pPr>
            <w:bookmarkStart w:id="2650" w:name="_Toc390790082"/>
            <w:bookmarkStart w:id="2651" w:name="_Toc390790813"/>
            <w:bookmarkStart w:id="2652" w:name="_Toc390791178"/>
            <w:bookmarkStart w:id="2653" w:name="_Toc390791799"/>
            <w:bookmarkStart w:id="2654" w:name="_Toc390792245"/>
            <w:bookmarkStart w:id="2655" w:name="_Toc459569440"/>
            <w:r w:rsidRPr="000C5EFC">
              <w:rPr>
                <w:rFonts w:ascii="Times New Roman" w:hAnsi="Times New Roman" w:cs="Times New Roman"/>
              </w:rPr>
              <w:t>REBOOT</w:t>
            </w:r>
            <w:bookmarkEnd w:id="2650"/>
            <w:bookmarkEnd w:id="2651"/>
            <w:bookmarkEnd w:id="2652"/>
            <w:bookmarkEnd w:id="2653"/>
            <w:bookmarkEnd w:id="2654"/>
            <w:bookmarkEnd w:id="2655"/>
          </w:p>
        </w:tc>
      </w:tr>
      <w:tr w:rsidR="00F114B5" w:rsidRPr="00581CAA" w:rsidTr="00F51E3B">
        <w:tc>
          <w:tcPr>
            <w:tcW w:w="2880" w:type="dxa"/>
          </w:tcPr>
          <w:p w:rsidR="00F114B5" w:rsidRPr="00581CAA" w:rsidRDefault="00F114B5" w:rsidP="00CB5FB1">
            <w:pPr>
              <w:rPr>
                <w:rFonts w:cs="Times New Roman"/>
              </w:rPr>
            </w:pPr>
            <w:r w:rsidRPr="00581CAA">
              <w:rPr>
                <w:rFonts w:cs="Times New Roman"/>
              </w:rPr>
              <w:t>Parameters</w:t>
            </w:r>
          </w:p>
        </w:tc>
        <w:tc>
          <w:tcPr>
            <w:tcW w:w="6228" w:type="dxa"/>
          </w:tcPr>
          <w:p w:rsidR="00F114B5" w:rsidRPr="00581CAA" w:rsidRDefault="00F114B5" w:rsidP="00CB5FB1">
            <w:pPr>
              <w:rPr>
                <w:rFonts w:cs="Times New Roman"/>
              </w:rPr>
            </w:pPr>
            <w:r w:rsidRPr="00581CAA">
              <w:rPr>
                <w:rFonts w:cs="Times New Roman"/>
              </w:rPr>
              <w:t>none</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 xml:space="preserve">Return Values </w:t>
            </w:r>
          </w:p>
        </w:tc>
        <w:tc>
          <w:tcPr>
            <w:tcW w:w="6228" w:type="dxa"/>
          </w:tcPr>
          <w:p w:rsidR="00F114B5" w:rsidRPr="00581CAA" w:rsidRDefault="00F114B5" w:rsidP="00CB5FB1">
            <w:pPr>
              <w:rPr>
                <w:rFonts w:cs="Times New Roman"/>
              </w:rPr>
            </w:pPr>
            <w:r w:rsidRPr="00581CAA">
              <w:rPr>
                <w:rFonts w:cs="Times New Roman"/>
              </w:rPr>
              <w:t>start-up banner</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Range</w:t>
            </w:r>
          </w:p>
        </w:tc>
        <w:tc>
          <w:tcPr>
            <w:tcW w:w="6228" w:type="dxa"/>
          </w:tcPr>
          <w:p w:rsidR="00F114B5" w:rsidRPr="00581CAA" w:rsidRDefault="009C62DD" w:rsidP="00CB5FB1">
            <w:pPr>
              <w:rPr>
                <w:rFonts w:cs="Times New Roman"/>
              </w:rPr>
            </w:pPr>
            <w:r>
              <w:rPr>
                <w:rFonts w:cs="Times New Roman"/>
              </w:rPr>
              <w:t>N/A</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Type</w:t>
            </w:r>
          </w:p>
        </w:tc>
        <w:tc>
          <w:tcPr>
            <w:tcW w:w="6228" w:type="dxa"/>
          </w:tcPr>
          <w:p w:rsidR="00F114B5" w:rsidRPr="00581CAA" w:rsidRDefault="00F114B5" w:rsidP="00F114B5">
            <w:pPr>
              <w:rPr>
                <w:rFonts w:cs="Times New Roman"/>
              </w:rPr>
            </w:pPr>
            <w:r w:rsidRPr="00581CAA">
              <w:rPr>
                <w:rFonts w:cs="Times New Roman"/>
              </w:rPr>
              <w:t xml:space="preserve">string </w:t>
            </w:r>
          </w:p>
        </w:tc>
      </w:tr>
      <w:tr w:rsidR="00F114B5" w:rsidRPr="00581CAA" w:rsidTr="00F51E3B">
        <w:tc>
          <w:tcPr>
            <w:tcW w:w="2880" w:type="dxa"/>
          </w:tcPr>
          <w:p w:rsidR="00F114B5" w:rsidRPr="00581CAA" w:rsidRDefault="00F114B5" w:rsidP="00CB5FB1">
            <w:pPr>
              <w:rPr>
                <w:rFonts w:cs="Times New Roman"/>
              </w:rPr>
            </w:pPr>
            <w:r w:rsidRPr="00581CAA">
              <w:rPr>
                <w:rFonts w:cs="Times New Roman"/>
              </w:rPr>
              <w:t>Example</w:t>
            </w:r>
          </w:p>
        </w:tc>
        <w:tc>
          <w:tcPr>
            <w:tcW w:w="6228" w:type="dxa"/>
          </w:tcPr>
          <w:p w:rsidR="00F114B5" w:rsidRPr="000C5EFC" w:rsidRDefault="00F114B5" w:rsidP="00CA3933">
            <w:pPr>
              <w:pStyle w:val="Commandexample"/>
              <w:rPr>
                <w:rFonts w:ascii="Times New Roman" w:hAnsi="Times New Roman" w:cs="Times New Roman"/>
              </w:rPr>
            </w:pPr>
            <w:bookmarkStart w:id="2656" w:name="_Toc390790083"/>
            <w:bookmarkStart w:id="2657" w:name="_Toc390790814"/>
            <w:bookmarkStart w:id="2658" w:name="_Toc390791179"/>
            <w:bookmarkStart w:id="2659" w:name="_Toc390791800"/>
            <w:bookmarkStart w:id="2660" w:name="_Toc390792246"/>
            <w:r w:rsidRPr="000C5EFC">
              <w:rPr>
                <w:rFonts w:ascii="Times New Roman" w:hAnsi="Times New Roman" w:cs="Times New Roman"/>
              </w:rPr>
              <w:t>REBOOT -- restart command processor</w:t>
            </w:r>
            <w:bookmarkEnd w:id="2656"/>
            <w:bookmarkEnd w:id="2657"/>
            <w:bookmarkEnd w:id="2658"/>
            <w:bookmarkEnd w:id="2659"/>
            <w:bookmarkEnd w:id="2660"/>
          </w:p>
        </w:tc>
      </w:tr>
    </w:tbl>
    <w:p w:rsidR="00812358" w:rsidRPr="00581CAA" w:rsidRDefault="00812358" w:rsidP="00812358">
      <w:pPr>
        <w:rPr>
          <w:rFonts w:cs="Times New Roman"/>
        </w:rPr>
      </w:pPr>
    </w:p>
    <w:p w:rsidR="00812358" w:rsidRPr="00581CAA" w:rsidRDefault="00812358" w:rsidP="00432D80">
      <w:pPr>
        <w:pStyle w:val="listlevel3"/>
      </w:pPr>
      <w:bookmarkStart w:id="2661" w:name="_Toc390791418"/>
      <w:bookmarkStart w:id="2662" w:name="_Toc390791801"/>
      <w:bookmarkStart w:id="2663" w:name="_Toc390792247"/>
      <w:bookmarkStart w:id="2664" w:name="_Toc459569441"/>
      <w:r w:rsidRPr="00581CAA">
        <w:t>Set Power-Down Detect Flag</w:t>
      </w:r>
      <w:bookmarkEnd w:id="2661"/>
      <w:bookmarkEnd w:id="2662"/>
      <w:bookmarkEnd w:id="2663"/>
      <w:bookmarkEnd w:id="266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9352CC" w:rsidP="00CB5FB1">
            <w:pPr>
              <w:rPr>
                <w:rFonts w:cs="Times New Roman"/>
              </w:rPr>
            </w:pPr>
            <w:r w:rsidRPr="00581CAA">
              <w:rPr>
                <w:rFonts w:cs="Times New Roman"/>
              </w:rPr>
              <w:t>Sets the power-down detect flag to 1. On reboot, this flag is initialized to 0. As the value is set using this command, the user can query its status to detect if the camera has been power cycled since the last query. The command sets the flag; only a reboot will reset the flag to 0.</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9352CC"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9352CC" w:rsidP="005C45A0">
            <w:pPr>
              <w:pStyle w:val="Command"/>
              <w:rPr>
                <w:rFonts w:ascii="Times New Roman" w:hAnsi="Times New Roman" w:cs="Times New Roman"/>
              </w:rPr>
            </w:pPr>
            <w:bookmarkStart w:id="2665" w:name="_Toc390790084"/>
            <w:bookmarkStart w:id="2666" w:name="_Toc390790815"/>
            <w:bookmarkStart w:id="2667" w:name="_Toc390791180"/>
            <w:bookmarkStart w:id="2668" w:name="_Toc390791802"/>
            <w:bookmarkStart w:id="2669" w:name="_Toc390792248"/>
            <w:bookmarkStart w:id="2670" w:name="_Toc459569442"/>
            <w:r w:rsidRPr="000C5EFC">
              <w:rPr>
                <w:rFonts w:ascii="Times New Roman" w:hAnsi="Times New Roman" w:cs="Times New Roman"/>
              </w:rPr>
              <w:t>PWRDWN</w:t>
            </w:r>
            <w:bookmarkEnd w:id="2665"/>
            <w:bookmarkEnd w:id="2666"/>
            <w:bookmarkEnd w:id="2667"/>
            <w:bookmarkEnd w:id="2668"/>
            <w:bookmarkEnd w:id="2669"/>
            <w:bookmarkEnd w:id="2670"/>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9352CC"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lastRenderedPageBreak/>
              <w:t xml:space="preserve">Return Values </w:t>
            </w:r>
          </w:p>
        </w:tc>
        <w:tc>
          <w:tcPr>
            <w:tcW w:w="6228" w:type="dxa"/>
          </w:tcPr>
          <w:p w:rsidR="00D767BD" w:rsidRPr="00581CAA" w:rsidRDefault="009352CC"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D767BD" w:rsidRPr="00581CAA" w:rsidRDefault="009352CC"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9352CC"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D767BD" w:rsidRPr="000C5EFC" w:rsidRDefault="009352CC" w:rsidP="00CA3933">
            <w:pPr>
              <w:pStyle w:val="Commandexample"/>
              <w:rPr>
                <w:rFonts w:ascii="Times New Roman" w:hAnsi="Times New Roman" w:cs="Times New Roman"/>
              </w:rPr>
            </w:pPr>
            <w:bookmarkStart w:id="2671" w:name="_Toc390790085"/>
            <w:bookmarkStart w:id="2672" w:name="_Toc390790816"/>
            <w:bookmarkStart w:id="2673" w:name="_Toc390791181"/>
            <w:bookmarkStart w:id="2674" w:name="_Toc390791803"/>
            <w:bookmarkStart w:id="2675" w:name="_Toc390792249"/>
            <w:r w:rsidRPr="000C5EFC">
              <w:rPr>
                <w:rFonts w:ascii="Times New Roman" w:hAnsi="Times New Roman" w:cs="Times New Roman"/>
              </w:rPr>
              <w:t>PWRDWN -- set power-down detect flag</w:t>
            </w:r>
            <w:bookmarkEnd w:id="2671"/>
            <w:bookmarkEnd w:id="2672"/>
            <w:bookmarkEnd w:id="2673"/>
            <w:bookmarkEnd w:id="2674"/>
            <w:bookmarkEnd w:id="2675"/>
          </w:p>
        </w:tc>
      </w:tr>
    </w:tbl>
    <w:p w:rsidR="00812358" w:rsidRPr="00581CAA" w:rsidRDefault="00812358" w:rsidP="00812358">
      <w:pPr>
        <w:rPr>
          <w:rFonts w:cs="Times New Roman"/>
        </w:rPr>
      </w:pPr>
    </w:p>
    <w:p w:rsidR="00812358" w:rsidRPr="00581CAA" w:rsidRDefault="00812358" w:rsidP="00432D80">
      <w:pPr>
        <w:pStyle w:val="listlevel3"/>
      </w:pPr>
      <w:bookmarkStart w:id="2676" w:name="_Toc390791419"/>
      <w:bookmarkStart w:id="2677" w:name="_Toc390791804"/>
      <w:bookmarkStart w:id="2678" w:name="_Toc390792250"/>
      <w:bookmarkStart w:id="2679" w:name="_Toc459569443"/>
      <w:r w:rsidRPr="00581CAA">
        <w:t>Get Power-Down Detect Flag</w:t>
      </w:r>
      <w:bookmarkEnd w:id="2676"/>
      <w:bookmarkEnd w:id="2677"/>
      <w:bookmarkEnd w:id="2678"/>
      <w:bookmarkEnd w:id="267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312D27" w:rsidP="00CB5FB1">
            <w:pPr>
              <w:rPr>
                <w:rFonts w:cs="Times New Roman"/>
              </w:rPr>
            </w:pPr>
            <w:r w:rsidRPr="00581CAA">
              <w:rPr>
                <w:rFonts w:cs="Times New Roman"/>
              </w:rPr>
              <w:t>Returns the power-down detect flag status.</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312D27" w:rsidP="00CB5FB1">
            <w:pPr>
              <w:rPr>
                <w:rFonts w:cs="Times New Roman"/>
              </w:rPr>
            </w:pPr>
            <w:r w:rsidRPr="00581CAA">
              <w:rPr>
                <w:rFonts w:cs="Times New Roman"/>
              </w:rPr>
              <w:t>N/A</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312D27" w:rsidP="005C45A0">
            <w:pPr>
              <w:pStyle w:val="Command"/>
              <w:rPr>
                <w:rFonts w:ascii="Times New Roman" w:hAnsi="Times New Roman" w:cs="Times New Roman"/>
              </w:rPr>
            </w:pPr>
            <w:bookmarkStart w:id="2680" w:name="_Toc390790086"/>
            <w:bookmarkStart w:id="2681" w:name="_Toc390790817"/>
            <w:bookmarkStart w:id="2682" w:name="_Toc390791182"/>
            <w:bookmarkStart w:id="2683" w:name="_Toc390791805"/>
            <w:bookmarkStart w:id="2684" w:name="_Toc390792251"/>
            <w:bookmarkStart w:id="2685" w:name="_Toc459569444"/>
            <w:r w:rsidRPr="000C5EFC">
              <w:rPr>
                <w:rFonts w:ascii="Times New Roman" w:hAnsi="Times New Roman" w:cs="Times New Roman"/>
              </w:rPr>
              <w:t>PWRDWN?</w:t>
            </w:r>
            <w:bookmarkEnd w:id="2680"/>
            <w:bookmarkEnd w:id="2681"/>
            <w:bookmarkEnd w:id="2682"/>
            <w:bookmarkEnd w:id="2683"/>
            <w:bookmarkEnd w:id="2684"/>
            <w:bookmarkEnd w:id="2685"/>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312D27"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312D27"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312D27" w:rsidRPr="00581CAA" w:rsidRDefault="00312D27" w:rsidP="00312D27">
            <w:pPr>
              <w:rPr>
                <w:rFonts w:cs="Times New Roman"/>
              </w:rPr>
            </w:pPr>
            <w:r w:rsidRPr="00581CAA">
              <w:rPr>
                <w:rFonts w:cs="Times New Roman"/>
              </w:rPr>
              <w:t>0</w:t>
            </w:r>
            <w:r w:rsidRPr="00581CAA">
              <w:rPr>
                <w:rFonts w:cs="Times New Roman"/>
              </w:rPr>
              <w:tab/>
              <w:t>Initial value on reboot</w:t>
            </w:r>
          </w:p>
          <w:p w:rsidR="00312D27" w:rsidRPr="00581CAA" w:rsidRDefault="00312D27" w:rsidP="00312D27">
            <w:pPr>
              <w:rPr>
                <w:rFonts w:cs="Times New Roman"/>
              </w:rPr>
            </w:pPr>
            <w:r w:rsidRPr="00581CAA">
              <w:rPr>
                <w:rFonts w:cs="Times New Roman"/>
              </w:rPr>
              <w:t>1</w:t>
            </w:r>
            <w:r w:rsidRPr="00581CAA">
              <w:rPr>
                <w:rFonts w:cs="Times New Roman"/>
              </w:rPr>
              <w:tab/>
              <w:t>Value set by user to monitor power-down status</w:t>
            </w:r>
          </w:p>
          <w:p w:rsidR="00D767BD" w:rsidRPr="00581CAA" w:rsidRDefault="00D767BD" w:rsidP="00CB5FB1">
            <w:pPr>
              <w:rPr>
                <w:rFonts w:cs="Times New Roman"/>
              </w:rPr>
            </w:pP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312D27" w:rsidP="00CB5FB1">
            <w:pPr>
              <w:rPr>
                <w:rFonts w:cs="Times New Roman"/>
              </w:rPr>
            </w:pPr>
            <w:r w:rsidRPr="00581CAA">
              <w:rPr>
                <w:rFonts w:cs="Times New Roman"/>
              </w:rPr>
              <w:t>unsigned integer</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C76AD4" w:rsidRPr="000C5EFC" w:rsidRDefault="00312D27" w:rsidP="00CA3933">
            <w:pPr>
              <w:pStyle w:val="Commandexample"/>
              <w:rPr>
                <w:rFonts w:ascii="Times New Roman" w:hAnsi="Times New Roman" w:cs="Times New Roman"/>
              </w:rPr>
            </w:pPr>
            <w:bookmarkStart w:id="2686" w:name="_Toc390790087"/>
            <w:bookmarkStart w:id="2687" w:name="_Toc390790818"/>
            <w:bookmarkStart w:id="2688" w:name="_Toc390791183"/>
            <w:bookmarkStart w:id="2689" w:name="_Toc390791806"/>
            <w:bookmarkStart w:id="2690" w:name="_Toc390792252"/>
            <w:r w:rsidRPr="000C5EFC">
              <w:rPr>
                <w:rFonts w:ascii="Times New Roman" w:hAnsi="Times New Roman" w:cs="Times New Roman"/>
              </w:rPr>
              <w:t>PWRDWN? -- query command</w:t>
            </w:r>
            <w:bookmarkEnd w:id="2686"/>
            <w:bookmarkEnd w:id="2687"/>
            <w:bookmarkEnd w:id="2688"/>
            <w:bookmarkEnd w:id="2689"/>
            <w:bookmarkEnd w:id="2690"/>
          </w:p>
          <w:p w:rsidR="00C76AD4" w:rsidRPr="000C5EFC" w:rsidRDefault="00312D27" w:rsidP="00CA3933">
            <w:pPr>
              <w:pStyle w:val="Commandexample"/>
              <w:rPr>
                <w:rFonts w:ascii="Times New Roman" w:hAnsi="Times New Roman" w:cs="Times New Roman"/>
              </w:rPr>
            </w:pPr>
            <w:bookmarkStart w:id="2691" w:name="_Toc390790088"/>
            <w:bookmarkStart w:id="2692" w:name="_Toc390790819"/>
            <w:bookmarkStart w:id="2693" w:name="_Toc390791184"/>
            <w:bookmarkStart w:id="2694" w:name="_Toc390791807"/>
            <w:bookmarkStart w:id="2695" w:name="_Toc390792253"/>
            <w:r w:rsidRPr="000C5EFC">
              <w:rPr>
                <w:rFonts w:ascii="Times New Roman" w:hAnsi="Times New Roman" w:cs="Times New Roman"/>
              </w:rPr>
              <w:t>1 -- camera not power cycled</w:t>
            </w:r>
            <w:bookmarkEnd w:id="2691"/>
            <w:bookmarkEnd w:id="2692"/>
            <w:bookmarkEnd w:id="2693"/>
            <w:bookmarkEnd w:id="2694"/>
            <w:bookmarkEnd w:id="2695"/>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7777A6" w:rsidRPr="00581CAA" w:rsidRDefault="00812358" w:rsidP="008156BF">
      <w:pPr>
        <w:pStyle w:val="listlevel3"/>
      </w:pPr>
      <w:bookmarkStart w:id="2696" w:name="_Toc390791420"/>
      <w:bookmarkStart w:id="2697" w:name="_Toc390791808"/>
      <w:bookmarkStart w:id="2698" w:name="_Toc390792254"/>
      <w:bookmarkStart w:id="2699" w:name="_Toc459569445"/>
      <w:r w:rsidRPr="00581CAA">
        <w:t>Set LED State</w:t>
      </w:r>
      <w:bookmarkEnd w:id="2696"/>
      <w:bookmarkEnd w:id="2697"/>
      <w:bookmarkEnd w:id="2698"/>
      <w:bookmarkEnd w:id="269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69159D" w:rsidRPr="00581CAA" w:rsidTr="00F51E3B">
        <w:tc>
          <w:tcPr>
            <w:tcW w:w="2880" w:type="dxa"/>
          </w:tcPr>
          <w:p w:rsidR="0069159D" w:rsidRPr="00581CAA" w:rsidRDefault="0069159D" w:rsidP="00CB5FB1">
            <w:pPr>
              <w:rPr>
                <w:rFonts w:cs="Times New Roman"/>
              </w:rPr>
            </w:pPr>
            <w:r w:rsidRPr="00581CAA">
              <w:rPr>
                <w:rFonts w:cs="Times New Roman"/>
              </w:rPr>
              <w:t>Description</w:t>
            </w:r>
          </w:p>
        </w:tc>
        <w:tc>
          <w:tcPr>
            <w:tcW w:w="6228" w:type="dxa"/>
          </w:tcPr>
          <w:p w:rsidR="0069159D" w:rsidRPr="00581CAA" w:rsidRDefault="0069159D" w:rsidP="00CB5FB1">
            <w:pPr>
              <w:rPr>
                <w:rFonts w:cs="Times New Roman"/>
              </w:rPr>
            </w:pPr>
            <w:r w:rsidRPr="00581CAA">
              <w:rPr>
                <w:rFonts w:cs="Times New Roman"/>
              </w:rPr>
              <w:t>Sets the state of the status LED. Note: At least one SUI camera used the command LED instead of as shown. If you have legacy software code and are experiencing difficulty, check the command being used.</w:t>
            </w:r>
          </w:p>
        </w:tc>
      </w:tr>
      <w:tr w:rsidR="0069159D" w:rsidRPr="00581CAA" w:rsidTr="00F51E3B">
        <w:tc>
          <w:tcPr>
            <w:tcW w:w="2880" w:type="dxa"/>
          </w:tcPr>
          <w:p w:rsidR="0069159D" w:rsidRPr="00581CAA" w:rsidRDefault="0069159D" w:rsidP="00CB5FB1">
            <w:pPr>
              <w:rPr>
                <w:rFonts w:cs="Times New Roman"/>
              </w:rPr>
            </w:pPr>
            <w:r w:rsidRPr="00581CAA">
              <w:rPr>
                <w:rFonts w:cs="Times New Roman"/>
              </w:rPr>
              <w:t>Setting Type</w:t>
            </w:r>
          </w:p>
        </w:tc>
        <w:tc>
          <w:tcPr>
            <w:tcW w:w="6228" w:type="dxa"/>
          </w:tcPr>
          <w:p w:rsidR="0069159D" w:rsidRPr="00581CAA" w:rsidRDefault="0069159D" w:rsidP="00CB5FB1">
            <w:pPr>
              <w:rPr>
                <w:rFonts w:cs="Times New Roman"/>
              </w:rPr>
            </w:pPr>
            <w:r w:rsidRPr="00581CAA">
              <w:rPr>
                <w:rFonts w:cs="Times New Roman"/>
              </w:rPr>
              <w:t>Global</w:t>
            </w:r>
          </w:p>
        </w:tc>
      </w:tr>
      <w:tr w:rsidR="0069159D" w:rsidRPr="00581CAA" w:rsidTr="00F51E3B">
        <w:tc>
          <w:tcPr>
            <w:tcW w:w="2880" w:type="dxa"/>
          </w:tcPr>
          <w:p w:rsidR="0069159D" w:rsidRPr="00581CAA" w:rsidRDefault="0069159D" w:rsidP="00CB5FB1">
            <w:pPr>
              <w:rPr>
                <w:rFonts w:cs="Times New Roman"/>
              </w:rPr>
            </w:pPr>
            <w:r w:rsidRPr="00581CAA">
              <w:rPr>
                <w:rFonts w:cs="Times New Roman"/>
              </w:rPr>
              <w:t>Command</w:t>
            </w:r>
          </w:p>
        </w:tc>
        <w:tc>
          <w:tcPr>
            <w:tcW w:w="6228" w:type="dxa"/>
          </w:tcPr>
          <w:p w:rsidR="0069159D" w:rsidRPr="000C5EFC" w:rsidRDefault="0069159D" w:rsidP="005C45A0">
            <w:pPr>
              <w:pStyle w:val="Command"/>
              <w:rPr>
                <w:rFonts w:ascii="Times New Roman" w:hAnsi="Times New Roman" w:cs="Times New Roman"/>
              </w:rPr>
            </w:pPr>
            <w:bookmarkStart w:id="2700" w:name="_Toc390790089"/>
            <w:bookmarkStart w:id="2701" w:name="_Toc390790820"/>
            <w:bookmarkStart w:id="2702" w:name="_Toc390791185"/>
            <w:bookmarkStart w:id="2703" w:name="_Toc390791809"/>
            <w:bookmarkStart w:id="2704" w:name="_Toc390792255"/>
            <w:bookmarkStart w:id="2705" w:name="_Toc459569446"/>
            <w:r w:rsidRPr="000C5EFC">
              <w:rPr>
                <w:rFonts w:ascii="Times New Roman" w:hAnsi="Times New Roman" w:cs="Times New Roman"/>
              </w:rPr>
              <w:t>LED:ENABLE</w:t>
            </w:r>
            <w:bookmarkEnd w:id="2700"/>
            <w:bookmarkEnd w:id="2701"/>
            <w:bookmarkEnd w:id="2702"/>
            <w:bookmarkEnd w:id="2703"/>
            <w:bookmarkEnd w:id="2704"/>
            <w:bookmarkEnd w:id="2705"/>
          </w:p>
        </w:tc>
      </w:tr>
      <w:tr w:rsidR="0069159D" w:rsidRPr="00581CAA" w:rsidTr="00F51E3B">
        <w:tc>
          <w:tcPr>
            <w:tcW w:w="2880" w:type="dxa"/>
          </w:tcPr>
          <w:p w:rsidR="0069159D" w:rsidRPr="00581CAA" w:rsidRDefault="0069159D" w:rsidP="00CB5FB1">
            <w:pPr>
              <w:rPr>
                <w:rFonts w:cs="Times New Roman"/>
              </w:rPr>
            </w:pPr>
            <w:r w:rsidRPr="00581CAA">
              <w:rPr>
                <w:rFonts w:cs="Times New Roman"/>
              </w:rPr>
              <w:t>Parameters</w:t>
            </w:r>
          </w:p>
        </w:tc>
        <w:tc>
          <w:tcPr>
            <w:tcW w:w="6228" w:type="dxa"/>
          </w:tcPr>
          <w:p w:rsidR="0069159D" w:rsidRPr="000C5EFC" w:rsidRDefault="0069159D" w:rsidP="001214F6">
            <w:pPr>
              <w:pStyle w:val="Parameter"/>
              <w:rPr>
                <w:rFonts w:ascii="Times New Roman" w:hAnsi="Times New Roman" w:cs="Times New Roman"/>
              </w:rPr>
            </w:pPr>
            <w:bookmarkStart w:id="2706" w:name="_Toc390790090"/>
            <w:bookmarkStart w:id="2707" w:name="_Toc390790821"/>
            <w:bookmarkStart w:id="2708" w:name="_Toc390791186"/>
            <w:r w:rsidRPr="000C5EFC">
              <w:rPr>
                <w:rFonts w:ascii="Times New Roman" w:hAnsi="Times New Roman" w:cs="Times New Roman"/>
              </w:rPr>
              <w:t>state</w:t>
            </w:r>
            <w:bookmarkEnd w:id="2706"/>
            <w:bookmarkEnd w:id="2707"/>
            <w:bookmarkEnd w:id="2708"/>
          </w:p>
        </w:tc>
      </w:tr>
      <w:tr w:rsidR="0069159D" w:rsidRPr="00581CAA" w:rsidTr="00F51E3B">
        <w:tc>
          <w:tcPr>
            <w:tcW w:w="2880" w:type="dxa"/>
          </w:tcPr>
          <w:p w:rsidR="0069159D" w:rsidRPr="00581CAA" w:rsidRDefault="0069159D" w:rsidP="00CB5FB1">
            <w:pPr>
              <w:rPr>
                <w:rFonts w:cs="Times New Roman"/>
              </w:rPr>
            </w:pPr>
            <w:r w:rsidRPr="00581CAA">
              <w:rPr>
                <w:rFonts w:cs="Times New Roman"/>
              </w:rPr>
              <w:t xml:space="preserve">Return Values </w:t>
            </w:r>
          </w:p>
        </w:tc>
        <w:tc>
          <w:tcPr>
            <w:tcW w:w="6228" w:type="dxa"/>
          </w:tcPr>
          <w:p w:rsidR="0069159D" w:rsidRPr="00581CAA" w:rsidRDefault="0069159D" w:rsidP="00CB5FB1">
            <w:pPr>
              <w:rPr>
                <w:rFonts w:cs="Times New Roman"/>
              </w:rPr>
            </w:pPr>
            <w:r w:rsidRPr="00581CAA">
              <w:rPr>
                <w:rFonts w:cs="Times New Roman"/>
              </w:rPr>
              <w:t>none</w:t>
            </w:r>
          </w:p>
        </w:tc>
      </w:tr>
      <w:tr w:rsidR="0069159D" w:rsidRPr="00581CAA" w:rsidTr="00F51E3B">
        <w:tc>
          <w:tcPr>
            <w:tcW w:w="2880" w:type="dxa"/>
          </w:tcPr>
          <w:p w:rsidR="0069159D" w:rsidRPr="00581CAA" w:rsidRDefault="0069159D" w:rsidP="00CB5FB1">
            <w:pPr>
              <w:rPr>
                <w:rFonts w:cs="Times New Roman"/>
              </w:rPr>
            </w:pPr>
            <w:r w:rsidRPr="00581CAA">
              <w:rPr>
                <w:rFonts w:cs="Times New Roman"/>
              </w:rPr>
              <w:t>Range</w:t>
            </w:r>
          </w:p>
        </w:tc>
        <w:tc>
          <w:tcPr>
            <w:tcW w:w="6228" w:type="dxa"/>
          </w:tcPr>
          <w:p w:rsidR="0069159D" w:rsidRPr="00581CAA" w:rsidRDefault="0069159D" w:rsidP="0069159D">
            <w:pPr>
              <w:rPr>
                <w:rFonts w:cs="Times New Roman"/>
              </w:rPr>
            </w:pPr>
            <w:r w:rsidRPr="00581CAA">
              <w:rPr>
                <w:rFonts w:cs="Times New Roman"/>
              </w:rPr>
              <w:t>ON</w:t>
            </w:r>
            <w:r w:rsidRPr="00581CAA">
              <w:rPr>
                <w:rFonts w:cs="Times New Roman"/>
              </w:rPr>
              <w:tab/>
              <w:t>Enables LED</w:t>
            </w:r>
          </w:p>
          <w:p w:rsidR="0069159D" w:rsidRPr="00581CAA" w:rsidRDefault="0069159D" w:rsidP="0069159D">
            <w:pPr>
              <w:rPr>
                <w:rFonts w:cs="Times New Roman"/>
              </w:rPr>
            </w:pPr>
            <w:r w:rsidRPr="00581CAA">
              <w:rPr>
                <w:rFonts w:cs="Times New Roman"/>
              </w:rPr>
              <w:t>OFF</w:t>
            </w:r>
            <w:r w:rsidRPr="00581CAA">
              <w:rPr>
                <w:rFonts w:cs="Times New Roman"/>
              </w:rPr>
              <w:tab/>
              <w:t>Disables LED</w:t>
            </w:r>
          </w:p>
          <w:p w:rsidR="0069159D" w:rsidRPr="00581CAA" w:rsidRDefault="0069159D" w:rsidP="00CB5FB1">
            <w:pPr>
              <w:rPr>
                <w:rFonts w:cs="Times New Roman"/>
              </w:rPr>
            </w:pPr>
          </w:p>
        </w:tc>
      </w:tr>
      <w:tr w:rsidR="0069159D" w:rsidRPr="00581CAA" w:rsidTr="00F51E3B">
        <w:tc>
          <w:tcPr>
            <w:tcW w:w="2880" w:type="dxa"/>
          </w:tcPr>
          <w:p w:rsidR="0069159D" w:rsidRPr="00581CAA" w:rsidRDefault="0069159D" w:rsidP="00CB5FB1">
            <w:pPr>
              <w:rPr>
                <w:rFonts w:cs="Times New Roman"/>
              </w:rPr>
            </w:pPr>
            <w:r w:rsidRPr="00581CAA">
              <w:rPr>
                <w:rFonts w:cs="Times New Roman"/>
              </w:rPr>
              <w:t>Type</w:t>
            </w:r>
          </w:p>
        </w:tc>
        <w:tc>
          <w:tcPr>
            <w:tcW w:w="6228" w:type="dxa"/>
          </w:tcPr>
          <w:p w:rsidR="0069159D" w:rsidRPr="00581CAA" w:rsidRDefault="0069159D" w:rsidP="00CB5FB1">
            <w:pPr>
              <w:rPr>
                <w:rFonts w:cs="Times New Roman"/>
              </w:rPr>
            </w:pPr>
            <w:r w:rsidRPr="00581CAA">
              <w:rPr>
                <w:rFonts w:cs="Times New Roman"/>
              </w:rPr>
              <w:t>string</w:t>
            </w:r>
          </w:p>
        </w:tc>
      </w:tr>
      <w:tr w:rsidR="0069159D" w:rsidRPr="00581CAA" w:rsidTr="00F51E3B">
        <w:tc>
          <w:tcPr>
            <w:tcW w:w="2880" w:type="dxa"/>
          </w:tcPr>
          <w:p w:rsidR="0069159D" w:rsidRPr="00581CAA" w:rsidRDefault="0069159D" w:rsidP="00CB5FB1">
            <w:pPr>
              <w:rPr>
                <w:rFonts w:cs="Times New Roman"/>
              </w:rPr>
            </w:pPr>
            <w:r w:rsidRPr="00581CAA">
              <w:rPr>
                <w:rFonts w:cs="Times New Roman"/>
              </w:rPr>
              <w:t>Example</w:t>
            </w:r>
          </w:p>
        </w:tc>
        <w:tc>
          <w:tcPr>
            <w:tcW w:w="6228" w:type="dxa"/>
          </w:tcPr>
          <w:p w:rsidR="0069159D" w:rsidRPr="000C5EFC" w:rsidRDefault="0069159D" w:rsidP="00CA3933">
            <w:pPr>
              <w:pStyle w:val="Commandexample"/>
              <w:rPr>
                <w:rFonts w:ascii="Times New Roman" w:hAnsi="Times New Roman" w:cs="Times New Roman"/>
              </w:rPr>
            </w:pPr>
            <w:bookmarkStart w:id="2709" w:name="_Toc390790091"/>
            <w:bookmarkStart w:id="2710" w:name="_Toc390790822"/>
            <w:bookmarkStart w:id="2711" w:name="_Toc390791187"/>
            <w:bookmarkStart w:id="2712" w:name="_Toc390791810"/>
            <w:bookmarkStart w:id="2713" w:name="_Toc390792256"/>
            <w:r w:rsidRPr="000C5EFC">
              <w:rPr>
                <w:rFonts w:ascii="Times New Roman" w:hAnsi="Times New Roman" w:cs="Times New Roman"/>
              </w:rPr>
              <w:t>LED:ENABLE ON</w:t>
            </w:r>
            <w:bookmarkEnd w:id="2709"/>
            <w:bookmarkEnd w:id="2710"/>
            <w:bookmarkEnd w:id="2711"/>
            <w:bookmarkEnd w:id="2712"/>
            <w:bookmarkEnd w:id="2713"/>
          </w:p>
        </w:tc>
      </w:tr>
    </w:tbl>
    <w:p w:rsidR="00C76AD4" w:rsidRPr="00581CAA" w:rsidRDefault="00C76AD4" w:rsidP="00812358">
      <w:pPr>
        <w:rPr>
          <w:rFonts w:cs="Times New Roman"/>
        </w:rPr>
      </w:pPr>
    </w:p>
    <w:p w:rsidR="00812358" w:rsidRPr="00581CAA" w:rsidRDefault="00812358" w:rsidP="00432D80">
      <w:pPr>
        <w:pStyle w:val="listlevel3"/>
      </w:pPr>
      <w:bookmarkStart w:id="2714" w:name="_Toc390791421"/>
      <w:bookmarkStart w:id="2715" w:name="_Toc390791811"/>
      <w:bookmarkStart w:id="2716" w:name="_Toc390792257"/>
      <w:bookmarkStart w:id="2717" w:name="_Toc459569447"/>
      <w:r w:rsidRPr="00581CAA">
        <w:lastRenderedPageBreak/>
        <w:t>Get LED State</w:t>
      </w:r>
      <w:bookmarkEnd w:id="2714"/>
      <w:bookmarkEnd w:id="2715"/>
      <w:bookmarkEnd w:id="2716"/>
      <w:bookmarkEnd w:id="2717"/>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D17A49" w:rsidP="00CB5FB1">
            <w:pPr>
              <w:rPr>
                <w:rFonts w:cs="Times New Roman"/>
              </w:rPr>
            </w:pPr>
            <w:r w:rsidRPr="00581CAA">
              <w:rPr>
                <w:rFonts w:cs="Times New Roman"/>
              </w:rPr>
              <w:t>Returns the state of the status LED.</w:t>
            </w:r>
          </w:p>
        </w:tc>
      </w:tr>
      <w:tr w:rsidR="00D17A49" w:rsidRPr="00581CAA" w:rsidTr="00F51E3B">
        <w:tc>
          <w:tcPr>
            <w:tcW w:w="2880" w:type="dxa"/>
          </w:tcPr>
          <w:p w:rsidR="00D17A49" w:rsidRPr="00581CAA" w:rsidRDefault="00D17A49" w:rsidP="00CB5FB1">
            <w:pPr>
              <w:rPr>
                <w:rFonts w:cs="Times New Roman"/>
              </w:rPr>
            </w:pPr>
            <w:r w:rsidRPr="00581CAA">
              <w:rPr>
                <w:rFonts w:cs="Times New Roman"/>
              </w:rPr>
              <w:t>Setting Type</w:t>
            </w:r>
          </w:p>
        </w:tc>
        <w:tc>
          <w:tcPr>
            <w:tcW w:w="6228" w:type="dxa"/>
          </w:tcPr>
          <w:p w:rsidR="00D17A49" w:rsidRPr="00581CAA" w:rsidRDefault="00D17A49" w:rsidP="00CB5FB1">
            <w:pPr>
              <w:rPr>
                <w:rFonts w:cs="Times New Roman"/>
              </w:rPr>
            </w:pPr>
            <w:r w:rsidRPr="00581CAA">
              <w:rPr>
                <w:rFonts w:cs="Times New Roman"/>
              </w:rPr>
              <w:t>Global</w:t>
            </w:r>
          </w:p>
        </w:tc>
      </w:tr>
      <w:tr w:rsidR="00D17A49" w:rsidRPr="00581CAA" w:rsidTr="00F51E3B">
        <w:tc>
          <w:tcPr>
            <w:tcW w:w="2880" w:type="dxa"/>
          </w:tcPr>
          <w:p w:rsidR="00D17A49" w:rsidRPr="00581CAA" w:rsidRDefault="00D17A49" w:rsidP="00CB5FB1">
            <w:pPr>
              <w:rPr>
                <w:rFonts w:cs="Times New Roman"/>
              </w:rPr>
            </w:pPr>
            <w:r w:rsidRPr="00581CAA">
              <w:rPr>
                <w:rFonts w:cs="Times New Roman"/>
              </w:rPr>
              <w:t>Command</w:t>
            </w:r>
          </w:p>
        </w:tc>
        <w:tc>
          <w:tcPr>
            <w:tcW w:w="6228" w:type="dxa"/>
          </w:tcPr>
          <w:p w:rsidR="00D17A49" w:rsidRPr="000C5EFC" w:rsidRDefault="00D17A49" w:rsidP="005C45A0">
            <w:pPr>
              <w:pStyle w:val="Command"/>
              <w:rPr>
                <w:rFonts w:ascii="Times New Roman" w:hAnsi="Times New Roman" w:cs="Times New Roman"/>
              </w:rPr>
            </w:pPr>
            <w:bookmarkStart w:id="2718" w:name="_Toc390790092"/>
            <w:bookmarkStart w:id="2719" w:name="_Toc390790823"/>
            <w:bookmarkStart w:id="2720" w:name="_Toc390791188"/>
            <w:bookmarkStart w:id="2721" w:name="_Toc390791812"/>
            <w:bookmarkStart w:id="2722" w:name="_Toc390792258"/>
            <w:bookmarkStart w:id="2723" w:name="_Toc459569448"/>
            <w:r w:rsidRPr="000C5EFC">
              <w:rPr>
                <w:rFonts w:ascii="Times New Roman" w:hAnsi="Times New Roman" w:cs="Times New Roman"/>
              </w:rPr>
              <w:t>LED:ENABLE?</w:t>
            </w:r>
            <w:bookmarkEnd w:id="2718"/>
            <w:bookmarkEnd w:id="2719"/>
            <w:bookmarkEnd w:id="2720"/>
            <w:bookmarkEnd w:id="2721"/>
            <w:bookmarkEnd w:id="2722"/>
            <w:bookmarkEnd w:id="2723"/>
          </w:p>
        </w:tc>
      </w:tr>
      <w:tr w:rsidR="00D17A49" w:rsidRPr="00581CAA" w:rsidTr="00F51E3B">
        <w:tc>
          <w:tcPr>
            <w:tcW w:w="2880" w:type="dxa"/>
          </w:tcPr>
          <w:p w:rsidR="00D17A49" w:rsidRPr="00581CAA" w:rsidRDefault="00D17A49" w:rsidP="00CB5FB1">
            <w:pPr>
              <w:rPr>
                <w:rFonts w:cs="Times New Roman"/>
              </w:rPr>
            </w:pPr>
            <w:r w:rsidRPr="00581CAA">
              <w:rPr>
                <w:rFonts w:cs="Times New Roman"/>
              </w:rPr>
              <w:t>Parameters</w:t>
            </w:r>
          </w:p>
        </w:tc>
        <w:tc>
          <w:tcPr>
            <w:tcW w:w="6228" w:type="dxa"/>
          </w:tcPr>
          <w:p w:rsidR="00D17A49" w:rsidRPr="000C5EFC" w:rsidRDefault="00D17A49" w:rsidP="001214F6">
            <w:pPr>
              <w:pStyle w:val="Parameter"/>
              <w:rPr>
                <w:rFonts w:ascii="Times New Roman" w:hAnsi="Times New Roman" w:cs="Times New Roman"/>
              </w:rPr>
            </w:pPr>
            <w:bookmarkStart w:id="2724" w:name="_Toc390790093"/>
            <w:bookmarkStart w:id="2725" w:name="_Toc390790824"/>
            <w:bookmarkStart w:id="2726" w:name="_Toc390791189"/>
            <w:r w:rsidRPr="000C5EFC">
              <w:rPr>
                <w:rFonts w:ascii="Times New Roman" w:hAnsi="Times New Roman" w:cs="Times New Roman"/>
              </w:rPr>
              <w:t>state</w:t>
            </w:r>
            <w:bookmarkEnd w:id="2724"/>
            <w:bookmarkEnd w:id="2725"/>
            <w:bookmarkEnd w:id="2726"/>
          </w:p>
        </w:tc>
      </w:tr>
      <w:tr w:rsidR="00D17A49" w:rsidRPr="00581CAA" w:rsidTr="00F51E3B">
        <w:tc>
          <w:tcPr>
            <w:tcW w:w="2880" w:type="dxa"/>
          </w:tcPr>
          <w:p w:rsidR="00D17A49" w:rsidRPr="00581CAA" w:rsidRDefault="00D17A49" w:rsidP="00CB5FB1">
            <w:pPr>
              <w:rPr>
                <w:rFonts w:cs="Times New Roman"/>
              </w:rPr>
            </w:pPr>
            <w:r w:rsidRPr="00581CAA">
              <w:rPr>
                <w:rFonts w:cs="Times New Roman"/>
              </w:rPr>
              <w:t xml:space="preserve">Return Values </w:t>
            </w:r>
          </w:p>
        </w:tc>
        <w:tc>
          <w:tcPr>
            <w:tcW w:w="6228" w:type="dxa"/>
          </w:tcPr>
          <w:p w:rsidR="00D17A49" w:rsidRPr="00581CAA" w:rsidRDefault="00D17A49" w:rsidP="00CB5FB1">
            <w:pPr>
              <w:rPr>
                <w:rFonts w:cs="Times New Roman"/>
              </w:rPr>
            </w:pPr>
            <w:r w:rsidRPr="00581CAA">
              <w:rPr>
                <w:rFonts w:cs="Times New Roman"/>
              </w:rPr>
              <w:t>value</w:t>
            </w:r>
          </w:p>
        </w:tc>
      </w:tr>
      <w:tr w:rsidR="00D17A49" w:rsidRPr="00581CAA" w:rsidTr="00F51E3B">
        <w:tc>
          <w:tcPr>
            <w:tcW w:w="2880" w:type="dxa"/>
          </w:tcPr>
          <w:p w:rsidR="00D17A49" w:rsidRPr="00581CAA" w:rsidRDefault="00D17A49" w:rsidP="00CB5FB1">
            <w:pPr>
              <w:rPr>
                <w:rFonts w:cs="Times New Roman"/>
              </w:rPr>
            </w:pPr>
            <w:r w:rsidRPr="00581CAA">
              <w:rPr>
                <w:rFonts w:cs="Times New Roman"/>
              </w:rPr>
              <w:t>Range</w:t>
            </w:r>
          </w:p>
        </w:tc>
        <w:tc>
          <w:tcPr>
            <w:tcW w:w="6228" w:type="dxa"/>
          </w:tcPr>
          <w:p w:rsidR="00D17A49" w:rsidRPr="00581CAA" w:rsidRDefault="00D17A49" w:rsidP="00D17A49">
            <w:pPr>
              <w:rPr>
                <w:rFonts w:cs="Times New Roman"/>
              </w:rPr>
            </w:pPr>
            <w:r w:rsidRPr="00581CAA">
              <w:rPr>
                <w:rFonts w:cs="Times New Roman"/>
              </w:rPr>
              <w:t>ON</w:t>
            </w:r>
            <w:r w:rsidRPr="00581CAA">
              <w:rPr>
                <w:rFonts w:cs="Times New Roman"/>
              </w:rPr>
              <w:tab/>
              <w:t>Enables LED</w:t>
            </w:r>
          </w:p>
          <w:p w:rsidR="00D17A49" w:rsidRPr="00581CAA" w:rsidRDefault="00D17A49" w:rsidP="00D17A49">
            <w:pPr>
              <w:rPr>
                <w:rFonts w:cs="Times New Roman"/>
              </w:rPr>
            </w:pPr>
            <w:r w:rsidRPr="00581CAA">
              <w:rPr>
                <w:rFonts w:cs="Times New Roman"/>
              </w:rPr>
              <w:t>OFF</w:t>
            </w:r>
            <w:r w:rsidRPr="00581CAA">
              <w:rPr>
                <w:rFonts w:cs="Times New Roman"/>
              </w:rPr>
              <w:tab/>
              <w:t>Disables LED</w:t>
            </w:r>
          </w:p>
          <w:p w:rsidR="00D17A49" w:rsidRPr="00581CAA" w:rsidRDefault="00D17A49" w:rsidP="00CB5FB1">
            <w:pPr>
              <w:rPr>
                <w:rFonts w:cs="Times New Roman"/>
              </w:rPr>
            </w:pPr>
          </w:p>
        </w:tc>
      </w:tr>
      <w:tr w:rsidR="00D17A49" w:rsidRPr="00581CAA" w:rsidTr="00F51E3B">
        <w:tc>
          <w:tcPr>
            <w:tcW w:w="2880" w:type="dxa"/>
          </w:tcPr>
          <w:p w:rsidR="00D17A49" w:rsidRPr="00581CAA" w:rsidRDefault="00D17A49" w:rsidP="00CB5FB1">
            <w:pPr>
              <w:rPr>
                <w:rFonts w:cs="Times New Roman"/>
              </w:rPr>
            </w:pPr>
            <w:r w:rsidRPr="00581CAA">
              <w:rPr>
                <w:rFonts w:cs="Times New Roman"/>
              </w:rPr>
              <w:t>Type</w:t>
            </w:r>
          </w:p>
        </w:tc>
        <w:tc>
          <w:tcPr>
            <w:tcW w:w="6228" w:type="dxa"/>
          </w:tcPr>
          <w:p w:rsidR="00D17A49" w:rsidRPr="00581CAA" w:rsidRDefault="00D17A49" w:rsidP="00CB5FB1">
            <w:pPr>
              <w:rPr>
                <w:rFonts w:cs="Times New Roman"/>
              </w:rPr>
            </w:pPr>
            <w:r w:rsidRPr="00581CAA">
              <w:rPr>
                <w:rFonts w:cs="Times New Roman"/>
              </w:rPr>
              <w:t>string</w:t>
            </w:r>
          </w:p>
        </w:tc>
      </w:tr>
      <w:tr w:rsidR="00D17A49" w:rsidRPr="00581CAA" w:rsidTr="00F51E3B">
        <w:tc>
          <w:tcPr>
            <w:tcW w:w="2880" w:type="dxa"/>
          </w:tcPr>
          <w:p w:rsidR="00D17A49" w:rsidRPr="00581CAA" w:rsidRDefault="00D17A49" w:rsidP="00CB5FB1">
            <w:pPr>
              <w:rPr>
                <w:rFonts w:cs="Times New Roman"/>
              </w:rPr>
            </w:pPr>
            <w:r w:rsidRPr="00581CAA">
              <w:rPr>
                <w:rFonts w:cs="Times New Roman"/>
              </w:rPr>
              <w:t>Example</w:t>
            </w:r>
          </w:p>
        </w:tc>
        <w:tc>
          <w:tcPr>
            <w:tcW w:w="6228" w:type="dxa"/>
          </w:tcPr>
          <w:p w:rsidR="00D17A49" w:rsidRPr="000C5EFC" w:rsidRDefault="00D17A49" w:rsidP="00CA3933">
            <w:pPr>
              <w:pStyle w:val="Commandexample"/>
              <w:rPr>
                <w:rFonts w:ascii="Times New Roman" w:hAnsi="Times New Roman" w:cs="Times New Roman"/>
              </w:rPr>
            </w:pPr>
            <w:bookmarkStart w:id="2727" w:name="_Toc390790094"/>
            <w:bookmarkStart w:id="2728" w:name="_Toc390790825"/>
            <w:bookmarkStart w:id="2729" w:name="_Toc390791190"/>
            <w:bookmarkStart w:id="2730" w:name="_Toc390791813"/>
            <w:bookmarkStart w:id="2731" w:name="_Toc390792259"/>
            <w:r w:rsidRPr="000C5EFC">
              <w:rPr>
                <w:rFonts w:ascii="Times New Roman" w:hAnsi="Times New Roman" w:cs="Times New Roman"/>
              </w:rPr>
              <w:t>LED:ENABLE? -- query command</w:t>
            </w:r>
            <w:bookmarkEnd w:id="2727"/>
            <w:bookmarkEnd w:id="2728"/>
            <w:bookmarkEnd w:id="2729"/>
            <w:bookmarkEnd w:id="2730"/>
            <w:bookmarkEnd w:id="2731"/>
          </w:p>
          <w:p w:rsidR="00D17A49" w:rsidRPr="000C5EFC" w:rsidRDefault="00D17A49" w:rsidP="00CA3933">
            <w:pPr>
              <w:pStyle w:val="Commandexample"/>
              <w:rPr>
                <w:rFonts w:ascii="Times New Roman" w:hAnsi="Times New Roman" w:cs="Times New Roman"/>
              </w:rPr>
            </w:pPr>
            <w:bookmarkStart w:id="2732" w:name="_Toc390790095"/>
            <w:bookmarkStart w:id="2733" w:name="_Toc390790826"/>
            <w:bookmarkStart w:id="2734" w:name="_Toc390791191"/>
            <w:bookmarkStart w:id="2735" w:name="_Toc390791814"/>
            <w:bookmarkStart w:id="2736" w:name="_Toc390792260"/>
            <w:r w:rsidRPr="000C5EFC">
              <w:rPr>
                <w:rFonts w:ascii="Times New Roman" w:hAnsi="Times New Roman" w:cs="Times New Roman"/>
              </w:rPr>
              <w:t>ON -- return value</w:t>
            </w:r>
            <w:bookmarkEnd w:id="2732"/>
            <w:bookmarkEnd w:id="2733"/>
            <w:bookmarkEnd w:id="2734"/>
            <w:bookmarkEnd w:id="2735"/>
            <w:bookmarkEnd w:id="2736"/>
          </w:p>
          <w:p w:rsidR="00D17A49" w:rsidRPr="000C5EFC" w:rsidRDefault="00D17A49" w:rsidP="00CA3933">
            <w:pPr>
              <w:pStyle w:val="Commandexample"/>
              <w:rPr>
                <w:rFonts w:ascii="Times New Roman" w:hAnsi="Times New Roman" w:cs="Times New Roman"/>
              </w:rPr>
            </w:pPr>
          </w:p>
        </w:tc>
      </w:tr>
    </w:tbl>
    <w:p w:rsidR="00D17A49" w:rsidRPr="00581CAA" w:rsidRDefault="00D17A49" w:rsidP="00D17A49">
      <w:pPr>
        <w:rPr>
          <w:rFonts w:cs="Times New Roman"/>
        </w:rPr>
      </w:pPr>
    </w:p>
    <w:p w:rsidR="00C76AD4" w:rsidRPr="00581CAA" w:rsidRDefault="00812358" w:rsidP="00E50224">
      <w:pPr>
        <w:pStyle w:val="listlevel2"/>
      </w:pPr>
      <w:bookmarkStart w:id="2737" w:name="_Toc459650002"/>
      <w:r w:rsidRPr="00581CAA">
        <w:t>Binning Mode Commands</w:t>
      </w:r>
      <w:bookmarkEnd w:id="2737"/>
    </w:p>
    <w:p w:rsidR="00812358" w:rsidRPr="00581CAA" w:rsidRDefault="00812358" w:rsidP="00812358">
      <w:pPr>
        <w:rPr>
          <w:rFonts w:cs="Times New Roman"/>
        </w:rPr>
      </w:pPr>
      <w:r w:rsidRPr="00581CAA">
        <w:rPr>
          <w:rFonts w:cs="Times New Roman"/>
        </w:rPr>
        <w:t xml:space="preserve">Binning Mode shifts </w:t>
      </w:r>
      <w:r w:rsidR="00BE2EF9">
        <w:rPr>
          <w:rFonts w:cs="Times New Roman"/>
        </w:rPr>
        <w:t>SU</w:t>
      </w:r>
      <w:r w:rsidR="00FD3EE0">
        <w:rPr>
          <w:rFonts w:cs="Times New Roman"/>
        </w:rPr>
        <w:t>32</w:t>
      </w:r>
      <w:r w:rsidR="00BE2EF9">
        <w:rPr>
          <w:rFonts w:cs="Times New Roman"/>
        </w:rPr>
        <w:t xml:space="preserve">0CSX </w:t>
      </w:r>
      <w:r w:rsidRPr="00581CAA">
        <w:rPr>
          <w:rFonts w:cs="Times New Roman"/>
        </w:rPr>
        <w:t xml:space="preserve">camera imaging from a 320x256 </w:t>
      </w:r>
      <w:r w:rsidR="00FD3EE0">
        <w:rPr>
          <w:rFonts w:cs="Times New Roman"/>
        </w:rPr>
        <w:t xml:space="preserve">to a 160x128 </w:t>
      </w:r>
      <w:r w:rsidRPr="00581CAA">
        <w:rPr>
          <w:rFonts w:cs="Times New Roman"/>
        </w:rPr>
        <w:t xml:space="preserve">pixel mode of operation. Enabling Binning Mode produces a like sized image with </w:t>
      </w:r>
      <w:r w:rsidR="00ED0ED6">
        <w:rPr>
          <w:rFonts w:cs="Times New Roman"/>
        </w:rPr>
        <w:t>each 2x2 bin equal to the average of the 4 individual</w:t>
      </w:r>
      <w:r w:rsidRPr="00581CAA">
        <w:rPr>
          <w:rFonts w:cs="Times New Roman"/>
        </w:rPr>
        <w:t xml:space="preserve"> </w:t>
      </w:r>
      <w:r w:rsidR="00ED0ED6">
        <w:rPr>
          <w:rFonts w:cs="Times New Roman"/>
        </w:rPr>
        <w:t xml:space="preserve">pixels. </w:t>
      </w:r>
      <w:r w:rsidRPr="00581CAA">
        <w:rPr>
          <w:rFonts w:cs="Times New Roman"/>
        </w:rPr>
        <w:t xml:space="preserve">To maintain compatibility with video and </w:t>
      </w:r>
      <w:r w:rsidR="00760795">
        <w:rPr>
          <w:rFonts w:cs="Times New Roman"/>
        </w:rPr>
        <w:t>Camera Link</w:t>
      </w:r>
      <w:r w:rsidRPr="00581CAA">
        <w:rPr>
          <w:rFonts w:cs="Times New Roman"/>
        </w:rPr>
        <w:t xml:space="preserve"> signals, binned pixel results consist of the binned block’s pixels being set to the same value (value is repeated), and the full </w:t>
      </w:r>
      <w:r w:rsidR="00BE2EF9">
        <w:rPr>
          <w:rFonts w:cs="Times New Roman"/>
        </w:rPr>
        <w:t xml:space="preserve">frame </w:t>
      </w:r>
      <w:r w:rsidRPr="00581CAA">
        <w:rPr>
          <w:rFonts w:cs="Times New Roman"/>
        </w:rPr>
        <w:t>image is still sent.</w:t>
      </w:r>
    </w:p>
    <w:p w:rsidR="00812358" w:rsidRPr="00581CAA" w:rsidRDefault="00812358" w:rsidP="00812358">
      <w:pPr>
        <w:rPr>
          <w:rFonts w:cs="Times New Roman"/>
        </w:rPr>
      </w:pPr>
      <w:r w:rsidRPr="00581CAA">
        <w:rPr>
          <w:rFonts w:cs="Times New Roman"/>
        </w:rPr>
        <w:t>Binning in a PDA is unlike binning on a CCD: The charge is read individually and summed in camera firmware. Noise improvement comes from the summing and averaging of the pixels: a 2x2 pixel bin has root(4) = 2x noise improvement.</w:t>
      </w:r>
    </w:p>
    <w:p w:rsidR="00812358" w:rsidRPr="00581CAA" w:rsidRDefault="00812358" w:rsidP="00812358">
      <w:pPr>
        <w:rPr>
          <w:rFonts w:cs="Times New Roman"/>
        </w:rPr>
      </w:pPr>
      <w:r w:rsidRPr="00581CAA">
        <w:rPr>
          <w:rFonts w:cs="Times New Roman"/>
        </w:rPr>
        <w:t>To maintain data transportation consistency, the image size does not change: the block of binned pixels are given the same digital value.</w:t>
      </w:r>
    </w:p>
    <w:p w:rsidR="00812358" w:rsidRPr="00581CAA" w:rsidRDefault="00812358" w:rsidP="00E50224">
      <w:pPr>
        <w:pStyle w:val="listlevel3"/>
      </w:pPr>
      <w:bookmarkStart w:id="2738" w:name="_Toc440443787"/>
      <w:bookmarkStart w:id="2739" w:name="_Toc440444436"/>
      <w:bookmarkStart w:id="2740" w:name="_Toc440444837"/>
      <w:bookmarkStart w:id="2741" w:name="_Toc390791422"/>
      <w:bookmarkStart w:id="2742" w:name="_Toc390791815"/>
      <w:bookmarkStart w:id="2743" w:name="_Toc390792261"/>
      <w:bookmarkStart w:id="2744" w:name="_Toc459569449"/>
      <w:bookmarkEnd w:id="2738"/>
      <w:bookmarkEnd w:id="2739"/>
      <w:bookmarkEnd w:id="2740"/>
      <w:r w:rsidRPr="00581CAA">
        <w:t>Set Binning Mode State</w:t>
      </w:r>
      <w:bookmarkEnd w:id="2741"/>
      <w:bookmarkEnd w:id="2742"/>
      <w:bookmarkEnd w:id="2743"/>
      <w:bookmarkEnd w:id="274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F2047" w:rsidRPr="00581CAA" w:rsidTr="00F51E3B">
        <w:tc>
          <w:tcPr>
            <w:tcW w:w="2880" w:type="dxa"/>
          </w:tcPr>
          <w:p w:rsidR="00DF2047" w:rsidRPr="00581CAA" w:rsidRDefault="00DF2047" w:rsidP="00CB5FB1">
            <w:pPr>
              <w:rPr>
                <w:rFonts w:cs="Times New Roman"/>
              </w:rPr>
            </w:pPr>
            <w:r w:rsidRPr="00581CAA">
              <w:rPr>
                <w:rFonts w:cs="Times New Roman"/>
              </w:rPr>
              <w:t>Description</w:t>
            </w:r>
          </w:p>
        </w:tc>
        <w:tc>
          <w:tcPr>
            <w:tcW w:w="6228" w:type="dxa"/>
          </w:tcPr>
          <w:p w:rsidR="00DF2047" w:rsidRPr="00581CAA" w:rsidRDefault="00DF2047" w:rsidP="00CB5FB1">
            <w:pPr>
              <w:rPr>
                <w:rFonts w:cs="Times New Roman"/>
              </w:rPr>
            </w:pPr>
            <w:r w:rsidRPr="00581CAA">
              <w:rPr>
                <w:rFonts w:cs="Times New Roman"/>
              </w:rPr>
              <w:t>Sets the state of Binning Mode. Pixels are binned on a 2x2 pattern only.</w:t>
            </w:r>
          </w:p>
        </w:tc>
      </w:tr>
      <w:tr w:rsidR="00DF2047" w:rsidRPr="00581CAA" w:rsidTr="00F51E3B">
        <w:tc>
          <w:tcPr>
            <w:tcW w:w="2880" w:type="dxa"/>
          </w:tcPr>
          <w:p w:rsidR="00DF2047" w:rsidRPr="00581CAA" w:rsidRDefault="00DF2047" w:rsidP="00CB5FB1">
            <w:pPr>
              <w:rPr>
                <w:rFonts w:cs="Times New Roman"/>
              </w:rPr>
            </w:pPr>
            <w:r w:rsidRPr="00581CAA">
              <w:rPr>
                <w:rFonts w:cs="Times New Roman"/>
              </w:rPr>
              <w:t>Setting Type</w:t>
            </w:r>
          </w:p>
        </w:tc>
        <w:tc>
          <w:tcPr>
            <w:tcW w:w="6228" w:type="dxa"/>
          </w:tcPr>
          <w:p w:rsidR="00DF2047" w:rsidRPr="00581CAA" w:rsidRDefault="00DF2047" w:rsidP="00CB5FB1">
            <w:pPr>
              <w:rPr>
                <w:rFonts w:cs="Times New Roman"/>
              </w:rPr>
            </w:pPr>
            <w:r w:rsidRPr="00581CAA">
              <w:rPr>
                <w:rFonts w:cs="Times New Roman"/>
              </w:rPr>
              <w:t>Global</w:t>
            </w:r>
          </w:p>
        </w:tc>
      </w:tr>
      <w:tr w:rsidR="00DF2047" w:rsidRPr="00581CAA" w:rsidTr="00F51E3B">
        <w:tc>
          <w:tcPr>
            <w:tcW w:w="2880" w:type="dxa"/>
          </w:tcPr>
          <w:p w:rsidR="00DF2047" w:rsidRPr="00581CAA" w:rsidRDefault="00DF2047" w:rsidP="00CB5FB1">
            <w:pPr>
              <w:rPr>
                <w:rFonts w:cs="Times New Roman"/>
              </w:rPr>
            </w:pPr>
            <w:r w:rsidRPr="00581CAA">
              <w:rPr>
                <w:rFonts w:cs="Times New Roman"/>
              </w:rPr>
              <w:t>Command</w:t>
            </w:r>
          </w:p>
        </w:tc>
        <w:tc>
          <w:tcPr>
            <w:tcW w:w="6228" w:type="dxa"/>
          </w:tcPr>
          <w:p w:rsidR="00DF2047" w:rsidRPr="000C5EFC" w:rsidRDefault="00DF2047" w:rsidP="005C45A0">
            <w:pPr>
              <w:pStyle w:val="Command"/>
              <w:rPr>
                <w:rFonts w:ascii="Times New Roman" w:hAnsi="Times New Roman" w:cs="Times New Roman"/>
              </w:rPr>
            </w:pPr>
            <w:bookmarkStart w:id="2745" w:name="_Toc390790096"/>
            <w:bookmarkStart w:id="2746" w:name="_Toc390790827"/>
            <w:bookmarkStart w:id="2747" w:name="_Toc390791192"/>
            <w:bookmarkStart w:id="2748" w:name="_Toc390791816"/>
            <w:bookmarkStart w:id="2749" w:name="_Toc390792262"/>
            <w:bookmarkStart w:id="2750" w:name="_Toc459569450"/>
            <w:r w:rsidRPr="000C5EFC">
              <w:rPr>
                <w:rFonts w:ascii="Times New Roman" w:hAnsi="Times New Roman" w:cs="Times New Roman"/>
              </w:rPr>
              <w:t xml:space="preserve">BIN:ENABLE </w:t>
            </w:r>
            <w:r w:rsidRPr="000C5EFC">
              <w:rPr>
                <w:rFonts w:ascii="Times New Roman" w:hAnsi="Times New Roman" w:cs="Times New Roman"/>
                <w:i/>
              </w:rPr>
              <w:t>state</w:t>
            </w:r>
            <w:bookmarkEnd w:id="2745"/>
            <w:bookmarkEnd w:id="2746"/>
            <w:bookmarkEnd w:id="2747"/>
            <w:bookmarkEnd w:id="2748"/>
            <w:bookmarkEnd w:id="2749"/>
            <w:bookmarkEnd w:id="2750"/>
          </w:p>
        </w:tc>
      </w:tr>
      <w:tr w:rsidR="00DF2047" w:rsidRPr="00581CAA" w:rsidTr="00F51E3B">
        <w:tc>
          <w:tcPr>
            <w:tcW w:w="2880" w:type="dxa"/>
          </w:tcPr>
          <w:p w:rsidR="00DF2047" w:rsidRPr="00581CAA" w:rsidRDefault="00DF2047" w:rsidP="00CB5FB1">
            <w:pPr>
              <w:rPr>
                <w:rFonts w:cs="Times New Roman"/>
              </w:rPr>
            </w:pPr>
            <w:r w:rsidRPr="00581CAA">
              <w:rPr>
                <w:rFonts w:cs="Times New Roman"/>
              </w:rPr>
              <w:t>Parameters</w:t>
            </w:r>
          </w:p>
        </w:tc>
        <w:tc>
          <w:tcPr>
            <w:tcW w:w="6228" w:type="dxa"/>
          </w:tcPr>
          <w:p w:rsidR="00DF2047" w:rsidRPr="000C5EFC" w:rsidRDefault="00DF2047" w:rsidP="001214F6">
            <w:pPr>
              <w:pStyle w:val="Parameter"/>
              <w:rPr>
                <w:rFonts w:ascii="Times New Roman" w:hAnsi="Times New Roman" w:cs="Times New Roman"/>
              </w:rPr>
            </w:pPr>
            <w:bookmarkStart w:id="2751" w:name="_Toc390790097"/>
            <w:bookmarkStart w:id="2752" w:name="_Toc390790828"/>
            <w:bookmarkStart w:id="2753" w:name="_Toc390791193"/>
            <w:r w:rsidRPr="000C5EFC">
              <w:rPr>
                <w:rFonts w:ascii="Times New Roman" w:hAnsi="Times New Roman" w:cs="Times New Roman"/>
              </w:rPr>
              <w:t>state</w:t>
            </w:r>
            <w:bookmarkEnd w:id="2751"/>
            <w:bookmarkEnd w:id="2752"/>
            <w:bookmarkEnd w:id="2753"/>
          </w:p>
        </w:tc>
      </w:tr>
      <w:tr w:rsidR="00DF2047" w:rsidRPr="00581CAA" w:rsidTr="00F51E3B">
        <w:tc>
          <w:tcPr>
            <w:tcW w:w="2880" w:type="dxa"/>
          </w:tcPr>
          <w:p w:rsidR="00DF2047" w:rsidRPr="00581CAA" w:rsidRDefault="00DF2047" w:rsidP="00CB5FB1">
            <w:pPr>
              <w:rPr>
                <w:rFonts w:cs="Times New Roman"/>
              </w:rPr>
            </w:pPr>
            <w:r w:rsidRPr="00581CAA">
              <w:rPr>
                <w:rFonts w:cs="Times New Roman"/>
              </w:rPr>
              <w:t xml:space="preserve">Return Values </w:t>
            </w:r>
          </w:p>
        </w:tc>
        <w:tc>
          <w:tcPr>
            <w:tcW w:w="6228" w:type="dxa"/>
          </w:tcPr>
          <w:p w:rsidR="00DF2047" w:rsidRPr="00581CAA" w:rsidRDefault="00DF2047" w:rsidP="00CB5FB1">
            <w:pPr>
              <w:rPr>
                <w:rFonts w:cs="Times New Roman"/>
              </w:rPr>
            </w:pPr>
            <w:r w:rsidRPr="00581CAA">
              <w:rPr>
                <w:rFonts w:cs="Times New Roman"/>
              </w:rPr>
              <w:t>value</w:t>
            </w:r>
          </w:p>
        </w:tc>
      </w:tr>
      <w:tr w:rsidR="00DF2047" w:rsidRPr="00581CAA" w:rsidTr="00F51E3B">
        <w:tc>
          <w:tcPr>
            <w:tcW w:w="2880" w:type="dxa"/>
          </w:tcPr>
          <w:p w:rsidR="00DF2047" w:rsidRPr="00581CAA" w:rsidRDefault="00DF2047" w:rsidP="00CB5FB1">
            <w:pPr>
              <w:rPr>
                <w:rFonts w:cs="Times New Roman"/>
              </w:rPr>
            </w:pPr>
            <w:r w:rsidRPr="00581CAA">
              <w:rPr>
                <w:rFonts w:cs="Times New Roman"/>
              </w:rPr>
              <w:t>Range</w:t>
            </w:r>
          </w:p>
        </w:tc>
        <w:tc>
          <w:tcPr>
            <w:tcW w:w="6228" w:type="dxa"/>
          </w:tcPr>
          <w:p w:rsidR="00DF2047" w:rsidRPr="00581CAA" w:rsidRDefault="00DF2047" w:rsidP="00DF2047">
            <w:pPr>
              <w:rPr>
                <w:rFonts w:cs="Times New Roman"/>
              </w:rPr>
            </w:pPr>
            <w:r w:rsidRPr="00581CAA">
              <w:rPr>
                <w:rFonts w:cs="Times New Roman"/>
              </w:rPr>
              <w:t>ON</w:t>
            </w:r>
            <w:r w:rsidRPr="00581CAA">
              <w:rPr>
                <w:rFonts w:cs="Times New Roman"/>
              </w:rPr>
              <w:tab/>
              <w:t>Enables Binning Mode</w:t>
            </w:r>
          </w:p>
          <w:p w:rsidR="00DF2047" w:rsidRPr="00581CAA" w:rsidRDefault="00DF2047" w:rsidP="00DF2047">
            <w:pPr>
              <w:rPr>
                <w:rFonts w:cs="Times New Roman"/>
              </w:rPr>
            </w:pPr>
            <w:r w:rsidRPr="00581CAA">
              <w:rPr>
                <w:rFonts w:cs="Times New Roman"/>
              </w:rPr>
              <w:t>OFF</w:t>
            </w:r>
            <w:r w:rsidRPr="00581CAA">
              <w:rPr>
                <w:rFonts w:cs="Times New Roman"/>
              </w:rPr>
              <w:tab/>
              <w:t>Disables Binning Mode</w:t>
            </w:r>
          </w:p>
          <w:p w:rsidR="00DF2047" w:rsidRPr="00581CAA" w:rsidRDefault="00DF2047" w:rsidP="00CB5FB1">
            <w:pPr>
              <w:rPr>
                <w:rFonts w:cs="Times New Roman"/>
              </w:rPr>
            </w:pPr>
          </w:p>
        </w:tc>
      </w:tr>
      <w:tr w:rsidR="00DF2047" w:rsidRPr="00581CAA" w:rsidTr="00F51E3B">
        <w:tc>
          <w:tcPr>
            <w:tcW w:w="2880" w:type="dxa"/>
          </w:tcPr>
          <w:p w:rsidR="00DF2047" w:rsidRPr="00581CAA" w:rsidRDefault="00DF2047" w:rsidP="00CB5FB1">
            <w:pPr>
              <w:rPr>
                <w:rFonts w:cs="Times New Roman"/>
              </w:rPr>
            </w:pPr>
            <w:r w:rsidRPr="00581CAA">
              <w:rPr>
                <w:rFonts w:cs="Times New Roman"/>
              </w:rPr>
              <w:t>Type</w:t>
            </w:r>
          </w:p>
        </w:tc>
        <w:tc>
          <w:tcPr>
            <w:tcW w:w="6228" w:type="dxa"/>
          </w:tcPr>
          <w:p w:rsidR="00DF2047" w:rsidRPr="00581CAA" w:rsidRDefault="00DF2047" w:rsidP="00CB5FB1">
            <w:pPr>
              <w:rPr>
                <w:rFonts w:cs="Times New Roman"/>
              </w:rPr>
            </w:pPr>
            <w:r w:rsidRPr="00581CAA">
              <w:rPr>
                <w:rFonts w:cs="Times New Roman"/>
              </w:rPr>
              <w:t>string</w:t>
            </w:r>
          </w:p>
        </w:tc>
      </w:tr>
      <w:tr w:rsidR="00DF2047" w:rsidRPr="00581CAA" w:rsidTr="00F51E3B">
        <w:tc>
          <w:tcPr>
            <w:tcW w:w="2880" w:type="dxa"/>
          </w:tcPr>
          <w:p w:rsidR="00DF2047" w:rsidRPr="00581CAA" w:rsidRDefault="00DF2047" w:rsidP="00CB5FB1">
            <w:pPr>
              <w:rPr>
                <w:rFonts w:cs="Times New Roman"/>
              </w:rPr>
            </w:pPr>
            <w:r w:rsidRPr="00581CAA">
              <w:rPr>
                <w:rFonts w:cs="Times New Roman"/>
              </w:rPr>
              <w:lastRenderedPageBreak/>
              <w:t>Example</w:t>
            </w:r>
          </w:p>
        </w:tc>
        <w:tc>
          <w:tcPr>
            <w:tcW w:w="6228" w:type="dxa"/>
          </w:tcPr>
          <w:p w:rsidR="00DF2047" w:rsidRPr="000C5EFC" w:rsidRDefault="00DF2047" w:rsidP="00CA3933">
            <w:pPr>
              <w:pStyle w:val="Commandexample"/>
              <w:rPr>
                <w:rFonts w:ascii="Times New Roman" w:hAnsi="Times New Roman" w:cs="Times New Roman"/>
              </w:rPr>
            </w:pPr>
            <w:bookmarkStart w:id="2754" w:name="_Toc390790098"/>
            <w:bookmarkStart w:id="2755" w:name="_Toc390790829"/>
            <w:bookmarkStart w:id="2756" w:name="_Toc390791194"/>
            <w:bookmarkStart w:id="2757" w:name="_Toc390791817"/>
            <w:bookmarkStart w:id="2758" w:name="_Toc390792263"/>
            <w:r w:rsidRPr="000C5EFC">
              <w:rPr>
                <w:rFonts w:ascii="Times New Roman" w:hAnsi="Times New Roman" w:cs="Times New Roman"/>
              </w:rPr>
              <w:t>BIN:ENABLE ON</w:t>
            </w:r>
            <w:bookmarkEnd w:id="2754"/>
            <w:bookmarkEnd w:id="2755"/>
            <w:bookmarkEnd w:id="2756"/>
            <w:bookmarkEnd w:id="2757"/>
            <w:bookmarkEnd w:id="2758"/>
          </w:p>
        </w:tc>
      </w:tr>
    </w:tbl>
    <w:p w:rsidR="00812358" w:rsidRPr="00581CAA" w:rsidRDefault="00812358" w:rsidP="00812358">
      <w:pPr>
        <w:rPr>
          <w:rFonts w:cs="Times New Roman"/>
        </w:rPr>
      </w:pPr>
    </w:p>
    <w:p w:rsidR="00812358" w:rsidRPr="00581CAA" w:rsidRDefault="00812358" w:rsidP="008E654A">
      <w:pPr>
        <w:pStyle w:val="listlevel3"/>
      </w:pPr>
      <w:bookmarkStart w:id="2759" w:name="_Toc390791423"/>
      <w:bookmarkStart w:id="2760" w:name="_Toc390791818"/>
      <w:bookmarkStart w:id="2761" w:name="_Toc390792264"/>
      <w:bookmarkStart w:id="2762" w:name="_Toc459569451"/>
      <w:r w:rsidRPr="00581CAA">
        <w:t>Get Binning Mode State</w:t>
      </w:r>
      <w:bookmarkEnd w:id="2759"/>
      <w:bookmarkEnd w:id="2760"/>
      <w:bookmarkEnd w:id="2761"/>
      <w:bookmarkEnd w:id="276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D767BD" w:rsidRPr="00581CAA" w:rsidTr="00F51E3B">
        <w:tc>
          <w:tcPr>
            <w:tcW w:w="2880" w:type="dxa"/>
          </w:tcPr>
          <w:p w:rsidR="00D767BD" w:rsidRPr="00581CAA" w:rsidRDefault="00D767BD" w:rsidP="00CB5FB1">
            <w:pPr>
              <w:rPr>
                <w:rFonts w:cs="Times New Roman"/>
              </w:rPr>
            </w:pPr>
            <w:r w:rsidRPr="00581CAA">
              <w:rPr>
                <w:rFonts w:cs="Times New Roman"/>
              </w:rPr>
              <w:t>Description</w:t>
            </w:r>
          </w:p>
        </w:tc>
        <w:tc>
          <w:tcPr>
            <w:tcW w:w="6228" w:type="dxa"/>
          </w:tcPr>
          <w:p w:rsidR="00D767BD" w:rsidRPr="00581CAA" w:rsidRDefault="00EC3F33" w:rsidP="00CB5FB1">
            <w:pPr>
              <w:rPr>
                <w:rFonts w:cs="Times New Roman"/>
              </w:rPr>
            </w:pPr>
            <w:r w:rsidRPr="00581CAA">
              <w:rPr>
                <w:rFonts w:cs="Times New Roman"/>
              </w:rPr>
              <w:t>Gets the state of Binning Mode.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Setting Type</w:t>
            </w:r>
          </w:p>
        </w:tc>
        <w:tc>
          <w:tcPr>
            <w:tcW w:w="6228" w:type="dxa"/>
          </w:tcPr>
          <w:p w:rsidR="00D767BD" w:rsidRPr="00581CAA" w:rsidRDefault="00EC3F33" w:rsidP="00CB5FB1">
            <w:pPr>
              <w:rPr>
                <w:rFonts w:cs="Times New Roman"/>
              </w:rPr>
            </w:pPr>
            <w:r w:rsidRPr="00581CAA">
              <w:rPr>
                <w:rFonts w:cs="Times New Roman"/>
              </w:rPr>
              <w:t>Global</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Command</w:t>
            </w:r>
          </w:p>
        </w:tc>
        <w:tc>
          <w:tcPr>
            <w:tcW w:w="6228" w:type="dxa"/>
          </w:tcPr>
          <w:p w:rsidR="00D767BD" w:rsidRPr="000C5EFC" w:rsidRDefault="00EC3F33" w:rsidP="005C45A0">
            <w:pPr>
              <w:pStyle w:val="Command"/>
              <w:rPr>
                <w:rFonts w:ascii="Times New Roman" w:hAnsi="Times New Roman" w:cs="Times New Roman"/>
              </w:rPr>
            </w:pPr>
            <w:bookmarkStart w:id="2763" w:name="_Toc390790099"/>
            <w:bookmarkStart w:id="2764" w:name="_Toc390790830"/>
            <w:bookmarkStart w:id="2765" w:name="_Toc390791195"/>
            <w:bookmarkStart w:id="2766" w:name="_Toc390791819"/>
            <w:bookmarkStart w:id="2767" w:name="_Toc390792265"/>
            <w:bookmarkStart w:id="2768" w:name="_Toc459569452"/>
            <w:r w:rsidRPr="000C5EFC">
              <w:rPr>
                <w:rFonts w:ascii="Times New Roman" w:hAnsi="Times New Roman" w:cs="Times New Roman"/>
              </w:rPr>
              <w:t>BIN:ENABLE?</w:t>
            </w:r>
            <w:bookmarkEnd w:id="2763"/>
            <w:bookmarkEnd w:id="2764"/>
            <w:bookmarkEnd w:id="2765"/>
            <w:bookmarkEnd w:id="2766"/>
            <w:bookmarkEnd w:id="2767"/>
            <w:bookmarkEnd w:id="2768"/>
          </w:p>
        </w:tc>
      </w:tr>
      <w:tr w:rsidR="00D767BD" w:rsidRPr="00581CAA" w:rsidTr="00F51E3B">
        <w:tc>
          <w:tcPr>
            <w:tcW w:w="2880" w:type="dxa"/>
          </w:tcPr>
          <w:p w:rsidR="00D767BD" w:rsidRPr="00581CAA" w:rsidRDefault="00D767BD" w:rsidP="00CB5FB1">
            <w:pPr>
              <w:rPr>
                <w:rFonts w:cs="Times New Roman"/>
              </w:rPr>
            </w:pPr>
            <w:r w:rsidRPr="00581CAA">
              <w:rPr>
                <w:rFonts w:cs="Times New Roman"/>
              </w:rPr>
              <w:t>Parameters</w:t>
            </w:r>
          </w:p>
        </w:tc>
        <w:tc>
          <w:tcPr>
            <w:tcW w:w="6228" w:type="dxa"/>
          </w:tcPr>
          <w:p w:rsidR="00D767BD" w:rsidRPr="00581CAA" w:rsidRDefault="00EC3F33" w:rsidP="00CB5FB1">
            <w:pPr>
              <w:rPr>
                <w:rFonts w:cs="Times New Roman"/>
              </w:rPr>
            </w:pPr>
            <w:r w:rsidRPr="00581CAA">
              <w:rPr>
                <w:rFonts w:cs="Times New Roman"/>
              </w:rPr>
              <w:t>none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 xml:space="preserve">Return Values </w:t>
            </w:r>
          </w:p>
        </w:tc>
        <w:tc>
          <w:tcPr>
            <w:tcW w:w="6228" w:type="dxa"/>
          </w:tcPr>
          <w:p w:rsidR="00D767BD" w:rsidRPr="00581CAA" w:rsidRDefault="00EC3F33" w:rsidP="00CB5FB1">
            <w:pPr>
              <w:rPr>
                <w:rFonts w:cs="Times New Roman"/>
              </w:rPr>
            </w:pPr>
            <w:r w:rsidRPr="00581CAA">
              <w:rPr>
                <w:rFonts w:cs="Times New Roman"/>
              </w:rPr>
              <w:t>value</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Range</w:t>
            </w:r>
          </w:p>
        </w:tc>
        <w:tc>
          <w:tcPr>
            <w:tcW w:w="6228" w:type="dxa"/>
          </w:tcPr>
          <w:p w:rsidR="00EC3F33" w:rsidRPr="00581CAA" w:rsidRDefault="00EC3F33" w:rsidP="00EC3F33">
            <w:pPr>
              <w:rPr>
                <w:rFonts w:cs="Times New Roman"/>
              </w:rPr>
            </w:pPr>
            <w:r w:rsidRPr="00581CAA">
              <w:rPr>
                <w:rFonts w:cs="Times New Roman"/>
              </w:rPr>
              <w:t>ON</w:t>
            </w:r>
            <w:r w:rsidRPr="00581CAA">
              <w:rPr>
                <w:rFonts w:cs="Times New Roman"/>
              </w:rPr>
              <w:tab/>
              <w:t>Binning Mode Enabled</w:t>
            </w:r>
          </w:p>
          <w:p w:rsidR="00EC3F33" w:rsidRPr="00581CAA" w:rsidRDefault="00EC3F33" w:rsidP="00EC3F33">
            <w:pPr>
              <w:rPr>
                <w:rFonts w:cs="Times New Roman"/>
              </w:rPr>
            </w:pPr>
            <w:r w:rsidRPr="00581CAA">
              <w:rPr>
                <w:rFonts w:cs="Times New Roman"/>
              </w:rPr>
              <w:t>OFF</w:t>
            </w:r>
            <w:r w:rsidRPr="00581CAA">
              <w:rPr>
                <w:rFonts w:cs="Times New Roman"/>
              </w:rPr>
              <w:tab/>
              <w:t>Binning Mode Disabled</w:t>
            </w:r>
          </w:p>
          <w:p w:rsidR="00D767BD" w:rsidRPr="00581CAA" w:rsidRDefault="00D767BD" w:rsidP="00CB5FB1">
            <w:pPr>
              <w:rPr>
                <w:rFonts w:cs="Times New Roman"/>
              </w:rPr>
            </w:pP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Type</w:t>
            </w:r>
          </w:p>
        </w:tc>
        <w:tc>
          <w:tcPr>
            <w:tcW w:w="6228" w:type="dxa"/>
          </w:tcPr>
          <w:p w:rsidR="00D767BD" w:rsidRPr="00581CAA" w:rsidRDefault="00EC3F33" w:rsidP="00CB5FB1">
            <w:pPr>
              <w:rPr>
                <w:rFonts w:cs="Times New Roman"/>
              </w:rPr>
            </w:pPr>
            <w:r w:rsidRPr="00581CAA">
              <w:rPr>
                <w:rFonts w:cs="Times New Roman"/>
              </w:rPr>
              <w:t>string</w:t>
            </w:r>
          </w:p>
        </w:tc>
      </w:tr>
      <w:tr w:rsidR="00D767BD" w:rsidRPr="00581CAA" w:rsidTr="00F51E3B">
        <w:tc>
          <w:tcPr>
            <w:tcW w:w="2880" w:type="dxa"/>
          </w:tcPr>
          <w:p w:rsidR="00D767BD" w:rsidRPr="00581CAA" w:rsidRDefault="00D767BD" w:rsidP="00CB5FB1">
            <w:pPr>
              <w:rPr>
                <w:rFonts w:cs="Times New Roman"/>
              </w:rPr>
            </w:pPr>
            <w:r w:rsidRPr="00581CAA">
              <w:rPr>
                <w:rFonts w:cs="Times New Roman"/>
              </w:rPr>
              <w:t>Example</w:t>
            </w:r>
          </w:p>
        </w:tc>
        <w:tc>
          <w:tcPr>
            <w:tcW w:w="6228" w:type="dxa"/>
          </w:tcPr>
          <w:p w:rsidR="00EC3F33" w:rsidRPr="000C5EFC" w:rsidRDefault="00EC3F33" w:rsidP="00CA3933">
            <w:pPr>
              <w:pStyle w:val="Commandexample"/>
              <w:rPr>
                <w:rFonts w:ascii="Times New Roman" w:hAnsi="Times New Roman" w:cs="Times New Roman"/>
              </w:rPr>
            </w:pPr>
            <w:bookmarkStart w:id="2769" w:name="_Toc390790100"/>
            <w:bookmarkStart w:id="2770" w:name="_Toc390790831"/>
            <w:bookmarkStart w:id="2771" w:name="_Toc390791196"/>
            <w:bookmarkStart w:id="2772" w:name="_Toc390791820"/>
            <w:bookmarkStart w:id="2773" w:name="_Toc390792266"/>
            <w:r w:rsidRPr="000C5EFC">
              <w:rPr>
                <w:rFonts w:ascii="Times New Roman" w:hAnsi="Times New Roman" w:cs="Times New Roman"/>
              </w:rPr>
              <w:t>BIN:ENABLE? -- query command</w:t>
            </w:r>
            <w:bookmarkEnd w:id="2769"/>
            <w:bookmarkEnd w:id="2770"/>
            <w:bookmarkEnd w:id="2771"/>
            <w:bookmarkEnd w:id="2772"/>
            <w:bookmarkEnd w:id="2773"/>
          </w:p>
          <w:p w:rsidR="00C76AD4" w:rsidRPr="000C5EFC" w:rsidRDefault="00EC3F33" w:rsidP="00CA3933">
            <w:pPr>
              <w:pStyle w:val="Commandexample"/>
              <w:rPr>
                <w:rFonts w:ascii="Times New Roman" w:hAnsi="Times New Roman" w:cs="Times New Roman"/>
              </w:rPr>
            </w:pPr>
            <w:bookmarkStart w:id="2774" w:name="_Toc390790101"/>
            <w:bookmarkStart w:id="2775" w:name="_Toc390790832"/>
            <w:bookmarkStart w:id="2776" w:name="_Toc390791197"/>
            <w:bookmarkStart w:id="2777" w:name="_Toc390791821"/>
            <w:bookmarkStart w:id="2778" w:name="_Toc390792267"/>
            <w:r w:rsidRPr="000C5EFC">
              <w:rPr>
                <w:rFonts w:ascii="Times New Roman" w:hAnsi="Times New Roman" w:cs="Times New Roman"/>
              </w:rPr>
              <w:t>ON -- return value</w:t>
            </w:r>
            <w:bookmarkEnd w:id="2774"/>
            <w:bookmarkEnd w:id="2775"/>
            <w:bookmarkEnd w:id="2776"/>
            <w:bookmarkEnd w:id="2777"/>
            <w:bookmarkEnd w:id="2778"/>
          </w:p>
          <w:p w:rsidR="00D767BD" w:rsidRPr="000C5EFC" w:rsidRDefault="00D767BD"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C76AD4" w:rsidRPr="00581CAA" w:rsidRDefault="00812358" w:rsidP="008E654A">
      <w:pPr>
        <w:pStyle w:val="listlevel2"/>
      </w:pPr>
      <w:bookmarkStart w:id="2779" w:name="_Toc440445033"/>
      <w:bookmarkStart w:id="2780" w:name="_Toc457829666"/>
      <w:bookmarkStart w:id="2781" w:name="_Toc458086299"/>
      <w:bookmarkStart w:id="2782" w:name="_Toc458086730"/>
      <w:bookmarkStart w:id="2783" w:name="_Toc458086995"/>
      <w:bookmarkStart w:id="2784" w:name="_Toc458087222"/>
      <w:bookmarkStart w:id="2785" w:name="_Toc458087449"/>
      <w:bookmarkStart w:id="2786" w:name="_Toc458087676"/>
      <w:bookmarkStart w:id="2787" w:name="_Toc440445061"/>
      <w:bookmarkStart w:id="2788" w:name="_Toc457829694"/>
      <w:bookmarkStart w:id="2789" w:name="_Toc458086327"/>
      <w:bookmarkStart w:id="2790" w:name="_Toc458086758"/>
      <w:bookmarkStart w:id="2791" w:name="_Toc458087023"/>
      <w:bookmarkStart w:id="2792" w:name="_Toc458087250"/>
      <w:bookmarkStart w:id="2793" w:name="_Toc458087477"/>
      <w:bookmarkStart w:id="2794" w:name="_Toc458087704"/>
      <w:bookmarkStart w:id="2795" w:name="_Toc440445062"/>
      <w:bookmarkStart w:id="2796" w:name="_Toc457829695"/>
      <w:bookmarkStart w:id="2797" w:name="_Toc458086328"/>
      <w:bookmarkStart w:id="2798" w:name="_Toc458086759"/>
      <w:bookmarkStart w:id="2799" w:name="_Toc458087024"/>
      <w:bookmarkStart w:id="2800" w:name="_Toc458087251"/>
      <w:bookmarkStart w:id="2801" w:name="_Toc458087478"/>
      <w:bookmarkStart w:id="2802" w:name="_Toc458087705"/>
      <w:bookmarkStart w:id="2803" w:name="_Toc436214066"/>
      <w:bookmarkStart w:id="2804" w:name="_Toc440445092"/>
      <w:bookmarkStart w:id="2805" w:name="_Toc457829725"/>
      <w:bookmarkStart w:id="2806" w:name="_Toc458086358"/>
      <w:bookmarkStart w:id="2807" w:name="_Toc458086789"/>
      <w:bookmarkStart w:id="2808" w:name="_Toc458087054"/>
      <w:bookmarkStart w:id="2809" w:name="_Toc458087281"/>
      <w:bookmarkStart w:id="2810" w:name="_Toc458087508"/>
      <w:bookmarkStart w:id="2811" w:name="_Toc458087735"/>
      <w:bookmarkStart w:id="2812" w:name="_Toc459650003"/>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r w:rsidRPr="00581CAA">
        <w:t>Test Commands</w:t>
      </w:r>
      <w:bookmarkEnd w:id="2812"/>
    </w:p>
    <w:p w:rsidR="00C76AD4" w:rsidRPr="00581CAA" w:rsidRDefault="00812358" w:rsidP="00812358">
      <w:pPr>
        <w:rPr>
          <w:rFonts w:cs="Times New Roman"/>
        </w:rPr>
      </w:pPr>
      <w:r w:rsidRPr="00581CAA">
        <w:rPr>
          <w:rFonts w:cs="Times New Roman"/>
        </w:rPr>
        <w:t xml:space="preserve">The Test Pattern mode can be used to verify the integrity of the data collection. When this mode is enabled, the camera returns one of four image patterns with predictable values. The timing of the data presenting on the Camera Link interface remains unchanged from when active pixel data is returned. The test pattern data is returned for all pixels. </w:t>
      </w:r>
      <w:r w:rsidR="005010A7" w:rsidRPr="00581CAA">
        <w:rPr>
          <w:rFonts w:cs="Times New Roman"/>
        </w:rPr>
        <w:t>The Test Pattern conforms to the current Window size</w:t>
      </w:r>
      <w:r w:rsidR="008156BF">
        <w:rPr>
          <w:rFonts w:cs="Times New Roman"/>
        </w:rPr>
        <w:t>.</w:t>
      </w:r>
      <w:r w:rsidR="005010A7" w:rsidRPr="00581CAA">
        <w:rPr>
          <w:rFonts w:cs="Times New Roman"/>
        </w:rPr>
        <w:t xml:space="preserve"> See </w:t>
      </w:r>
      <w:r w:rsidR="00DC74A6">
        <w:rPr>
          <w:rFonts w:cs="Times New Roman"/>
        </w:rPr>
        <w:t>Section</w:t>
      </w:r>
      <w:r w:rsidR="005010A7" w:rsidRPr="00581CAA">
        <w:rPr>
          <w:rFonts w:cs="Times New Roman"/>
        </w:rPr>
        <w:t xml:space="preserve"> </w:t>
      </w:r>
      <w:r w:rsidR="008156BF">
        <w:rPr>
          <w:rFonts w:cs="Times New Roman"/>
        </w:rPr>
        <w:fldChar w:fldCharType="begin"/>
      </w:r>
      <w:r w:rsidR="008156BF">
        <w:rPr>
          <w:rFonts w:cs="Times New Roman"/>
        </w:rPr>
        <w:instrText xml:space="preserve"> REF _Ref436654250 \r \h </w:instrText>
      </w:r>
      <w:r w:rsidR="008156BF">
        <w:rPr>
          <w:rFonts w:cs="Times New Roman"/>
        </w:rPr>
      </w:r>
      <w:r w:rsidR="008156BF">
        <w:rPr>
          <w:rFonts w:cs="Times New Roman"/>
        </w:rPr>
        <w:fldChar w:fldCharType="separate"/>
      </w:r>
      <w:r w:rsidR="000D7633">
        <w:rPr>
          <w:rFonts w:cs="Times New Roman"/>
        </w:rPr>
        <w:t>5.21</w:t>
      </w:r>
      <w:r w:rsidR="008156BF">
        <w:rPr>
          <w:rFonts w:cs="Times New Roman"/>
        </w:rPr>
        <w:fldChar w:fldCharType="end"/>
      </w:r>
      <w:r w:rsidR="00DC74A6">
        <w:rPr>
          <w:rFonts w:cs="Times New Roman"/>
        </w:rPr>
        <w:t xml:space="preserve"> Windowing Commands</w:t>
      </w:r>
      <w:r w:rsidR="005010A7" w:rsidRPr="00581CAA">
        <w:rPr>
          <w:rFonts w:cs="Times New Roman"/>
        </w:rPr>
        <w:t xml:space="preserve">. </w:t>
      </w:r>
      <w:r w:rsidRPr="00581CAA">
        <w:rPr>
          <w:rFonts w:cs="Times New Roman"/>
        </w:rPr>
        <w:t xml:space="preserve">The test pattern data is only transmitted over the interface as described if the Digital Signal Source is set to PAT. (See </w:t>
      </w:r>
      <w:r w:rsidR="005010A7" w:rsidRPr="00581CAA">
        <w:rPr>
          <w:rFonts w:cs="Times New Roman"/>
        </w:rPr>
        <w:t>Digital Source command</w:t>
      </w:r>
      <w:r w:rsidRPr="00581CAA">
        <w:rPr>
          <w:rFonts w:cs="Times New Roman"/>
        </w:rPr>
        <w:t>.)</w:t>
      </w:r>
    </w:p>
    <w:p w:rsidR="00812358" w:rsidRPr="00581CAA" w:rsidRDefault="00812358" w:rsidP="00F2229D">
      <w:pPr>
        <w:pStyle w:val="listlevel3"/>
      </w:pPr>
      <w:bookmarkStart w:id="2813" w:name="_Toc440443792"/>
      <w:bookmarkStart w:id="2814" w:name="_Toc440444441"/>
      <w:bookmarkStart w:id="2815" w:name="_Toc440444842"/>
      <w:bookmarkStart w:id="2816" w:name="_Toc390791426"/>
      <w:bookmarkStart w:id="2817" w:name="_Toc390791829"/>
      <w:bookmarkStart w:id="2818" w:name="_Toc390792275"/>
      <w:bookmarkStart w:id="2819" w:name="_Toc459569453"/>
      <w:bookmarkEnd w:id="2813"/>
      <w:bookmarkEnd w:id="2814"/>
      <w:bookmarkEnd w:id="2815"/>
      <w:r w:rsidRPr="00581CAA">
        <w:t>Set Test Pattern State</w:t>
      </w:r>
      <w:bookmarkEnd w:id="2816"/>
      <w:bookmarkEnd w:id="2817"/>
      <w:bookmarkEnd w:id="2818"/>
      <w:bookmarkEnd w:id="2819"/>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B65576" w:rsidP="005010A7">
            <w:pPr>
              <w:rPr>
                <w:rFonts w:cs="Times New Roman"/>
              </w:rPr>
            </w:pPr>
            <w:r w:rsidRPr="00581CAA">
              <w:rPr>
                <w:rFonts w:cs="Times New Roman"/>
              </w:rPr>
              <w:t>Sets the test pattern state. When ON, a test pattern is returned in place of data from the focal plane array. One of four patterns may be selected</w:t>
            </w:r>
            <w:r w:rsidR="005010A7" w:rsidRPr="00581CAA">
              <w:rPr>
                <w:rFonts w:cs="Times New Roman"/>
              </w:rPr>
              <w:t>.</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B65576"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B65576" w:rsidP="005C45A0">
            <w:pPr>
              <w:pStyle w:val="Command"/>
              <w:rPr>
                <w:rFonts w:ascii="Times New Roman" w:hAnsi="Times New Roman" w:cs="Times New Roman"/>
              </w:rPr>
            </w:pPr>
            <w:bookmarkStart w:id="2820" w:name="_Toc390790108"/>
            <w:bookmarkStart w:id="2821" w:name="_Toc390790839"/>
            <w:bookmarkStart w:id="2822" w:name="_Toc390791204"/>
            <w:bookmarkStart w:id="2823" w:name="_Toc390791830"/>
            <w:bookmarkStart w:id="2824" w:name="_Toc390792276"/>
            <w:bookmarkStart w:id="2825" w:name="_Toc459569454"/>
            <w:r w:rsidRPr="000C5EFC">
              <w:rPr>
                <w:rFonts w:ascii="Times New Roman" w:hAnsi="Times New Roman" w:cs="Times New Roman"/>
              </w:rPr>
              <w:t xml:space="preserve">TESTPAT </w:t>
            </w:r>
            <w:r w:rsidRPr="000C5EFC">
              <w:rPr>
                <w:rFonts w:ascii="Times New Roman" w:hAnsi="Times New Roman" w:cs="Times New Roman"/>
                <w:i/>
              </w:rPr>
              <w:t>state</w:t>
            </w:r>
            <w:bookmarkEnd w:id="2820"/>
            <w:bookmarkEnd w:id="2821"/>
            <w:bookmarkEnd w:id="2822"/>
            <w:bookmarkEnd w:id="2823"/>
            <w:bookmarkEnd w:id="2824"/>
            <w:bookmarkEnd w:id="2825"/>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B65576" w:rsidP="001214F6">
            <w:pPr>
              <w:pStyle w:val="Parameter"/>
              <w:rPr>
                <w:rFonts w:ascii="Times New Roman" w:hAnsi="Times New Roman" w:cs="Times New Roman"/>
              </w:rPr>
            </w:pPr>
            <w:bookmarkStart w:id="2826" w:name="_Toc390790109"/>
            <w:bookmarkStart w:id="2827" w:name="_Toc390790840"/>
            <w:bookmarkStart w:id="2828" w:name="_Toc390791205"/>
            <w:r w:rsidRPr="000C5EFC">
              <w:rPr>
                <w:rFonts w:ascii="Times New Roman" w:hAnsi="Times New Roman" w:cs="Times New Roman"/>
              </w:rPr>
              <w:t>state</w:t>
            </w:r>
            <w:bookmarkEnd w:id="2826"/>
            <w:bookmarkEnd w:id="2827"/>
            <w:bookmarkEnd w:id="2828"/>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B65576" w:rsidRPr="00581CAA" w:rsidRDefault="00B65576" w:rsidP="00B65576">
            <w:pPr>
              <w:rPr>
                <w:rFonts w:cs="Times New Roman"/>
              </w:rPr>
            </w:pPr>
            <w:r w:rsidRPr="00581CAA">
              <w:rPr>
                <w:rFonts w:cs="Times New Roman"/>
              </w:rPr>
              <w:t>ON TP0</w:t>
            </w:r>
            <w:r w:rsidRPr="00581CAA">
              <w:rPr>
                <w:rFonts w:cs="Times New Roman"/>
              </w:rPr>
              <w:tab/>
              <w:t>Enable test pattern TP0</w:t>
            </w:r>
          </w:p>
          <w:p w:rsidR="00B65576" w:rsidRPr="00581CAA" w:rsidRDefault="00B65576" w:rsidP="00B65576">
            <w:pPr>
              <w:rPr>
                <w:rFonts w:cs="Times New Roman"/>
              </w:rPr>
            </w:pPr>
            <w:r w:rsidRPr="00581CAA">
              <w:rPr>
                <w:rFonts w:cs="Times New Roman"/>
              </w:rPr>
              <w:t>ON TP1</w:t>
            </w:r>
            <w:r w:rsidRPr="00581CAA">
              <w:rPr>
                <w:rFonts w:cs="Times New Roman"/>
              </w:rPr>
              <w:tab/>
              <w:t>Enable test pattern TP1</w:t>
            </w:r>
          </w:p>
          <w:p w:rsidR="00B65576" w:rsidRPr="00581CAA" w:rsidRDefault="00B65576" w:rsidP="00B65576">
            <w:pPr>
              <w:rPr>
                <w:rFonts w:cs="Times New Roman"/>
              </w:rPr>
            </w:pPr>
            <w:r w:rsidRPr="00581CAA">
              <w:rPr>
                <w:rFonts w:cs="Times New Roman"/>
              </w:rPr>
              <w:t>ON TP2</w:t>
            </w:r>
            <w:r w:rsidRPr="00581CAA">
              <w:rPr>
                <w:rFonts w:cs="Times New Roman"/>
              </w:rPr>
              <w:tab/>
              <w:t>Enable test pattern TP2</w:t>
            </w:r>
          </w:p>
          <w:p w:rsidR="00B65576" w:rsidRPr="00581CAA" w:rsidRDefault="00B65576" w:rsidP="00B65576">
            <w:pPr>
              <w:rPr>
                <w:rFonts w:cs="Times New Roman"/>
              </w:rPr>
            </w:pPr>
            <w:r w:rsidRPr="00581CAA">
              <w:rPr>
                <w:rFonts w:cs="Times New Roman"/>
              </w:rPr>
              <w:t>ON TP3</w:t>
            </w:r>
            <w:r w:rsidRPr="00581CAA">
              <w:rPr>
                <w:rFonts w:cs="Times New Roman"/>
              </w:rPr>
              <w:tab/>
              <w:t>Enable test pattern TP3</w:t>
            </w:r>
          </w:p>
          <w:p w:rsidR="00C76AD4" w:rsidRPr="00581CAA" w:rsidRDefault="00B65576" w:rsidP="00B65576">
            <w:pPr>
              <w:rPr>
                <w:rFonts w:cs="Times New Roman"/>
              </w:rPr>
            </w:pPr>
            <w:r w:rsidRPr="00581CAA">
              <w:rPr>
                <w:rFonts w:cs="Times New Roman"/>
              </w:rPr>
              <w:t>OFF</w:t>
            </w:r>
            <w:r w:rsidRPr="00581CAA">
              <w:rPr>
                <w:rFonts w:cs="Times New Roman"/>
              </w:rPr>
              <w:tab/>
            </w:r>
            <w:ins w:id="2829" w:author="Dvonch, Curt               UTAS" w:date="2017-01-03T13:54:00Z">
              <w:r w:rsidR="00D81B0C">
                <w:rPr>
                  <w:rFonts w:cs="Times New Roman"/>
                </w:rPr>
                <w:t xml:space="preserve">             </w:t>
              </w:r>
            </w:ins>
            <w:r w:rsidRPr="00581CAA">
              <w:rPr>
                <w:rFonts w:cs="Times New Roman"/>
              </w:rPr>
              <w:t>Disable test pattern</w:t>
            </w:r>
          </w:p>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lastRenderedPageBreak/>
              <w:t>Type</w:t>
            </w:r>
          </w:p>
        </w:tc>
        <w:tc>
          <w:tcPr>
            <w:tcW w:w="6228" w:type="dxa"/>
          </w:tcPr>
          <w:p w:rsidR="009C3CBF" w:rsidRPr="00581CAA" w:rsidRDefault="00B65576" w:rsidP="00CB5FB1">
            <w:pPr>
              <w:rPr>
                <w:rFonts w:cs="Times New Roman"/>
              </w:rPr>
            </w:pPr>
            <w:r w:rsidRPr="00581CAA">
              <w:rPr>
                <w:rFonts w:cs="Times New Roman"/>
              </w:rPr>
              <w:t>string</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B65576" w:rsidRPr="000C5EFC" w:rsidRDefault="00B65576" w:rsidP="00CA3933">
            <w:pPr>
              <w:pStyle w:val="Commandexample"/>
              <w:rPr>
                <w:rFonts w:ascii="Times New Roman" w:hAnsi="Times New Roman" w:cs="Times New Roman"/>
              </w:rPr>
            </w:pPr>
            <w:bookmarkStart w:id="2830" w:name="_Toc390790110"/>
            <w:bookmarkStart w:id="2831" w:name="_Toc390790841"/>
            <w:bookmarkStart w:id="2832" w:name="_Toc390791206"/>
            <w:bookmarkStart w:id="2833" w:name="_Toc390791831"/>
            <w:bookmarkStart w:id="2834" w:name="_Toc390792277"/>
            <w:r w:rsidRPr="000C5EFC">
              <w:rPr>
                <w:rFonts w:ascii="Times New Roman" w:hAnsi="Times New Roman" w:cs="Times New Roman"/>
              </w:rPr>
              <w:t>TESTPAT ON TP0</w:t>
            </w:r>
            <w:bookmarkEnd w:id="2830"/>
            <w:bookmarkEnd w:id="2831"/>
            <w:bookmarkEnd w:id="2832"/>
            <w:bookmarkEnd w:id="2833"/>
            <w:bookmarkEnd w:id="2834"/>
          </w:p>
          <w:p w:rsidR="00B65576" w:rsidRPr="000C5EFC" w:rsidRDefault="00B65576" w:rsidP="00CA3933">
            <w:pPr>
              <w:pStyle w:val="Commandexample"/>
              <w:rPr>
                <w:rFonts w:ascii="Times New Roman" w:hAnsi="Times New Roman" w:cs="Times New Roman"/>
              </w:rPr>
            </w:pPr>
            <w:bookmarkStart w:id="2835" w:name="_Toc390790111"/>
            <w:bookmarkStart w:id="2836" w:name="_Toc390790842"/>
            <w:bookmarkStart w:id="2837" w:name="_Toc390791207"/>
            <w:bookmarkStart w:id="2838" w:name="_Toc390791832"/>
            <w:bookmarkStart w:id="2839" w:name="_Toc390792278"/>
            <w:r w:rsidRPr="000C5EFC">
              <w:rPr>
                <w:rFonts w:ascii="Times New Roman" w:hAnsi="Times New Roman" w:cs="Times New Roman"/>
              </w:rPr>
              <w:t>TESTPAT ON (Defaults to TP0)</w:t>
            </w:r>
            <w:bookmarkEnd w:id="2835"/>
            <w:bookmarkEnd w:id="2836"/>
            <w:bookmarkEnd w:id="2837"/>
            <w:bookmarkEnd w:id="2838"/>
            <w:bookmarkEnd w:id="2839"/>
          </w:p>
          <w:p w:rsidR="00B65576" w:rsidRPr="000C5EFC" w:rsidRDefault="00B65576" w:rsidP="00CA3933">
            <w:pPr>
              <w:pStyle w:val="Commandexample"/>
              <w:rPr>
                <w:rFonts w:ascii="Times New Roman" w:hAnsi="Times New Roman" w:cs="Times New Roman"/>
              </w:rPr>
            </w:pPr>
            <w:bookmarkStart w:id="2840" w:name="_Toc390790112"/>
            <w:bookmarkStart w:id="2841" w:name="_Toc390790843"/>
            <w:bookmarkStart w:id="2842" w:name="_Toc390791208"/>
            <w:bookmarkStart w:id="2843" w:name="_Toc390791833"/>
            <w:bookmarkStart w:id="2844" w:name="_Toc390792279"/>
            <w:r w:rsidRPr="000C5EFC">
              <w:rPr>
                <w:rFonts w:ascii="Times New Roman" w:hAnsi="Times New Roman" w:cs="Times New Roman"/>
              </w:rPr>
              <w:t>TESTPAT TP2 (ON is default)</w:t>
            </w:r>
            <w:bookmarkEnd w:id="2840"/>
            <w:bookmarkEnd w:id="2841"/>
            <w:bookmarkEnd w:id="2842"/>
            <w:bookmarkEnd w:id="2843"/>
            <w:bookmarkEnd w:id="2844"/>
          </w:p>
          <w:p w:rsidR="009C3CBF" w:rsidRPr="000C5EFC" w:rsidRDefault="00B65576" w:rsidP="00CA3933">
            <w:pPr>
              <w:pStyle w:val="Commandexample"/>
              <w:rPr>
                <w:rFonts w:ascii="Times New Roman" w:hAnsi="Times New Roman" w:cs="Times New Roman"/>
              </w:rPr>
            </w:pPr>
            <w:bookmarkStart w:id="2845" w:name="_Toc390790113"/>
            <w:bookmarkStart w:id="2846" w:name="_Toc390790844"/>
            <w:bookmarkStart w:id="2847" w:name="_Toc390791209"/>
            <w:bookmarkStart w:id="2848" w:name="_Toc390791834"/>
            <w:bookmarkStart w:id="2849" w:name="_Toc390792280"/>
            <w:r w:rsidRPr="000C5EFC">
              <w:rPr>
                <w:rFonts w:ascii="Times New Roman" w:hAnsi="Times New Roman" w:cs="Times New Roman"/>
              </w:rPr>
              <w:t>TESTPAT OFF</w:t>
            </w:r>
            <w:bookmarkEnd w:id="2845"/>
            <w:bookmarkEnd w:id="2846"/>
            <w:bookmarkEnd w:id="2847"/>
            <w:bookmarkEnd w:id="2848"/>
            <w:bookmarkEnd w:id="2849"/>
          </w:p>
        </w:tc>
      </w:tr>
    </w:tbl>
    <w:p w:rsidR="00C76AD4" w:rsidRPr="00581CAA" w:rsidRDefault="00C76AD4" w:rsidP="00812358">
      <w:pPr>
        <w:rPr>
          <w:rFonts w:cs="Times New Roman"/>
        </w:rPr>
      </w:pPr>
    </w:p>
    <w:p w:rsidR="00812358" w:rsidRPr="00581CAA" w:rsidRDefault="00812358" w:rsidP="00F2229D">
      <w:pPr>
        <w:pStyle w:val="listlevel3"/>
      </w:pPr>
      <w:bookmarkStart w:id="2850" w:name="_Toc390791427"/>
      <w:bookmarkStart w:id="2851" w:name="_Toc390791835"/>
      <w:bookmarkStart w:id="2852" w:name="_Toc390792281"/>
      <w:bookmarkStart w:id="2853" w:name="_Toc459569455"/>
      <w:r w:rsidRPr="00581CAA">
        <w:t>Get Test Pattern State</w:t>
      </w:r>
      <w:bookmarkEnd w:id="2850"/>
      <w:bookmarkEnd w:id="2851"/>
      <w:bookmarkEnd w:id="2852"/>
      <w:bookmarkEnd w:id="285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E76DCB" w:rsidP="00CB5FB1">
            <w:pPr>
              <w:rPr>
                <w:rFonts w:cs="Times New Roman"/>
              </w:rPr>
            </w:pPr>
            <w:r w:rsidRPr="00581CAA">
              <w:rPr>
                <w:rFonts w:cs="Times New Roman"/>
              </w:rPr>
              <w:t>Returns the state of the test pattern.</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E76DCB"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E76DCB" w:rsidP="005C45A0">
            <w:pPr>
              <w:pStyle w:val="Command"/>
              <w:rPr>
                <w:rFonts w:ascii="Times New Roman" w:hAnsi="Times New Roman" w:cs="Times New Roman"/>
              </w:rPr>
            </w:pPr>
            <w:bookmarkStart w:id="2854" w:name="_Toc390790114"/>
            <w:bookmarkStart w:id="2855" w:name="_Toc390790845"/>
            <w:bookmarkStart w:id="2856" w:name="_Toc390791210"/>
            <w:bookmarkStart w:id="2857" w:name="_Toc390791836"/>
            <w:bookmarkStart w:id="2858" w:name="_Toc390792282"/>
            <w:bookmarkStart w:id="2859" w:name="_Toc459569456"/>
            <w:r w:rsidRPr="000C5EFC">
              <w:rPr>
                <w:rFonts w:ascii="Times New Roman" w:hAnsi="Times New Roman" w:cs="Times New Roman"/>
              </w:rPr>
              <w:t>TESTPAT?</w:t>
            </w:r>
            <w:bookmarkEnd w:id="2854"/>
            <w:bookmarkEnd w:id="2855"/>
            <w:bookmarkEnd w:id="2856"/>
            <w:bookmarkEnd w:id="2857"/>
            <w:bookmarkEnd w:id="2858"/>
            <w:bookmarkEnd w:id="2859"/>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581CAA" w:rsidRDefault="00E76DCB" w:rsidP="00CB5FB1">
            <w:pPr>
              <w:rPr>
                <w:rFonts w:cs="Times New Roman"/>
              </w:rPr>
            </w:pPr>
            <w:r w:rsidRPr="00581CAA">
              <w:rPr>
                <w:rFonts w:cs="Times New Roman"/>
              </w:rPr>
              <w:t>none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E76DCB" w:rsidP="00CB5FB1">
            <w:pPr>
              <w:rPr>
                <w:rFonts w:cs="Times New Roman"/>
              </w:rPr>
            </w:pPr>
            <w:r w:rsidRPr="00581CAA">
              <w:rPr>
                <w:rFonts w:cs="Times New Roman"/>
              </w:rPr>
              <w:t>state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E76DCB" w:rsidRPr="00581CAA" w:rsidRDefault="00E76DCB" w:rsidP="00E76DCB">
            <w:pPr>
              <w:rPr>
                <w:rFonts w:cs="Times New Roman"/>
              </w:rPr>
            </w:pPr>
            <w:r w:rsidRPr="00581CAA">
              <w:rPr>
                <w:rFonts w:cs="Times New Roman"/>
              </w:rPr>
              <w:t>ON</w:t>
            </w:r>
            <w:r w:rsidRPr="00581CAA">
              <w:rPr>
                <w:rFonts w:cs="Times New Roman"/>
              </w:rPr>
              <w:tab/>
              <w:t>Test pattern enabled</w:t>
            </w:r>
          </w:p>
          <w:p w:rsidR="00E76DCB" w:rsidRPr="00581CAA" w:rsidRDefault="00E76DCB" w:rsidP="00E76DCB">
            <w:pPr>
              <w:rPr>
                <w:rFonts w:cs="Times New Roman"/>
              </w:rPr>
            </w:pPr>
            <w:r w:rsidRPr="00581CAA">
              <w:rPr>
                <w:rFonts w:cs="Times New Roman"/>
              </w:rPr>
              <w:t>OFF</w:t>
            </w:r>
            <w:r w:rsidRPr="00581CAA">
              <w:rPr>
                <w:rFonts w:cs="Times New Roman"/>
              </w:rPr>
              <w:tab/>
              <w:t>Test pattern disabled</w:t>
            </w:r>
          </w:p>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E76DCB" w:rsidP="00CB5FB1">
            <w:pPr>
              <w:rPr>
                <w:rFonts w:cs="Times New Roman"/>
              </w:rPr>
            </w:pPr>
            <w:r w:rsidRPr="00581CAA">
              <w:rPr>
                <w:rFonts w:cs="Times New Roman"/>
              </w:rPr>
              <w:t>string</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E76DCB" w:rsidRPr="000C5EFC" w:rsidRDefault="00E76DCB" w:rsidP="00CA3933">
            <w:pPr>
              <w:pStyle w:val="Commandexample"/>
              <w:rPr>
                <w:rFonts w:ascii="Times New Roman" w:hAnsi="Times New Roman" w:cs="Times New Roman"/>
              </w:rPr>
            </w:pPr>
            <w:bookmarkStart w:id="2860" w:name="_Toc390790115"/>
            <w:bookmarkStart w:id="2861" w:name="_Toc390790846"/>
            <w:bookmarkStart w:id="2862" w:name="_Toc390791211"/>
            <w:bookmarkStart w:id="2863" w:name="_Toc390791837"/>
            <w:bookmarkStart w:id="2864" w:name="_Toc390792283"/>
            <w:r w:rsidRPr="000C5EFC">
              <w:rPr>
                <w:rFonts w:ascii="Times New Roman" w:hAnsi="Times New Roman" w:cs="Times New Roman"/>
              </w:rPr>
              <w:t>TESTPAT? -- query command</w:t>
            </w:r>
            <w:bookmarkEnd w:id="2860"/>
            <w:bookmarkEnd w:id="2861"/>
            <w:bookmarkEnd w:id="2862"/>
            <w:bookmarkEnd w:id="2863"/>
            <w:bookmarkEnd w:id="2864"/>
          </w:p>
          <w:p w:rsidR="00E76DCB" w:rsidRPr="000C5EFC" w:rsidRDefault="00E76DCB" w:rsidP="00CA3933">
            <w:pPr>
              <w:pStyle w:val="Commandexample"/>
              <w:rPr>
                <w:rFonts w:ascii="Times New Roman" w:hAnsi="Times New Roman" w:cs="Times New Roman"/>
              </w:rPr>
            </w:pPr>
            <w:bookmarkStart w:id="2865" w:name="_Toc390790116"/>
            <w:bookmarkStart w:id="2866" w:name="_Toc390790847"/>
            <w:bookmarkStart w:id="2867" w:name="_Toc390791212"/>
            <w:bookmarkStart w:id="2868" w:name="_Toc390791838"/>
            <w:bookmarkStart w:id="2869" w:name="_Toc390792284"/>
            <w:r w:rsidRPr="000C5EFC">
              <w:rPr>
                <w:rFonts w:ascii="Times New Roman" w:hAnsi="Times New Roman" w:cs="Times New Roman"/>
              </w:rPr>
              <w:t>ON TP3 -- return value</w:t>
            </w:r>
            <w:bookmarkEnd w:id="2865"/>
            <w:bookmarkEnd w:id="2866"/>
            <w:bookmarkEnd w:id="2867"/>
            <w:bookmarkEnd w:id="2868"/>
            <w:bookmarkEnd w:id="2869"/>
          </w:p>
          <w:p w:rsidR="009C3CBF" w:rsidRPr="000C5EFC" w:rsidRDefault="009C3CBF" w:rsidP="00CA3933">
            <w:pPr>
              <w:pStyle w:val="Commandexample"/>
              <w:rPr>
                <w:rFonts w:ascii="Times New Roman" w:hAnsi="Times New Roman" w:cs="Times New Roman"/>
              </w:rPr>
            </w:pPr>
          </w:p>
        </w:tc>
      </w:tr>
    </w:tbl>
    <w:p w:rsidR="00E76DCB" w:rsidRPr="00581CAA" w:rsidRDefault="00E76DCB" w:rsidP="00E76DCB">
      <w:pPr>
        <w:rPr>
          <w:rFonts w:cs="Times New Roman"/>
        </w:rPr>
      </w:pPr>
    </w:p>
    <w:p w:rsidR="00812358" w:rsidRPr="00581CAA" w:rsidRDefault="00812358" w:rsidP="00F2229D">
      <w:pPr>
        <w:pStyle w:val="listlevel3"/>
      </w:pPr>
      <w:bookmarkStart w:id="2870" w:name="_Toc390791428"/>
      <w:bookmarkStart w:id="2871" w:name="_Toc390791839"/>
      <w:bookmarkStart w:id="2872" w:name="_Toc390792285"/>
      <w:bookmarkStart w:id="2873" w:name="_Toc459569457"/>
      <w:r w:rsidRPr="00581CAA">
        <w:t>Set Frame Stamp</w:t>
      </w:r>
      <w:bookmarkEnd w:id="2870"/>
      <w:bookmarkEnd w:id="2871"/>
      <w:bookmarkEnd w:id="2872"/>
      <w:bookmarkEnd w:id="287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743A37" w:rsidP="00BE2EF9">
            <w:pPr>
              <w:rPr>
                <w:rFonts w:cs="Times New Roman"/>
              </w:rPr>
            </w:pPr>
            <w:r w:rsidRPr="00581CAA">
              <w:rPr>
                <w:rFonts w:cs="Times New Roman"/>
              </w:rPr>
              <w:t xml:space="preserve">Sets the frame stamp state. When ON, a count value incrementing by 1 of extents 0 to 4095 is returned in place of the first pixel in the frame. </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743A37"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743A37" w:rsidP="005C45A0">
            <w:pPr>
              <w:pStyle w:val="Command"/>
              <w:rPr>
                <w:rFonts w:ascii="Times New Roman" w:hAnsi="Times New Roman" w:cs="Times New Roman"/>
              </w:rPr>
            </w:pPr>
            <w:bookmarkStart w:id="2874" w:name="_Toc390790117"/>
            <w:bookmarkStart w:id="2875" w:name="_Toc390790848"/>
            <w:bookmarkStart w:id="2876" w:name="_Toc390791213"/>
            <w:bookmarkStart w:id="2877" w:name="_Toc390791840"/>
            <w:bookmarkStart w:id="2878" w:name="_Toc390792286"/>
            <w:bookmarkStart w:id="2879" w:name="_Toc459569458"/>
            <w:r w:rsidRPr="000C5EFC">
              <w:rPr>
                <w:rFonts w:ascii="Times New Roman" w:hAnsi="Times New Roman" w:cs="Times New Roman"/>
              </w:rPr>
              <w:t xml:space="preserve">FRAME:STAMP </w:t>
            </w:r>
            <w:r w:rsidRPr="000C5EFC">
              <w:rPr>
                <w:rFonts w:ascii="Times New Roman" w:hAnsi="Times New Roman" w:cs="Times New Roman"/>
                <w:i/>
              </w:rPr>
              <w:t>state</w:t>
            </w:r>
            <w:bookmarkEnd w:id="2874"/>
            <w:bookmarkEnd w:id="2875"/>
            <w:bookmarkEnd w:id="2876"/>
            <w:bookmarkEnd w:id="2877"/>
            <w:bookmarkEnd w:id="2878"/>
            <w:bookmarkEnd w:id="2879"/>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743A37" w:rsidP="001214F6">
            <w:pPr>
              <w:pStyle w:val="Parameter"/>
              <w:rPr>
                <w:rFonts w:ascii="Times New Roman" w:hAnsi="Times New Roman" w:cs="Times New Roman"/>
              </w:rPr>
            </w:pPr>
            <w:bookmarkStart w:id="2880" w:name="_Toc390790118"/>
            <w:bookmarkStart w:id="2881" w:name="_Toc390790849"/>
            <w:bookmarkStart w:id="2882" w:name="_Toc390791214"/>
            <w:r w:rsidRPr="000C5EFC">
              <w:rPr>
                <w:rFonts w:ascii="Times New Roman" w:hAnsi="Times New Roman" w:cs="Times New Roman"/>
              </w:rPr>
              <w:t>state</w:t>
            </w:r>
            <w:bookmarkEnd w:id="2880"/>
            <w:bookmarkEnd w:id="2881"/>
            <w:bookmarkEnd w:id="2882"/>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743A37" w:rsidP="00CB5FB1">
            <w:pPr>
              <w:rPr>
                <w:rFonts w:cs="Times New Roman"/>
              </w:rPr>
            </w:pPr>
            <w:r w:rsidRPr="00581CAA">
              <w:rPr>
                <w:rFonts w:cs="Times New Roman"/>
              </w:rPr>
              <w:t>none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743A37" w:rsidRPr="00581CAA" w:rsidRDefault="00743A37" w:rsidP="00743A37">
            <w:pPr>
              <w:rPr>
                <w:rFonts w:cs="Times New Roman"/>
              </w:rPr>
            </w:pPr>
            <w:r w:rsidRPr="00581CAA">
              <w:rPr>
                <w:rFonts w:cs="Times New Roman"/>
              </w:rPr>
              <w:t>ON Enable frame stamp</w:t>
            </w:r>
          </w:p>
          <w:p w:rsidR="00743A37" w:rsidRPr="00581CAA" w:rsidRDefault="00743A37" w:rsidP="00743A37">
            <w:pPr>
              <w:rPr>
                <w:rFonts w:cs="Times New Roman"/>
              </w:rPr>
            </w:pPr>
            <w:r w:rsidRPr="00581CAA">
              <w:rPr>
                <w:rFonts w:cs="Times New Roman"/>
              </w:rPr>
              <w:t>OFF Disable frame stamp</w:t>
            </w:r>
          </w:p>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743A37" w:rsidP="00CB5FB1">
            <w:pPr>
              <w:rPr>
                <w:rFonts w:cs="Times New Roman"/>
              </w:rPr>
            </w:pPr>
            <w:r w:rsidRPr="00581CAA">
              <w:rPr>
                <w:rFonts w:cs="Times New Roman"/>
              </w:rPr>
              <w:t>string</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743A37" w:rsidP="00CA3933">
            <w:pPr>
              <w:pStyle w:val="Commandexample"/>
              <w:rPr>
                <w:rFonts w:ascii="Times New Roman" w:hAnsi="Times New Roman" w:cs="Times New Roman"/>
              </w:rPr>
            </w:pPr>
            <w:bookmarkStart w:id="2883" w:name="_Toc390790119"/>
            <w:bookmarkStart w:id="2884" w:name="_Toc390790850"/>
            <w:bookmarkStart w:id="2885" w:name="_Toc390791215"/>
            <w:bookmarkStart w:id="2886" w:name="_Toc390791841"/>
            <w:bookmarkStart w:id="2887" w:name="_Toc390792287"/>
            <w:r w:rsidRPr="000C5EFC">
              <w:rPr>
                <w:rFonts w:ascii="Times New Roman" w:hAnsi="Times New Roman" w:cs="Times New Roman"/>
              </w:rPr>
              <w:t>FRAME:STAMP ON</w:t>
            </w:r>
            <w:bookmarkEnd w:id="2883"/>
            <w:bookmarkEnd w:id="2884"/>
            <w:bookmarkEnd w:id="2885"/>
            <w:bookmarkEnd w:id="2886"/>
            <w:bookmarkEnd w:id="2887"/>
          </w:p>
        </w:tc>
      </w:tr>
    </w:tbl>
    <w:p w:rsidR="00812358" w:rsidRPr="00581CAA" w:rsidRDefault="00812358" w:rsidP="00812358">
      <w:pPr>
        <w:rPr>
          <w:rFonts w:cs="Times New Roman"/>
        </w:rPr>
      </w:pPr>
    </w:p>
    <w:p w:rsidR="00812358" w:rsidRPr="00581CAA" w:rsidRDefault="00812358" w:rsidP="00F2229D">
      <w:pPr>
        <w:pStyle w:val="listlevel3"/>
      </w:pPr>
      <w:bookmarkStart w:id="2888" w:name="_Toc440443799"/>
      <w:bookmarkStart w:id="2889" w:name="_Toc440444448"/>
      <w:bookmarkStart w:id="2890" w:name="_Toc440444849"/>
      <w:bookmarkStart w:id="2891" w:name="_Toc390791429"/>
      <w:bookmarkStart w:id="2892" w:name="_Toc390791842"/>
      <w:bookmarkStart w:id="2893" w:name="_Toc390792288"/>
      <w:bookmarkStart w:id="2894" w:name="_Toc459569459"/>
      <w:bookmarkEnd w:id="2888"/>
      <w:bookmarkEnd w:id="2889"/>
      <w:bookmarkEnd w:id="2890"/>
      <w:r w:rsidRPr="00581CAA">
        <w:lastRenderedPageBreak/>
        <w:t>Get Frame Stamp State</w:t>
      </w:r>
      <w:bookmarkEnd w:id="2891"/>
      <w:bookmarkEnd w:id="2892"/>
      <w:bookmarkEnd w:id="2893"/>
      <w:bookmarkEnd w:id="289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317E7F" w:rsidP="00CB5FB1">
            <w:pPr>
              <w:rPr>
                <w:rFonts w:cs="Times New Roman"/>
              </w:rPr>
            </w:pPr>
            <w:r w:rsidRPr="00581CAA">
              <w:rPr>
                <w:rFonts w:cs="Times New Roman"/>
              </w:rPr>
              <w:t>Returns the Frame Stamp state.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317E7F"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317E7F" w:rsidP="005C45A0">
            <w:pPr>
              <w:pStyle w:val="Command"/>
              <w:rPr>
                <w:rFonts w:ascii="Times New Roman" w:hAnsi="Times New Roman" w:cs="Times New Roman"/>
              </w:rPr>
            </w:pPr>
            <w:bookmarkStart w:id="2895" w:name="_Toc390790120"/>
            <w:bookmarkStart w:id="2896" w:name="_Toc390790851"/>
            <w:bookmarkStart w:id="2897" w:name="_Toc390791216"/>
            <w:bookmarkStart w:id="2898" w:name="_Toc390791843"/>
            <w:bookmarkStart w:id="2899" w:name="_Toc390792289"/>
            <w:bookmarkStart w:id="2900" w:name="_Toc459569460"/>
            <w:r w:rsidRPr="000C5EFC">
              <w:rPr>
                <w:rFonts w:ascii="Times New Roman" w:hAnsi="Times New Roman" w:cs="Times New Roman"/>
              </w:rPr>
              <w:t>FRAME:STAMP?</w:t>
            </w:r>
            <w:bookmarkEnd w:id="2895"/>
            <w:bookmarkEnd w:id="2896"/>
            <w:bookmarkEnd w:id="2897"/>
            <w:bookmarkEnd w:id="2898"/>
            <w:bookmarkEnd w:id="2899"/>
            <w:bookmarkEnd w:id="2900"/>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581CAA" w:rsidRDefault="00317E7F" w:rsidP="00CB5FB1">
            <w:pPr>
              <w:rPr>
                <w:rFonts w:cs="Times New Roman"/>
              </w:rPr>
            </w:pPr>
            <w:r w:rsidRPr="00581CAA">
              <w:rPr>
                <w:rFonts w:cs="Times New Roman"/>
              </w:rPr>
              <w:t>none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317E7F" w:rsidP="00CB5FB1">
            <w:pPr>
              <w:rPr>
                <w:rFonts w:cs="Times New Roman"/>
              </w:rPr>
            </w:pPr>
            <w:r w:rsidRPr="00581CAA">
              <w:rPr>
                <w:rFonts w:cs="Times New Roman"/>
              </w:rPr>
              <w:t>state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317E7F" w:rsidRPr="00581CAA" w:rsidRDefault="00317E7F" w:rsidP="00317E7F">
            <w:pPr>
              <w:rPr>
                <w:rFonts w:cs="Times New Roman"/>
              </w:rPr>
            </w:pPr>
            <w:r w:rsidRPr="00581CAA">
              <w:rPr>
                <w:rFonts w:cs="Times New Roman"/>
              </w:rPr>
              <w:t>ON Frame stamp enabled</w:t>
            </w:r>
          </w:p>
          <w:p w:rsidR="00317E7F" w:rsidRPr="00581CAA" w:rsidRDefault="00317E7F" w:rsidP="00317E7F">
            <w:pPr>
              <w:rPr>
                <w:rFonts w:cs="Times New Roman"/>
              </w:rPr>
            </w:pPr>
            <w:r w:rsidRPr="00581CAA">
              <w:rPr>
                <w:rFonts w:cs="Times New Roman"/>
              </w:rPr>
              <w:t>OFF Frame stamp disabled</w:t>
            </w:r>
          </w:p>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317E7F" w:rsidP="00CB5FB1">
            <w:pPr>
              <w:rPr>
                <w:rFonts w:cs="Times New Roman"/>
              </w:rPr>
            </w:pPr>
            <w:r w:rsidRPr="00581CAA">
              <w:rPr>
                <w:rFonts w:cs="Times New Roman"/>
              </w:rPr>
              <w:t>string</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317E7F" w:rsidP="00CA3933">
            <w:pPr>
              <w:pStyle w:val="Commandexample"/>
              <w:rPr>
                <w:rFonts w:ascii="Times New Roman" w:hAnsi="Times New Roman" w:cs="Times New Roman"/>
              </w:rPr>
            </w:pPr>
            <w:bookmarkStart w:id="2901" w:name="_Toc390790121"/>
            <w:bookmarkStart w:id="2902" w:name="_Toc390790852"/>
            <w:bookmarkStart w:id="2903" w:name="_Toc390791217"/>
            <w:bookmarkStart w:id="2904" w:name="_Toc390791844"/>
            <w:bookmarkStart w:id="2905" w:name="_Toc390792290"/>
            <w:r w:rsidRPr="000C5EFC">
              <w:rPr>
                <w:rFonts w:ascii="Times New Roman" w:hAnsi="Times New Roman" w:cs="Times New Roman"/>
              </w:rPr>
              <w:t>FRAME:STAMP? -- query command</w:t>
            </w:r>
            <w:bookmarkEnd w:id="2901"/>
            <w:bookmarkEnd w:id="2902"/>
            <w:bookmarkEnd w:id="2903"/>
            <w:bookmarkEnd w:id="2904"/>
            <w:bookmarkEnd w:id="2905"/>
          </w:p>
          <w:p w:rsidR="00317E7F" w:rsidRPr="000C5EFC" w:rsidRDefault="00317E7F" w:rsidP="00CA3933">
            <w:pPr>
              <w:pStyle w:val="Commandexample"/>
              <w:rPr>
                <w:rFonts w:ascii="Times New Roman" w:hAnsi="Times New Roman" w:cs="Times New Roman"/>
              </w:rPr>
            </w:pPr>
            <w:bookmarkStart w:id="2906" w:name="_Toc390790122"/>
            <w:bookmarkStart w:id="2907" w:name="_Toc390790853"/>
            <w:bookmarkStart w:id="2908" w:name="_Toc390791218"/>
            <w:bookmarkStart w:id="2909" w:name="_Toc390791845"/>
            <w:bookmarkStart w:id="2910" w:name="_Toc390792291"/>
            <w:r w:rsidRPr="000C5EFC">
              <w:rPr>
                <w:rFonts w:ascii="Times New Roman" w:hAnsi="Times New Roman" w:cs="Times New Roman"/>
              </w:rPr>
              <w:t>ON -- return value</w:t>
            </w:r>
            <w:bookmarkEnd w:id="2906"/>
            <w:bookmarkEnd w:id="2907"/>
            <w:bookmarkEnd w:id="2908"/>
            <w:bookmarkEnd w:id="2909"/>
            <w:bookmarkEnd w:id="2910"/>
          </w:p>
        </w:tc>
      </w:tr>
    </w:tbl>
    <w:p w:rsidR="00812358" w:rsidRPr="00581CAA" w:rsidRDefault="00812358" w:rsidP="00812358">
      <w:pPr>
        <w:rPr>
          <w:rFonts w:cs="Times New Roman"/>
        </w:rPr>
      </w:pPr>
    </w:p>
    <w:p w:rsidR="00812358" w:rsidRPr="00581CAA" w:rsidRDefault="00812358" w:rsidP="00F2229D">
      <w:pPr>
        <w:pStyle w:val="listlevel3"/>
      </w:pPr>
      <w:bookmarkStart w:id="2911" w:name="_Toc390791430"/>
      <w:bookmarkStart w:id="2912" w:name="_Toc390791846"/>
      <w:bookmarkStart w:id="2913" w:name="_Toc390792292"/>
      <w:bookmarkStart w:id="2914" w:name="_Toc459569461"/>
      <w:r w:rsidRPr="00581CAA">
        <w:t>Get Frame Stamp Count</w:t>
      </w:r>
      <w:bookmarkEnd w:id="2911"/>
      <w:bookmarkEnd w:id="2912"/>
      <w:bookmarkEnd w:id="2913"/>
      <w:bookmarkEnd w:id="291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991D43" w:rsidP="00CB5FB1">
            <w:pPr>
              <w:rPr>
                <w:rFonts w:cs="Times New Roman"/>
              </w:rPr>
            </w:pPr>
            <w:r w:rsidRPr="00581CAA">
              <w:rPr>
                <w:rFonts w:cs="Times New Roman"/>
              </w:rPr>
              <w:t>Returns the Frame Stamp count.</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991D43"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991D43" w:rsidP="005C45A0">
            <w:pPr>
              <w:pStyle w:val="Command"/>
              <w:rPr>
                <w:rFonts w:ascii="Times New Roman" w:hAnsi="Times New Roman" w:cs="Times New Roman"/>
              </w:rPr>
            </w:pPr>
            <w:bookmarkStart w:id="2915" w:name="_Toc390790123"/>
            <w:bookmarkStart w:id="2916" w:name="_Toc390790854"/>
            <w:bookmarkStart w:id="2917" w:name="_Toc390791219"/>
            <w:bookmarkStart w:id="2918" w:name="_Toc390791847"/>
            <w:bookmarkStart w:id="2919" w:name="_Toc390792293"/>
            <w:bookmarkStart w:id="2920" w:name="_Toc459569462"/>
            <w:r w:rsidRPr="000C5EFC">
              <w:rPr>
                <w:rFonts w:ascii="Times New Roman" w:hAnsi="Times New Roman" w:cs="Times New Roman"/>
              </w:rPr>
              <w:t>FRAME:STAMP:COUNT?</w:t>
            </w:r>
            <w:bookmarkEnd w:id="2915"/>
            <w:bookmarkEnd w:id="2916"/>
            <w:bookmarkEnd w:id="2917"/>
            <w:bookmarkEnd w:id="2918"/>
            <w:bookmarkEnd w:id="2919"/>
            <w:bookmarkEnd w:id="2920"/>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581CAA" w:rsidRDefault="00991D43" w:rsidP="00CB5FB1">
            <w:pPr>
              <w:rPr>
                <w:rFonts w:cs="Times New Roman"/>
              </w:rPr>
            </w:pPr>
            <w:r w:rsidRPr="00581CAA">
              <w:rPr>
                <w:rFonts w:cs="Times New Roman"/>
              </w:rPr>
              <w:t>none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991D43" w:rsidP="00CB5FB1">
            <w:pPr>
              <w:rPr>
                <w:rFonts w:cs="Times New Roman"/>
              </w:rPr>
            </w:pPr>
            <w:r w:rsidRPr="00581CAA">
              <w:rPr>
                <w:rFonts w:cs="Times New Roman"/>
              </w:rPr>
              <w:t>value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91D43" w:rsidRPr="00581CAA" w:rsidRDefault="00991D43" w:rsidP="00991D43">
            <w:pPr>
              <w:rPr>
                <w:rFonts w:cs="Times New Roman"/>
              </w:rPr>
            </w:pPr>
            <w:r w:rsidRPr="00581CAA">
              <w:rPr>
                <w:rFonts w:cs="Times New Roman"/>
              </w:rPr>
              <w:t>0 - 4095</w:t>
            </w:r>
          </w:p>
          <w:p w:rsidR="009C3CBF" w:rsidRPr="00581CAA" w:rsidRDefault="009C3CBF" w:rsidP="00CB5FB1">
            <w:pPr>
              <w:rPr>
                <w:rFonts w:cs="Times New Roman"/>
              </w:rPr>
            </w:pP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991D43" w:rsidP="00CB5FB1">
            <w:pPr>
              <w:rPr>
                <w:rFonts w:cs="Times New Roman"/>
              </w:rPr>
            </w:pPr>
            <w:r w:rsidRPr="00581CAA">
              <w:rPr>
                <w:rFonts w:cs="Times New Roman"/>
              </w:rPr>
              <w:t>string</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91D43" w:rsidRPr="000C5EFC" w:rsidRDefault="00991D43" w:rsidP="00CA3933">
            <w:pPr>
              <w:pStyle w:val="Commandexample"/>
              <w:rPr>
                <w:rFonts w:ascii="Times New Roman" w:hAnsi="Times New Roman" w:cs="Times New Roman"/>
              </w:rPr>
            </w:pPr>
            <w:bookmarkStart w:id="2921" w:name="_Toc390790124"/>
            <w:bookmarkStart w:id="2922" w:name="_Toc390790855"/>
            <w:bookmarkStart w:id="2923" w:name="_Toc390791220"/>
            <w:bookmarkStart w:id="2924" w:name="_Toc390791848"/>
            <w:bookmarkStart w:id="2925" w:name="_Toc390792294"/>
            <w:r w:rsidRPr="000C5EFC">
              <w:rPr>
                <w:rFonts w:ascii="Times New Roman" w:hAnsi="Times New Roman" w:cs="Times New Roman"/>
              </w:rPr>
              <w:t>FRAME:STAMP:COUNT? -- query command</w:t>
            </w:r>
            <w:bookmarkEnd w:id="2921"/>
            <w:bookmarkEnd w:id="2922"/>
            <w:bookmarkEnd w:id="2923"/>
            <w:bookmarkEnd w:id="2924"/>
            <w:bookmarkEnd w:id="2925"/>
          </w:p>
          <w:p w:rsidR="00991D43" w:rsidRPr="000C5EFC" w:rsidRDefault="00991D43" w:rsidP="00CA3933">
            <w:pPr>
              <w:pStyle w:val="Commandexample"/>
              <w:rPr>
                <w:rFonts w:ascii="Times New Roman" w:hAnsi="Times New Roman" w:cs="Times New Roman"/>
              </w:rPr>
            </w:pPr>
            <w:bookmarkStart w:id="2926" w:name="_Toc390790125"/>
            <w:bookmarkStart w:id="2927" w:name="_Toc390790856"/>
            <w:bookmarkStart w:id="2928" w:name="_Toc390791221"/>
            <w:bookmarkStart w:id="2929" w:name="_Toc390791849"/>
            <w:bookmarkStart w:id="2930" w:name="_Toc390792295"/>
            <w:r w:rsidRPr="000C5EFC">
              <w:rPr>
                <w:rFonts w:ascii="Times New Roman" w:hAnsi="Times New Roman" w:cs="Times New Roman"/>
              </w:rPr>
              <w:t>2017-- return value</w:t>
            </w:r>
            <w:bookmarkEnd w:id="2926"/>
            <w:bookmarkEnd w:id="2927"/>
            <w:bookmarkEnd w:id="2928"/>
            <w:bookmarkEnd w:id="2929"/>
            <w:bookmarkEnd w:id="2930"/>
          </w:p>
          <w:p w:rsidR="009C3CBF" w:rsidRPr="000C5EFC" w:rsidRDefault="009C3CBF"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2B0F02">
      <w:pPr>
        <w:pStyle w:val="listlevel2"/>
      </w:pPr>
      <w:bookmarkStart w:id="2931" w:name="_Ref436646909"/>
      <w:bookmarkStart w:id="2932" w:name="_Toc459650004"/>
      <w:r w:rsidRPr="00581CAA">
        <w:t>Macro Commands</w:t>
      </w:r>
      <w:bookmarkEnd w:id="2931"/>
      <w:bookmarkEnd w:id="2932"/>
    </w:p>
    <w:p w:rsidR="00C76AD4" w:rsidRPr="00581CAA" w:rsidRDefault="00812358" w:rsidP="00812358">
      <w:pPr>
        <w:rPr>
          <w:rFonts w:cs="Times New Roman"/>
        </w:rPr>
      </w:pPr>
      <w:r w:rsidRPr="00581CAA">
        <w:rPr>
          <w:rFonts w:cs="Times New Roman"/>
        </w:rPr>
        <w:t xml:space="preserve">The camera supports the ability to execute multiple commands with the issuance of a single macro command. </w:t>
      </w:r>
      <w:r w:rsidR="00626F2C">
        <w:rPr>
          <w:rFonts w:cs="Times New Roman"/>
        </w:rPr>
        <w:t>Factory stored m</w:t>
      </w:r>
      <w:r w:rsidRPr="00581CAA">
        <w:rPr>
          <w:rFonts w:cs="Times New Roman"/>
        </w:rPr>
        <w:t xml:space="preserve">acros </w:t>
      </w:r>
      <w:r w:rsidR="00626F2C">
        <w:rPr>
          <w:rFonts w:cs="Times New Roman"/>
        </w:rPr>
        <w:t>are used to adjust the TEC setpoint and corresponding operational settings. These are</w:t>
      </w:r>
      <w:r w:rsidRPr="00581CAA">
        <w:rPr>
          <w:rFonts w:cs="Times New Roman"/>
        </w:rPr>
        <w:t xml:space="preserve"> documented in the </w:t>
      </w:r>
      <w:r w:rsidR="00626F2C">
        <w:rPr>
          <w:rFonts w:cs="Times New Roman"/>
        </w:rPr>
        <w:t xml:space="preserve">separate </w:t>
      </w:r>
      <w:r w:rsidRPr="00581CAA">
        <w:rPr>
          <w:rFonts w:cs="Times New Roman"/>
        </w:rPr>
        <w:t xml:space="preserve">Appendix B </w:t>
      </w:r>
      <w:r w:rsidR="00626F2C">
        <w:rPr>
          <w:rFonts w:cs="Times New Roman"/>
        </w:rPr>
        <w:t>document</w:t>
      </w:r>
      <w:r w:rsidRPr="00581CAA">
        <w:rPr>
          <w:rFonts w:cs="Times New Roman"/>
        </w:rPr>
        <w:t>.</w:t>
      </w:r>
      <w:r w:rsidR="00626F2C">
        <w:rPr>
          <w:rFonts w:cs="Times New Roman"/>
        </w:rPr>
        <w:t xml:space="preserve"> The user is not able to specify custom macros.</w:t>
      </w:r>
    </w:p>
    <w:p w:rsidR="00812358" w:rsidRPr="00581CAA" w:rsidRDefault="00812358" w:rsidP="002B0F02">
      <w:pPr>
        <w:pStyle w:val="listlevel3"/>
      </w:pPr>
      <w:bookmarkStart w:id="2933" w:name="_Toc440443804"/>
      <w:bookmarkStart w:id="2934" w:name="_Toc440444453"/>
      <w:bookmarkStart w:id="2935" w:name="_Toc440444854"/>
      <w:bookmarkStart w:id="2936" w:name="_Toc390791431"/>
      <w:bookmarkStart w:id="2937" w:name="_Toc390791850"/>
      <w:bookmarkStart w:id="2938" w:name="_Toc390792296"/>
      <w:bookmarkStart w:id="2939" w:name="_Ref436215802"/>
      <w:bookmarkStart w:id="2940" w:name="_Ref436215824"/>
      <w:bookmarkStart w:id="2941" w:name="_Toc459569463"/>
      <w:bookmarkEnd w:id="2933"/>
      <w:bookmarkEnd w:id="2934"/>
      <w:bookmarkEnd w:id="2935"/>
      <w:r w:rsidRPr="00581CAA">
        <w:t>Play Macro Command</w:t>
      </w:r>
      <w:bookmarkEnd w:id="2936"/>
      <w:bookmarkEnd w:id="2937"/>
      <w:bookmarkEnd w:id="2938"/>
      <w:bookmarkEnd w:id="2939"/>
      <w:bookmarkEnd w:id="2940"/>
      <w:bookmarkEnd w:id="294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626F2C" w:rsidRDefault="000D1F19" w:rsidP="00626F2C">
            <w:pPr>
              <w:rPr>
                <w:rFonts w:cs="Times New Roman"/>
              </w:rPr>
            </w:pPr>
            <w:r w:rsidRPr="00581CAA">
              <w:rPr>
                <w:rFonts w:cs="Times New Roman"/>
              </w:rPr>
              <w:t>Plays a macro that is resident in the camera.</w:t>
            </w:r>
            <w:r w:rsidR="00626F2C">
              <w:rPr>
                <w:rFonts w:cs="Times New Roman"/>
              </w:rPr>
              <w:t xml:space="preserve"> Turning </w:t>
            </w:r>
            <w:r w:rsidR="00626F2C">
              <w:rPr>
                <w:rFonts w:cs="Times New Roman"/>
                <w:i/>
              </w:rPr>
              <w:t>macro_echo</w:t>
            </w:r>
            <w:r w:rsidR="00626F2C">
              <w:rPr>
                <w:rFonts w:cs="Times New Roman"/>
              </w:rPr>
              <w:t xml:space="preserve"> on will cause the individual commands being executed to be displayed.</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0D1F19" w:rsidP="00CB5FB1">
            <w:pPr>
              <w:rPr>
                <w:rFonts w:cs="Times New Roman"/>
              </w:rPr>
            </w:pPr>
            <w:r w:rsidRPr="00581CAA">
              <w:rPr>
                <w:rFonts w:cs="Times New Roman"/>
              </w:rPr>
              <w:t>Global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lastRenderedPageBreak/>
              <w:t>Command</w:t>
            </w:r>
          </w:p>
        </w:tc>
        <w:tc>
          <w:tcPr>
            <w:tcW w:w="6228" w:type="dxa"/>
          </w:tcPr>
          <w:p w:rsidR="009C3CBF" w:rsidRPr="000C5EFC" w:rsidRDefault="000D1F19" w:rsidP="005C45A0">
            <w:pPr>
              <w:pStyle w:val="Command"/>
              <w:rPr>
                <w:rFonts w:ascii="Times New Roman" w:hAnsi="Times New Roman" w:cs="Times New Roman"/>
              </w:rPr>
            </w:pPr>
            <w:bookmarkStart w:id="2942" w:name="_Toc390790126"/>
            <w:bookmarkStart w:id="2943" w:name="_Toc390790857"/>
            <w:bookmarkStart w:id="2944" w:name="_Toc390791222"/>
            <w:bookmarkStart w:id="2945" w:name="_Toc390791851"/>
            <w:bookmarkStart w:id="2946" w:name="_Toc390792297"/>
            <w:bookmarkStart w:id="2947" w:name="_Toc459569464"/>
            <w:r w:rsidRPr="000C5EFC">
              <w:rPr>
                <w:rFonts w:ascii="Times New Roman" w:hAnsi="Times New Roman" w:cs="Times New Roman"/>
              </w:rPr>
              <w:t xml:space="preserve">MACRO:PLAY </w:t>
            </w:r>
            <w:r w:rsidRPr="000C5EFC">
              <w:rPr>
                <w:rFonts w:ascii="Times New Roman" w:hAnsi="Times New Roman" w:cs="Times New Roman"/>
                <w:i/>
              </w:rPr>
              <w:t>macro_echo macro_number</w:t>
            </w:r>
            <w:bookmarkEnd w:id="2942"/>
            <w:bookmarkEnd w:id="2943"/>
            <w:bookmarkEnd w:id="2944"/>
            <w:bookmarkEnd w:id="2945"/>
            <w:bookmarkEnd w:id="2946"/>
            <w:bookmarkEnd w:id="2947"/>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0D1F19" w:rsidP="001214F6">
            <w:pPr>
              <w:pStyle w:val="Parameter"/>
              <w:rPr>
                <w:rFonts w:ascii="Times New Roman" w:hAnsi="Times New Roman" w:cs="Times New Roman"/>
              </w:rPr>
            </w:pPr>
            <w:bookmarkStart w:id="2948" w:name="_Toc390790127"/>
            <w:bookmarkStart w:id="2949" w:name="_Toc390790858"/>
            <w:bookmarkStart w:id="2950" w:name="_Toc390791223"/>
            <w:r w:rsidRPr="000C5EFC">
              <w:rPr>
                <w:rFonts w:ascii="Times New Roman" w:hAnsi="Times New Roman" w:cs="Times New Roman"/>
              </w:rPr>
              <w:t>macro_echo, macro_number</w:t>
            </w:r>
            <w:bookmarkEnd w:id="2948"/>
            <w:bookmarkEnd w:id="2949"/>
            <w:bookmarkEnd w:id="2950"/>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0D1F19" w:rsidP="000D1F19">
            <w:pPr>
              <w:rPr>
                <w:rFonts w:cs="Times New Roman"/>
              </w:rPr>
            </w:pPr>
            <w:r w:rsidRPr="00581CAA">
              <w:rPr>
                <w:rFonts w:cs="Times New Roman"/>
              </w:rPr>
              <w:t>Final OK or ERROR with macro_ echo off , return values of any query commands contained in the macro with macro_ echo ON</w:t>
            </w:r>
            <w:r w:rsidR="002E039F" w:rsidRPr="00581CAA">
              <w:rPr>
                <w:rFonts w:cs="Times New Roman"/>
              </w:rPr>
              <w:t xml:space="preserve"> and Final OK or ERROR</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C76AD4" w:rsidRPr="00581CAA" w:rsidRDefault="000D1F19" w:rsidP="00CB5FB1">
            <w:pPr>
              <w:rPr>
                <w:rFonts w:cs="Times New Roman"/>
              </w:rPr>
            </w:pPr>
            <w:r w:rsidRPr="00581CAA">
              <w:rPr>
                <w:rFonts w:cs="Times New Roman"/>
              </w:rPr>
              <w:t>macro_echo  ON OFF</w:t>
            </w:r>
          </w:p>
          <w:p w:rsidR="009C3CBF" w:rsidRPr="00581CAA" w:rsidRDefault="000D1F19" w:rsidP="000D1F19">
            <w:pPr>
              <w:rPr>
                <w:rFonts w:cs="Times New Roman"/>
              </w:rPr>
            </w:pPr>
            <w:r w:rsidRPr="00581CAA">
              <w:rPr>
                <w:rFonts w:cs="Times New Roman"/>
              </w:rPr>
              <w:t xml:space="preserve">macro_number  0 – 9 </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0D1F19" w:rsidP="00CB5FB1">
            <w:pPr>
              <w:rPr>
                <w:rFonts w:cs="Times New Roman"/>
              </w:rPr>
            </w:pPr>
            <w:r w:rsidRPr="00581CAA">
              <w:rPr>
                <w:rFonts w:cs="Times New Roman"/>
              </w:rPr>
              <w:t>string (macro_echo), unsigned integer (macro_number)</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0D1F19" w:rsidP="00CA3933">
            <w:pPr>
              <w:pStyle w:val="Commandexample"/>
              <w:rPr>
                <w:rFonts w:ascii="Times New Roman" w:hAnsi="Times New Roman" w:cs="Times New Roman"/>
              </w:rPr>
            </w:pPr>
            <w:bookmarkStart w:id="2951" w:name="_Toc390790128"/>
            <w:bookmarkStart w:id="2952" w:name="_Toc390790859"/>
            <w:bookmarkStart w:id="2953" w:name="_Toc390791224"/>
            <w:bookmarkStart w:id="2954" w:name="_Toc390791852"/>
            <w:bookmarkStart w:id="2955" w:name="_Toc390792298"/>
            <w:r w:rsidRPr="000C5EFC">
              <w:rPr>
                <w:rFonts w:ascii="Times New Roman" w:hAnsi="Times New Roman" w:cs="Times New Roman"/>
              </w:rPr>
              <w:t>MACRO:PLAY OFF 0</w:t>
            </w:r>
            <w:bookmarkEnd w:id="2951"/>
            <w:bookmarkEnd w:id="2952"/>
            <w:bookmarkEnd w:id="2953"/>
            <w:bookmarkEnd w:id="2954"/>
            <w:bookmarkEnd w:id="2955"/>
          </w:p>
        </w:tc>
      </w:tr>
    </w:tbl>
    <w:p w:rsidR="00812358" w:rsidRPr="00581CAA" w:rsidRDefault="00812358" w:rsidP="00812358">
      <w:pPr>
        <w:rPr>
          <w:rFonts w:cs="Times New Roman"/>
        </w:rPr>
      </w:pPr>
    </w:p>
    <w:p w:rsidR="00812358" w:rsidRPr="00581CAA" w:rsidRDefault="00812358" w:rsidP="002B0F02">
      <w:pPr>
        <w:pStyle w:val="listlevel2"/>
      </w:pPr>
      <w:bookmarkStart w:id="2956" w:name="_Ref436654250"/>
      <w:bookmarkStart w:id="2957" w:name="_Toc459650005"/>
      <w:r w:rsidRPr="00581CAA">
        <w:t>Windowing Commands</w:t>
      </w:r>
      <w:bookmarkEnd w:id="2956"/>
      <w:bookmarkEnd w:id="2957"/>
    </w:p>
    <w:p w:rsidR="00812358" w:rsidRPr="00581CAA" w:rsidRDefault="00812358" w:rsidP="00812358">
      <w:pPr>
        <w:rPr>
          <w:rFonts w:cs="Times New Roman"/>
        </w:rPr>
      </w:pPr>
      <w:r w:rsidRPr="00581CAA">
        <w:rPr>
          <w:rFonts w:cs="Times New Roman"/>
        </w:rPr>
        <w:t>The CSX camera allows for windowing of an image to a user's region of interest</w:t>
      </w:r>
      <w:r w:rsidR="00CE4EFD" w:rsidRPr="00581CAA">
        <w:rPr>
          <w:rFonts w:cs="Times New Roman"/>
        </w:rPr>
        <w:t xml:space="preserve"> </w:t>
      </w:r>
      <w:r w:rsidRPr="00581CAA">
        <w:rPr>
          <w:rFonts w:cs="Times New Roman"/>
        </w:rPr>
        <w:t xml:space="preserve">(ROI). Windowing is typically used to trade image resolution for frame rate. The smaller the window chosen, the shorter the readout time for the frame and, hence, the higher the frame rate that can be achieved. The display enhancements </w:t>
      </w:r>
      <w:r w:rsidR="00237C1C">
        <w:rPr>
          <w:rFonts w:cs="Times New Roman"/>
        </w:rPr>
        <w:t>should</w:t>
      </w:r>
      <w:r w:rsidRPr="00581CAA">
        <w:rPr>
          <w:rFonts w:cs="Times New Roman"/>
        </w:rPr>
        <w:t xml:space="preserve"> be turned off (</w:t>
      </w:r>
      <w:r w:rsidR="00237C1C">
        <w:rPr>
          <w:rFonts w:cs="Times New Roman"/>
        </w:rPr>
        <w:t xml:space="preserve">ENH:ENABLE OFF, </w:t>
      </w:r>
      <w:r w:rsidRPr="00581CAA">
        <w:rPr>
          <w:rFonts w:cs="Times New Roman"/>
        </w:rPr>
        <w:t xml:space="preserve">see </w:t>
      </w:r>
      <w:r w:rsidR="009C62DD">
        <w:rPr>
          <w:rFonts w:cs="Times New Roman"/>
        </w:rPr>
        <w:t>S</w:t>
      </w:r>
      <w:r w:rsidRPr="00581CAA">
        <w:rPr>
          <w:rFonts w:cs="Times New Roman"/>
        </w:rPr>
        <w:t>ection</w:t>
      </w:r>
      <w:r w:rsidR="00DC74A6">
        <w:rPr>
          <w:rFonts w:cs="Times New Roman"/>
        </w:rPr>
        <w:t xml:space="preserve"> </w:t>
      </w:r>
      <w:r w:rsidR="009C62DD">
        <w:rPr>
          <w:rFonts w:cs="Times New Roman"/>
        </w:rPr>
        <w:fldChar w:fldCharType="begin"/>
      </w:r>
      <w:r w:rsidR="009C62DD">
        <w:rPr>
          <w:rFonts w:cs="Times New Roman"/>
        </w:rPr>
        <w:instrText xml:space="preserve"> REF _Ref436642772 \r \h </w:instrText>
      </w:r>
      <w:r w:rsidR="009C62DD">
        <w:rPr>
          <w:rFonts w:cs="Times New Roman"/>
        </w:rPr>
      </w:r>
      <w:r w:rsidR="009C62DD">
        <w:rPr>
          <w:rFonts w:cs="Times New Roman"/>
        </w:rPr>
        <w:fldChar w:fldCharType="separate"/>
      </w:r>
      <w:r w:rsidR="000D7633">
        <w:rPr>
          <w:rFonts w:cs="Times New Roman"/>
        </w:rPr>
        <w:t>5.10.1</w:t>
      </w:r>
      <w:r w:rsidR="009C62DD">
        <w:rPr>
          <w:rFonts w:cs="Times New Roman"/>
        </w:rPr>
        <w:fldChar w:fldCharType="end"/>
      </w:r>
      <w:r w:rsidRPr="00581CAA">
        <w:rPr>
          <w:rFonts w:cs="Times New Roman"/>
        </w:rPr>
        <w:t>)</w:t>
      </w:r>
      <w:r w:rsidR="00237C1C">
        <w:rPr>
          <w:rFonts w:cs="Times New Roman"/>
        </w:rPr>
        <w:t xml:space="preserve"> and the AGC should be turned off (AGC:ENABLE OFF, see </w:t>
      </w:r>
      <w:r w:rsidR="009C62DD">
        <w:rPr>
          <w:rFonts w:cs="Times New Roman"/>
        </w:rPr>
        <w:t>S</w:t>
      </w:r>
      <w:r w:rsidR="00237C1C">
        <w:rPr>
          <w:rFonts w:cs="Times New Roman"/>
        </w:rPr>
        <w:t xml:space="preserve">ection </w:t>
      </w:r>
      <w:r w:rsidR="009C62DD">
        <w:rPr>
          <w:rFonts w:cs="Times New Roman"/>
        </w:rPr>
        <w:fldChar w:fldCharType="begin"/>
      </w:r>
      <w:r w:rsidR="009C62DD">
        <w:rPr>
          <w:rFonts w:cs="Times New Roman"/>
        </w:rPr>
        <w:instrText xml:space="preserve"> REF _Ref440380691 \r \h </w:instrText>
      </w:r>
      <w:r w:rsidR="009C62DD">
        <w:rPr>
          <w:rFonts w:cs="Times New Roman"/>
        </w:rPr>
      </w:r>
      <w:r w:rsidR="009C62DD">
        <w:rPr>
          <w:rFonts w:cs="Times New Roman"/>
        </w:rPr>
        <w:fldChar w:fldCharType="separate"/>
      </w:r>
      <w:r w:rsidR="000D7633">
        <w:rPr>
          <w:rFonts w:cs="Times New Roman"/>
        </w:rPr>
        <w:t>5.9.1</w:t>
      </w:r>
      <w:r w:rsidR="009C62DD">
        <w:rPr>
          <w:rFonts w:cs="Times New Roman"/>
        </w:rPr>
        <w:fldChar w:fldCharType="end"/>
      </w:r>
      <w:r w:rsidR="00237C1C">
        <w:rPr>
          <w:rFonts w:cs="Times New Roman"/>
        </w:rPr>
        <w:t>) when windowing. Th</w:t>
      </w:r>
      <w:r w:rsidR="00F83E90">
        <w:rPr>
          <w:rFonts w:cs="Times New Roman"/>
        </w:rPr>
        <w:t xml:space="preserve">is is recommended because enhancements and AGC </w:t>
      </w:r>
      <w:r w:rsidR="00237C1C">
        <w:rPr>
          <w:rFonts w:cs="Times New Roman"/>
        </w:rPr>
        <w:t>use the full frame statistics, not the window statistics</w:t>
      </w:r>
      <w:r w:rsidRPr="00581CAA">
        <w:rPr>
          <w:rFonts w:cs="Times New Roman"/>
        </w:rPr>
        <w:t xml:space="preserve">. </w:t>
      </w:r>
    </w:p>
    <w:p w:rsidR="00C76AD4" w:rsidRDefault="006858BA" w:rsidP="00812358">
      <w:pPr>
        <w:rPr>
          <w:rFonts w:cs="Times New Roman"/>
        </w:rPr>
      </w:pPr>
      <w:r w:rsidRPr="00581CAA">
        <w:rPr>
          <w:rFonts w:cs="Times New Roman"/>
        </w:rPr>
        <w:t xml:space="preserve">Note that a </w:t>
      </w:r>
      <w:r w:rsidR="00FD3EE0">
        <w:rPr>
          <w:rFonts w:cs="Times New Roman"/>
        </w:rPr>
        <w:t xml:space="preserve">320x256 </w:t>
      </w:r>
      <w:r w:rsidRPr="00581CAA">
        <w:rPr>
          <w:rFonts w:cs="Times New Roman"/>
        </w:rPr>
        <w:t>array includes commands to point 0</w:t>
      </w:r>
      <w:r w:rsidRPr="000C5EFC">
        <w:rPr>
          <w:rFonts w:cs="Times New Roman"/>
        </w:rPr>
        <w:t>,0</w:t>
      </w:r>
      <w:r w:rsidRPr="00581CAA">
        <w:rPr>
          <w:rFonts w:cs="Times New Roman"/>
        </w:rPr>
        <w:t xml:space="preserve"> and thus the maximum ‘logical’ extent is </w:t>
      </w:r>
      <w:r w:rsidR="00FD3EE0">
        <w:rPr>
          <w:rFonts w:cs="Times New Roman"/>
        </w:rPr>
        <w:t>319</w:t>
      </w:r>
      <w:r w:rsidRPr="00581CAA">
        <w:rPr>
          <w:rFonts w:cs="Times New Roman"/>
        </w:rPr>
        <w:t xml:space="preserve">, </w:t>
      </w:r>
      <w:r w:rsidR="00FD3EE0">
        <w:rPr>
          <w:rFonts w:cs="Times New Roman"/>
        </w:rPr>
        <w:t>255</w:t>
      </w:r>
      <w:r w:rsidR="00F83E90">
        <w:rPr>
          <w:rFonts w:cs="Times New Roman"/>
        </w:rPr>
        <w:t xml:space="preserve">. </w:t>
      </w:r>
      <w:r w:rsidRPr="00581CAA">
        <w:rPr>
          <w:rFonts w:cs="Times New Roman"/>
        </w:rPr>
        <w:t xml:space="preserve">When inputting specific pixel locations to the camera </w:t>
      </w:r>
      <w:r w:rsidR="0047436D" w:rsidRPr="00581CAA">
        <w:rPr>
          <w:rFonts w:cs="Times New Roman"/>
        </w:rPr>
        <w:t>firmware</w:t>
      </w:r>
      <w:r w:rsidRPr="00581CAA">
        <w:rPr>
          <w:rFonts w:cs="Times New Roman"/>
        </w:rPr>
        <w:t xml:space="preserve">, the logic notation applies and the array maximum is </w:t>
      </w:r>
      <w:r w:rsidR="00FD3EE0">
        <w:rPr>
          <w:rFonts w:cs="Times New Roman"/>
        </w:rPr>
        <w:t>319x255</w:t>
      </w:r>
      <w:r w:rsidRPr="00581CAA">
        <w:rPr>
          <w:rFonts w:cs="Times New Roman"/>
        </w:rPr>
        <w:t>. The concept of ‘odd’ and ‘even’ is defined on the logic value of the pixel notation, so the origin 0 of (0</w:t>
      </w:r>
      <w:r w:rsidRPr="000C5EFC">
        <w:rPr>
          <w:rFonts w:cs="Times New Roman"/>
        </w:rPr>
        <w:t>,0</w:t>
      </w:r>
      <w:r w:rsidRPr="00581CAA">
        <w:rPr>
          <w:rFonts w:cs="Times New Roman"/>
        </w:rPr>
        <w:t xml:space="preserve">) is an even number, and </w:t>
      </w:r>
      <w:r w:rsidR="00FD3EE0">
        <w:rPr>
          <w:rFonts w:cs="Times New Roman"/>
        </w:rPr>
        <w:t>319</w:t>
      </w:r>
      <w:r w:rsidRPr="00581CAA">
        <w:rPr>
          <w:rFonts w:cs="Times New Roman"/>
        </w:rPr>
        <w:t xml:space="preserve"> of (</w:t>
      </w:r>
      <w:r w:rsidR="00FD3EE0">
        <w:rPr>
          <w:rFonts w:cs="Times New Roman"/>
        </w:rPr>
        <w:t>319</w:t>
      </w:r>
      <w:r w:rsidRPr="00581CAA">
        <w:rPr>
          <w:rFonts w:cs="Times New Roman"/>
        </w:rPr>
        <w:t>,</w:t>
      </w:r>
      <w:r w:rsidR="00FD3EE0">
        <w:rPr>
          <w:rFonts w:cs="Times New Roman"/>
        </w:rPr>
        <w:t>255</w:t>
      </w:r>
      <w:r w:rsidR="0047436D" w:rsidRPr="00581CAA">
        <w:rPr>
          <w:rFonts w:cs="Times New Roman"/>
        </w:rPr>
        <w:t>) is an odd number, regardless that these refer to the 1</w:t>
      </w:r>
      <w:r w:rsidR="0047436D" w:rsidRPr="00581CAA">
        <w:rPr>
          <w:rFonts w:cs="Times New Roman"/>
          <w:vertAlign w:val="superscript"/>
        </w:rPr>
        <w:t>st</w:t>
      </w:r>
      <w:r w:rsidR="0047436D" w:rsidRPr="00581CAA">
        <w:rPr>
          <w:rFonts w:cs="Times New Roman"/>
        </w:rPr>
        <w:t xml:space="preserve"> pixel and </w:t>
      </w:r>
      <w:r w:rsidR="00FD3EE0">
        <w:rPr>
          <w:rFonts w:cs="Times New Roman"/>
        </w:rPr>
        <w:t>320</w:t>
      </w:r>
      <w:r w:rsidR="0047436D" w:rsidRPr="00581CAA">
        <w:rPr>
          <w:rFonts w:cs="Times New Roman"/>
          <w:vertAlign w:val="superscript"/>
        </w:rPr>
        <w:t>th</w:t>
      </w:r>
      <w:r w:rsidR="0047436D" w:rsidRPr="00581CAA">
        <w:rPr>
          <w:rFonts w:cs="Times New Roman"/>
        </w:rPr>
        <w:t xml:space="preserve"> pixel.</w:t>
      </w:r>
    </w:p>
    <w:p w:rsidR="00F83E90" w:rsidRPr="00581CAA" w:rsidRDefault="00F83E90" w:rsidP="00812358">
      <w:pPr>
        <w:rPr>
          <w:rFonts w:cs="Times New Roman"/>
        </w:rPr>
      </w:pPr>
      <w:r>
        <w:rPr>
          <w:rFonts w:cs="Times New Roman"/>
        </w:rPr>
        <w:t>The WIN:ROW and WIN:COL commands can be used to define each corner of the window individually. Alternatively, the WIN:RECT command can be used to define the window with a single command.</w:t>
      </w:r>
    </w:p>
    <w:p w:rsidR="00812358" w:rsidRPr="00581CAA" w:rsidRDefault="00812358" w:rsidP="00812358">
      <w:pPr>
        <w:rPr>
          <w:rFonts w:cs="Times New Roman"/>
        </w:rPr>
      </w:pPr>
      <w:r w:rsidRPr="00581CAA">
        <w:rPr>
          <w:rFonts w:cs="Times New Roman"/>
        </w:rPr>
        <w:t xml:space="preserve">Windowing speed advantage applies to rows only (i.e. the number of columns is fixed at </w:t>
      </w:r>
      <w:r w:rsidR="00FD3EE0">
        <w:rPr>
          <w:rFonts w:cs="Times New Roman"/>
        </w:rPr>
        <w:t>320</w:t>
      </w:r>
      <w:r w:rsidR="0047436D" w:rsidRPr="00581CAA">
        <w:rPr>
          <w:rFonts w:cs="Times New Roman"/>
        </w:rPr>
        <w:t xml:space="preserve"> [</w:t>
      </w:r>
      <w:r w:rsidR="00FD3EE0">
        <w:rPr>
          <w:rFonts w:cs="Times New Roman"/>
        </w:rPr>
        <w:t>319</w:t>
      </w:r>
      <w:r w:rsidR="0047436D" w:rsidRPr="00581CAA">
        <w:rPr>
          <w:rFonts w:cs="Times New Roman"/>
        </w:rPr>
        <w:t>]</w:t>
      </w:r>
      <w:r w:rsidRPr="00581CAA">
        <w:rPr>
          <w:rFonts w:cs="Times New Roman"/>
        </w:rPr>
        <w:t>). Selecting the start and stop row addresses sets the size and location for the ROI window. There are two individual commands that set start and stop addresses for rows. The start row address must be an EVEN number while the stop row address must be an ODD number.  Additionally, the resulting height of the window must be greater than 2; because of the start or stop needing to be an EVEN or ODD number, a minimum size is thus 4.  The WIN commands must specify start addresses lower or equal to corresponding stop addresses and must be within the allowed range for the supported FPA for these commands to complete without error.</w:t>
      </w:r>
    </w:p>
    <w:p w:rsidR="00C76AD4" w:rsidRPr="00581CAA" w:rsidRDefault="00812358" w:rsidP="00812358">
      <w:pPr>
        <w:rPr>
          <w:rFonts w:cs="Times New Roman"/>
        </w:rPr>
      </w:pPr>
      <w:r w:rsidRPr="00581CAA">
        <w:rPr>
          <w:rFonts w:cs="Times New Roman"/>
        </w:rPr>
        <w:t>A smaller column number may be set, even as there is no speed improvement. This will allow the user to save smaller images and video sets.</w:t>
      </w:r>
    </w:p>
    <w:p w:rsidR="00812358" w:rsidRPr="00581CAA" w:rsidRDefault="00812358" w:rsidP="0089448C">
      <w:pPr>
        <w:pStyle w:val="listlevel3"/>
      </w:pPr>
      <w:bookmarkStart w:id="2958" w:name="_Toc440443807"/>
      <w:bookmarkStart w:id="2959" w:name="_Toc440444456"/>
      <w:bookmarkStart w:id="2960" w:name="_Toc440444857"/>
      <w:bookmarkStart w:id="2961" w:name="_Toc390791432"/>
      <w:bookmarkStart w:id="2962" w:name="_Toc390791853"/>
      <w:bookmarkStart w:id="2963" w:name="_Toc390792299"/>
      <w:bookmarkStart w:id="2964" w:name="_Toc459569465"/>
      <w:bookmarkEnd w:id="2958"/>
      <w:bookmarkEnd w:id="2959"/>
      <w:bookmarkEnd w:id="2960"/>
      <w:r w:rsidRPr="00581CAA">
        <w:t>Set Window Column Start Number</w:t>
      </w:r>
      <w:bookmarkEnd w:id="2961"/>
      <w:bookmarkEnd w:id="2962"/>
      <w:bookmarkEnd w:id="2963"/>
      <w:bookmarkEnd w:id="2964"/>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F51E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CE4EFD" w:rsidP="00CB5FB1">
            <w:pPr>
              <w:rPr>
                <w:rFonts w:cs="Times New Roman"/>
              </w:rPr>
            </w:pPr>
            <w:r w:rsidRPr="00581CAA">
              <w:rPr>
                <w:rFonts w:cs="Times New Roman"/>
              </w:rPr>
              <w:t>Sets the start column number for the ROI. The value must be an EVEN number and compatible with the current column stop number for the command to complete without error.</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lastRenderedPageBreak/>
              <w:t>Setting Type</w:t>
            </w:r>
          </w:p>
        </w:tc>
        <w:tc>
          <w:tcPr>
            <w:tcW w:w="6228" w:type="dxa"/>
          </w:tcPr>
          <w:p w:rsidR="009C3CBF" w:rsidRPr="00581CAA" w:rsidRDefault="00CE4EFD" w:rsidP="00CB5FB1">
            <w:pPr>
              <w:rPr>
                <w:rFonts w:cs="Times New Roman"/>
              </w:rPr>
            </w:pPr>
            <w:r w:rsidRPr="00581CAA">
              <w:rPr>
                <w:rFonts w:cs="Times New Roman"/>
              </w:rPr>
              <w:t>Operational</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CE4EFD" w:rsidP="005C45A0">
            <w:pPr>
              <w:pStyle w:val="Command"/>
              <w:rPr>
                <w:rFonts w:ascii="Times New Roman" w:hAnsi="Times New Roman" w:cs="Times New Roman"/>
              </w:rPr>
            </w:pPr>
            <w:bookmarkStart w:id="2965" w:name="_Toc390790129"/>
            <w:bookmarkStart w:id="2966" w:name="_Toc390790860"/>
            <w:bookmarkStart w:id="2967" w:name="_Toc390791225"/>
            <w:bookmarkStart w:id="2968" w:name="_Toc390791854"/>
            <w:bookmarkStart w:id="2969" w:name="_Toc390792300"/>
            <w:bookmarkStart w:id="2970" w:name="_Toc459569466"/>
            <w:r w:rsidRPr="000C5EFC">
              <w:rPr>
                <w:rFonts w:ascii="Times New Roman" w:hAnsi="Times New Roman" w:cs="Times New Roman"/>
              </w:rPr>
              <w:t xml:space="preserve">WIN:COL:START </w:t>
            </w:r>
            <w:r w:rsidRPr="000C5EFC">
              <w:rPr>
                <w:rFonts w:ascii="Times New Roman" w:hAnsi="Times New Roman" w:cs="Times New Roman"/>
                <w:i/>
              </w:rPr>
              <w:t>value</w:t>
            </w:r>
            <w:bookmarkEnd w:id="2965"/>
            <w:bookmarkEnd w:id="2966"/>
            <w:bookmarkEnd w:id="2967"/>
            <w:bookmarkEnd w:id="2968"/>
            <w:bookmarkEnd w:id="2969"/>
            <w:bookmarkEnd w:id="2970"/>
          </w:p>
        </w:tc>
      </w:tr>
      <w:tr w:rsidR="009C3CBF" w:rsidRPr="00581CAA" w:rsidTr="00F51E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CE4EFD" w:rsidP="001214F6">
            <w:pPr>
              <w:pStyle w:val="Parameter"/>
              <w:rPr>
                <w:rFonts w:ascii="Times New Roman" w:hAnsi="Times New Roman" w:cs="Times New Roman"/>
              </w:rPr>
            </w:pPr>
            <w:bookmarkStart w:id="2971" w:name="_Toc390790130"/>
            <w:bookmarkStart w:id="2972" w:name="_Toc390790861"/>
            <w:bookmarkStart w:id="2973" w:name="_Toc390791226"/>
            <w:r w:rsidRPr="000C5EFC">
              <w:rPr>
                <w:rFonts w:ascii="Times New Roman" w:hAnsi="Times New Roman" w:cs="Times New Roman"/>
              </w:rPr>
              <w:t>value</w:t>
            </w:r>
            <w:bookmarkEnd w:id="2971"/>
            <w:bookmarkEnd w:id="2972"/>
            <w:bookmarkEnd w:id="2973"/>
          </w:p>
        </w:tc>
      </w:tr>
      <w:tr w:rsidR="009C3CBF" w:rsidRPr="00581CAA" w:rsidTr="00F51E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CE4EFD" w:rsidP="00CB5FB1">
            <w:pPr>
              <w:rPr>
                <w:rFonts w:cs="Times New Roman"/>
              </w:rPr>
            </w:pPr>
            <w:r w:rsidRPr="00581CAA">
              <w:rPr>
                <w:rFonts w:cs="Times New Roman"/>
              </w:rPr>
              <w:t>none</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CE4EFD">
            <w:pPr>
              <w:rPr>
                <w:rFonts w:cs="Times New Roman"/>
              </w:rPr>
            </w:pPr>
            <w:r w:rsidRPr="00581CAA">
              <w:rPr>
                <w:rFonts w:cs="Times New Roman"/>
              </w:rPr>
              <w:t xml:space="preserve">0 to </w:t>
            </w:r>
            <w:r w:rsidR="00FD3EE0">
              <w:rPr>
                <w:rFonts w:cs="Times New Roman"/>
              </w:rPr>
              <w:t>31</w:t>
            </w:r>
            <w:r w:rsidRPr="00581CAA">
              <w:rPr>
                <w:rFonts w:cs="Times New Roman"/>
              </w:rPr>
              <w:t>6</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CE4EFD" w:rsidP="00CB5FB1">
            <w:pPr>
              <w:rPr>
                <w:rFonts w:cs="Times New Roman"/>
              </w:rPr>
            </w:pPr>
            <w:r w:rsidRPr="00581CAA">
              <w:rPr>
                <w:rFonts w:cs="Times New Roman"/>
              </w:rPr>
              <w:t>unsigned integer</w:t>
            </w:r>
          </w:p>
        </w:tc>
      </w:tr>
      <w:tr w:rsidR="009C3CBF" w:rsidRPr="00581CAA" w:rsidTr="00F51E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CE4EFD" w:rsidP="00CA3933">
            <w:pPr>
              <w:pStyle w:val="Commandexample"/>
              <w:rPr>
                <w:rFonts w:ascii="Times New Roman" w:hAnsi="Times New Roman" w:cs="Times New Roman"/>
              </w:rPr>
            </w:pPr>
            <w:bookmarkStart w:id="2974" w:name="_Toc390790131"/>
            <w:bookmarkStart w:id="2975" w:name="_Toc390790862"/>
            <w:bookmarkStart w:id="2976" w:name="_Toc390791227"/>
            <w:bookmarkStart w:id="2977" w:name="_Toc390791855"/>
            <w:bookmarkStart w:id="2978" w:name="_Toc390792301"/>
            <w:r w:rsidRPr="000C5EFC">
              <w:rPr>
                <w:rFonts w:ascii="Times New Roman" w:hAnsi="Times New Roman" w:cs="Times New Roman"/>
              </w:rPr>
              <w:t>WIN:COL:START 10 -- start read at col 10</w:t>
            </w:r>
            <w:bookmarkEnd w:id="2974"/>
            <w:bookmarkEnd w:id="2975"/>
            <w:bookmarkEnd w:id="2976"/>
            <w:bookmarkEnd w:id="2977"/>
            <w:bookmarkEnd w:id="2978"/>
          </w:p>
        </w:tc>
      </w:tr>
    </w:tbl>
    <w:p w:rsidR="00C76AD4" w:rsidRPr="00581CAA" w:rsidRDefault="00812358" w:rsidP="00812358">
      <w:pPr>
        <w:rPr>
          <w:rFonts w:cs="Times New Roman"/>
        </w:rPr>
      </w:pPr>
      <w:r w:rsidRPr="00581CAA">
        <w:rPr>
          <w:rFonts w:cs="Times New Roman"/>
        </w:rPr>
        <w:tab/>
      </w:r>
    </w:p>
    <w:p w:rsidR="00812358" w:rsidRPr="00581CAA" w:rsidRDefault="00812358" w:rsidP="0089448C">
      <w:pPr>
        <w:pStyle w:val="listlevel3"/>
      </w:pPr>
      <w:bookmarkStart w:id="2979" w:name="_Toc390791433"/>
      <w:bookmarkStart w:id="2980" w:name="_Toc390791856"/>
      <w:bookmarkStart w:id="2981" w:name="_Toc390792302"/>
      <w:bookmarkStart w:id="2982" w:name="_Toc459569467"/>
      <w:r w:rsidRPr="00581CAA">
        <w:t>Get Window Column Start Number</w:t>
      </w:r>
      <w:bookmarkEnd w:id="2979"/>
      <w:bookmarkEnd w:id="2980"/>
      <w:bookmarkEnd w:id="2981"/>
      <w:bookmarkEnd w:id="298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CE4EFD" w:rsidP="00CB5FB1">
            <w:pPr>
              <w:rPr>
                <w:rFonts w:cs="Times New Roman"/>
              </w:rPr>
            </w:pPr>
            <w:r w:rsidRPr="00581CAA">
              <w:rPr>
                <w:rFonts w:cs="Times New Roman"/>
              </w:rPr>
              <w:t>Returns the start column number for the ROI.</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CE4EFD"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CE4EFD" w:rsidP="005C45A0">
            <w:pPr>
              <w:pStyle w:val="Command"/>
              <w:rPr>
                <w:rFonts w:ascii="Times New Roman" w:hAnsi="Times New Roman" w:cs="Times New Roman"/>
              </w:rPr>
            </w:pPr>
            <w:bookmarkStart w:id="2983" w:name="_Toc390790132"/>
            <w:bookmarkStart w:id="2984" w:name="_Toc390790863"/>
            <w:bookmarkStart w:id="2985" w:name="_Toc390791228"/>
            <w:bookmarkStart w:id="2986" w:name="_Toc390791857"/>
            <w:bookmarkStart w:id="2987" w:name="_Toc390792303"/>
            <w:bookmarkStart w:id="2988" w:name="_Toc459569468"/>
            <w:r w:rsidRPr="000C5EFC">
              <w:rPr>
                <w:rFonts w:ascii="Times New Roman" w:hAnsi="Times New Roman" w:cs="Times New Roman"/>
              </w:rPr>
              <w:t>WIN:COL:START?</w:t>
            </w:r>
            <w:bookmarkEnd w:id="2983"/>
            <w:bookmarkEnd w:id="2984"/>
            <w:bookmarkEnd w:id="2985"/>
            <w:bookmarkEnd w:id="2986"/>
            <w:bookmarkEnd w:id="2987"/>
            <w:bookmarkEnd w:id="2988"/>
          </w:p>
        </w:tc>
      </w:tr>
      <w:tr w:rsidR="00CE4EFD" w:rsidRPr="00581CAA" w:rsidTr="0043053B">
        <w:tc>
          <w:tcPr>
            <w:tcW w:w="2880" w:type="dxa"/>
          </w:tcPr>
          <w:p w:rsidR="00CE4EFD" w:rsidRPr="00581CAA" w:rsidRDefault="00CE4EFD" w:rsidP="00CB5FB1">
            <w:pPr>
              <w:rPr>
                <w:rFonts w:cs="Times New Roman"/>
              </w:rPr>
            </w:pPr>
            <w:r w:rsidRPr="00581CAA">
              <w:rPr>
                <w:rFonts w:cs="Times New Roman"/>
              </w:rPr>
              <w:t>Parameters</w:t>
            </w:r>
          </w:p>
        </w:tc>
        <w:tc>
          <w:tcPr>
            <w:tcW w:w="6228" w:type="dxa"/>
          </w:tcPr>
          <w:p w:rsidR="00CE4EFD" w:rsidRPr="00581CAA" w:rsidRDefault="00CE4EFD" w:rsidP="00CB5FB1">
            <w:pPr>
              <w:rPr>
                <w:rFonts w:cs="Times New Roman"/>
              </w:rPr>
            </w:pPr>
            <w:r w:rsidRPr="00581CAA">
              <w:rPr>
                <w:rFonts w:cs="Times New Roman"/>
              </w:rPr>
              <w:t>none</w:t>
            </w:r>
          </w:p>
        </w:tc>
      </w:tr>
      <w:tr w:rsidR="00CE4EFD" w:rsidRPr="00581CAA" w:rsidTr="0043053B">
        <w:tc>
          <w:tcPr>
            <w:tcW w:w="2880" w:type="dxa"/>
          </w:tcPr>
          <w:p w:rsidR="00CE4EFD" w:rsidRPr="00581CAA" w:rsidRDefault="00CE4EFD" w:rsidP="00CB5FB1">
            <w:pPr>
              <w:rPr>
                <w:rFonts w:cs="Times New Roman"/>
              </w:rPr>
            </w:pPr>
            <w:r w:rsidRPr="00581CAA">
              <w:rPr>
                <w:rFonts w:cs="Times New Roman"/>
              </w:rPr>
              <w:t xml:space="preserve">Return Values </w:t>
            </w:r>
          </w:p>
        </w:tc>
        <w:tc>
          <w:tcPr>
            <w:tcW w:w="6228" w:type="dxa"/>
          </w:tcPr>
          <w:p w:rsidR="00CE4EFD" w:rsidRPr="00581CAA" w:rsidRDefault="00CE4EFD" w:rsidP="00CB5FB1">
            <w:pPr>
              <w:rPr>
                <w:rFonts w:cs="Times New Roman"/>
              </w:rPr>
            </w:pPr>
            <w:r w:rsidRPr="00581CAA">
              <w:rPr>
                <w:rFonts w:cs="Times New Roman"/>
              </w:rPr>
              <w:t>value</w:t>
            </w:r>
          </w:p>
        </w:tc>
      </w:tr>
      <w:tr w:rsidR="00CE4EFD" w:rsidRPr="00581CAA" w:rsidTr="0043053B">
        <w:tc>
          <w:tcPr>
            <w:tcW w:w="2880" w:type="dxa"/>
          </w:tcPr>
          <w:p w:rsidR="00CE4EFD" w:rsidRPr="00581CAA" w:rsidRDefault="00CE4EFD" w:rsidP="00CB5FB1">
            <w:pPr>
              <w:rPr>
                <w:rFonts w:cs="Times New Roman"/>
              </w:rPr>
            </w:pPr>
            <w:r w:rsidRPr="00581CAA">
              <w:rPr>
                <w:rFonts w:cs="Times New Roman"/>
              </w:rPr>
              <w:t>Range</w:t>
            </w:r>
          </w:p>
        </w:tc>
        <w:tc>
          <w:tcPr>
            <w:tcW w:w="6228" w:type="dxa"/>
          </w:tcPr>
          <w:p w:rsidR="00CE4EFD" w:rsidRPr="00581CAA" w:rsidRDefault="00CE4EFD">
            <w:pPr>
              <w:rPr>
                <w:rFonts w:cs="Times New Roman"/>
              </w:rPr>
            </w:pPr>
            <w:r w:rsidRPr="00581CAA">
              <w:rPr>
                <w:rFonts w:cs="Times New Roman"/>
              </w:rPr>
              <w:t xml:space="preserve">0 to </w:t>
            </w:r>
            <w:r w:rsidR="00FD3EE0">
              <w:rPr>
                <w:rFonts w:cs="Times New Roman"/>
              </w:rPr>
              <w:t>31</w:t>
            </w:r>
            <w:r w:rsidRPr="00581CAA">
              <w:rPr>
                <w:rFonts w:cs="Times New Roman"/>
              </w:rPr>
              <w:t>6</w:t>
            </w:r>
          </w:p>
        </w:tc>
      </w:tr>
      <w:tr w:rsidR="00CE4EFD" w:rsidRPr="00581CAA" w:rsidTr="0043053B">
        <w:tc>
          <w:tcPr>
            <w:tcW w:w="2880" w:type="dxa"/>
          </w:tcPr>
          <w:p w:rsidR="00CE4EFD" w:rsidRPr="00581CAA" w:rsidRDefault="00CE4EFD" w:rsidP="00CB5FB1">
            <w:pPr>
              <w:rPr>
                <w:rFonts w:cs="Times New Roman"/>
              </w:rPr>
            </w:pPr>
            <w:r w:rsidRPr="00581CAA">
              <w:rPr>
                <w:rFonts w:cs="Times New Roman"/>
              </w:rPr>
              <w:t>Type</w:t>
            </w:r>
          </w:p>
        </w:tc>
        <w:tc>
          <w:tcPr>
            <w:tcW w:w="6228" w:type="dxa"/>
          </w:tcPr>
          <w:p w:rsidR="00CE4EFD" w:rsidRPr="00581CAA" w:rsidRDefault="00CE4EFD" w:rsidP="00CB5FB1">
            <w:pPr>
              <w:rPr>
                <w:rFonts w:cs="Times New Roman"/>
              </w:rPr>
            </w:pPr>
            <w:r w:rsidRPr="00581CAA">
              <w:rPr>
                <w:rFonts w:cs="Times New Roman"/>
              </w:rPr>
              <w:t>unsigned integer</w:t>
            </w:r>
          </w:p>
        </w:tc>
      </w:tr>
      <w:tr w:rsidR="00CE4EFD" w:rsidRPr="00581CAA" w:rsidTr="0043053B">
        <w:tc>
          <w:tcPr>
            <w:tcW w:w="2880" w:type="dxa"/>
          </w:tcPr>
          <w:p w:rsidR="00CE4EFD" w:rsidRPr="00581CAA" w:rsidRDefault="00CE4EFD" w:rsidP="00CB5FB1">
            <w:pPr>
              <w:rPr>
                <w:rFonts w:cs="Times New Roman"/>
              </w:rPr>
            </w:pPr>
            <w:r w:rsidRPr="00581CAA">
              <w:rPr>
                <w:rFonts w:cs="Times New Roman"/>
              </w:rPr>
              <w:t>Example</w:t>
            </w:r>
          </w:p>
        </w:tc>
        <w:tc>
          <w:tcPr>
            <w:tcW w:w="6228" w:type="dxa"/>
          </w:tcPr>
          <w:p w:rsidR="00CE4EFD" w:rsidRPr="000C5EFC" w:rsidRDefault="00CE4EFD" w:rsidP="00CA3933">
            <w:pPr>
              <w:pStyle w:val="Commandexample"/>
              <w:rPr>
                <w:rFonts w:ascii="Times New Roman" w:hAnsi="Times New Roman" w:cs="Times New Roman"/>
              </w:rPr>
            </w:pPr>
            <w:bookmarkStart w:id="2989" w:name="_Toc390790133"/>
            <w:bookmarkStart w:id="2990" w:name="_Toc390790864"/>
            <w:bookmarkStart w:id="2991" w:name="_Toc390791229"/>
            <w:bookmarkStart w:id="2992" w:name="_Toc390791858"/>
            <w:bookmarkStart w:id="2993" w:name="_Toc390792304"/>
            <w:r w:rsidRPr="000C5EFC">
              <w:rPr>
                <w:rFonts w:ascii="Times New Roman" w:hAnsi="Times New Roman" w:cs="Times New Roman"/>
              </w:rPr>
              <w:t xml:space="preserve">WIN:COL:START? </w:t>
            </w:r>
            <w:r w:rsidRPr="000C5EFC">
              <w:rPr>
                <w:rFonts w:ascii="Times New Roman" w:hAnsi="Times New Roman" w:cs="Times New Roman"/>
              </w:rPr>
              <w:tab/>
              <w:t>-- query command</w:t>
            </w:r>
            <w:bookmarkEnd w:id="2989"/>
            <w:bookmarkEnd w:id="2990"/>
            <w:bookmarkEnd w:id="2991"/>
            <w:bookmarkEnd w:id="2992"/>
            <w:bookmarkEnd w:id="2993"/>
          </w:p>
          <w:p w:rsidR="00CE4EFD" w:rsidRPr="000C5EFC" w:rsidRDefault="00FD3EE0" w:rsidP="00CA3933">
            <w:pPr>
              <w:pStyle w:val="Commandexample"/>
              <w:rPr>
                <w:rFonts w:ascii="Times New Roman" w:hAnsi="Times New Roman" w:cs="Times New Roman"/>
              </w:rPr>
            </w:pPr>
            <w:bookmarkStart w:id="2994" w:name="_Toc390790134"/>
            <w:bookmarkStart w:id="2995" w:name="_Toc390790865"/>
            <w:bookmarkStart w:id="2996" w:name="_Toc390791230"/>
            <w:bookmarkStart w:id="2997" w:name="_Toc390791859"/>
            <w:bookmarkStart w:id="2998" w:name="_Toc390792305"/>
            <w:r>
              <w:rPr>
                <w:rFonts w:ascii="Times New Roman" w:hAnsi="Times New Roman" w:cs="Times New Roman"/>
              </w:rPr>
              <w:t>1</w:t>
            </w:r>
            <w:r w:rsidR="00CE4EFD" w:rsidRPr="000C5EFC">
              <w:rPr>
                <w:rFonts w:ascii="Times New Roman" w:hAnsi="Times New Roman" w:cs="Times New Roman"/>
              </w:rPr>
              <w:t>20</w:t>
            </w:r>
            <w:r w:rsidR="00CE4EFD" w:rsidRPr="000C5EFC">
              <w:rPr>
                <w:rFonts w:ascii="Times New Roman" w:hAnsi="Times New Roman" w:cs="Times New Roman"/>
              </w:rPr>
              <w:tab/>
            </w:r>
            <w:r w:rsidR="00CE4EFD" w:rsidRPr="000C5EFC">
              <w:rPr>
                <w:rFonts w:ascii="Times New Roman" w:hAnsi="Times New Roman" w:cs="Times New Roman"/>
              </w:rPr>
              <w:tab/>
            </w:r>
            <w:r w:rsidR="00CE4EFD" w:rsidRPr="000C5EFC">
              <w:rPr>
                <w:rFonts w:ascii="Times New Roman" w:hAnsi="Times New Roman" w:cs="Times New Roman"/>
              </w:rPr>
              <w:tab/>
              <w:t>-- return value</w:t>
            </w:r>
            <w:bookmarkEnd w:id="2994"/>
            <w:bookmarkEnd w:id="2995"/>
            <w:bookmarkEnd w:id="2996"/>
            <w:bookmarkEnd w:id="2997"/>
            <w:bookmarkEnd w:id="2998"/>
          </w:p>
          <w:p w:rsidR="00CE4EFD" w:rsidRPr="000C5EFC" w:rsidRDefault="00CE4EFD" w:rsidP="00CA3933">
            <w:pPr>
              <w:pStyle w:val="Commandexample"/>
              <w:rPr>
                <w:rFonts w:ascii="Times New Roman" w:hAnsi="Times New Roman" w:cs="Times New Roman"/>
              </w:rPr>
            </w:pPr>
          </w:p>
        </w:tc>
      </w:tr>
    </w:tbl>
    <w:p w:rsidR="00CE4EFD" w:rsidRPr="00581CAA" w:rsidRDefault="00CE4EFD" w:rsidP="00CE4EFD">
      <w:pPr>
        <w:rPr>
          <w:rFonts w:cs="Times New Roman"/>
        </w:rPr>
      </w:pPr>
    </w:p>
    <w:p w:rsidR="00812358" w:rsidRPr="00581CAA" w:rsidRDefault="00812358" w:rsidP="0089448C">
      <w:pPr>
        <w:pStyle w:val="listlevel3"/>
      </w:pPr>
      <w:bookmarkStart w:id="2999" w:name="_Toc390791434"/>
      <w:bookmarkStart w:id="3000" w:name="_Toc390791860"/>
      <w:bookmarkStart w:id="3001" w:name="_Toc390792306"/>
      <w:bookmarkStart w:id="3002" w:name="_Toc459569469"/>
      <w:r w:rsidRPr="00581CAA">
        <w:t>Set Window Column Stop Number</w:t>
      </w:r>
      <w:bookmarkEnd w:id="2999"/>
      <w:bookmarkEnd w:id="3000"/>
      <w:bookmarkEnd w:id="3001"/>
      <w:bookmarkEnd w:id="300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CE4EFD" w:rsidP="00CB5FB1">
            <w:pPr>
              <w:rPr>
                <w:rFonts w:cs="Times New Roman"/>
              </w:rPr>
            </w:pPr>
            <w:r w:rsidRPr="00581CAA">
              <w:rPr>
                <w:rFonts w:cs="Times New Roman"/>
              </w:rPr>
              <w:t>Sets the stop column number for the ROI. The value must be ODD and compatible with the current column start number for the command to complete without error</w:t>
            </w:r>
            <w:r w:rsidR="00C20364">
              <w:rPr>
                <w:rFonts w:cs="Times New Roman"/>
              </w:rPr>
              <w:t>.</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CE4EFD"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CE4EFD" w:rsidP="005C45A0">
            <w:pPr>
              <w:pStyle w:val="Command"/>
              <w:rPr>
                <w:rFonts w:ascii="Times New Roman" w:hAnsi="Times New Roman" w:cs="Times New Roman"/>
              </w:rPr>
            </w:pPr>
            <w:bookmarkStart w:id="3003" w:name="_Toc390790135"/>
            <w:bookmarkStart w:id="3004" w:name="_Toc390790866"/>
            <w:bookmarkStart w:id="3005" w:name="_Toc390791231"/>
            <w:bookmarkStart w:id="3006" w:name="_Toc390791861"/>
            <w:bookmarkStart w:id="3007" w:name="_Toc390792307"/>
            <w:bookmarkStart w:id="3008" w:name="_Toc459569470"/>
            <w:r w:rsidRPr="000C5EFC">
              <w:rPr>
                <w:rFonts w:ascii="Times New Roman" w:hAnsi="Times New Roman" w:cs="Times New Roman"/>
              </w:rPr>
              <w:t xml:space="preserve">WIN:COL:STOP </w:t>
            </w:r>
            <w:r w:rsidRPr="000C5EFC">
              <w:rPr>
                <w:rFonts w:ascii="Times New Roman" w:hAnsi="Times New Roman" w:cs="Times New Roman"/>
                <w:i/>
              </w:rPr>
              <w:t>value</w:t>
            </w:r>
            <w:bookmarkEnd w:id="3003"/>
            <w:bookmarkEnd w:id="3004"/>
            <w:bookmarkEnd w:id="3005"/>
            <w:bookmarkEnd w:id="3006"/>
            <w:bookmarkEnd w:id="3007"/>
            <w:bookmarkEnd w:id="3008"/>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CE4EFD" w:rsidP="001214F6">
            <w:pPr>
              <w:pStyle w:val="Parameter"/>
              <w:rPr>
                <w:rFonts w:ascii="Times New Roman" w:hAnsi="Times New Roman" w:cs="Times New Roman"/>
              </w:rPr>
            </w:pPr>
            <w:bookmarkStart w:id="3009" w:name="_Toc390790136"/>
            <w:bookmarkStart w:id="3010" w:name="_Toc390790867"/>
            <w:bookmarkStart w:id="3011" w:name="_Toc390791232"/>
            <w:r w:rsidRPr="000C5EFC">
              <w:rPr>
                <w:rFonts w:ascii="Times New Roman" w:hAnsi="Times New Roman" w:cs="Times New Roman"/>
              </w:rPr>
              <w:t>value</w:t>
            </w:r>
            <w:bookmarkEnd w:id="3009"/>
            <w:bookmarkEnd w:id="3010"/>
            <w:bookmarkEnd w:id="3011"/>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CE4EFD" w:rsidP="00CB5FB1">
            <w:pPr>
              <w:rPr>
                <w:rFonts w:cs="Times New Roman"/>
              </w:rPr>
            </w:pPr>
            <w:r w:rsidRPr="00581CAA">
              <w:rPr>
                <w:rFonts w:cs="Times New Roman"/>
              </w:rPr>
              <w:t>none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CE4EFD" w:rsidP="00CB5FB1">
            <w:pPr>
              <w:rPr>
                <w:rFonts w:cs="Times New Roman"/>
              </w:rPr>
            </w:pPr>
            <w:r w:rsidRPr="00581CAA">
              <w:rPr>
                <w:rFonts w:cs="Times New Roman"/>
              </w:rPr>
              <w:t xml:space="preserve">3 to </w:t>
            </w:r>
            <w:r w:rsidR="00FD3EE0">
              <w:rPr>
                <w:rFonts w:cs="Times New Roman"/>
              </w:rPr>
              <w:t>319</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CE4EFD" w:rsidP="00CB5FB1">
            <w:pPr>
              <w:rPr>
                <w:rFonts w:cs="Times New Roman"/>
              </w:rPr>
            </w:pPr>
            <w:r w:rsidRPr="00581CAA">
              <w:rPr>
                <w:rFonts w:cs="Times New Roman"/>
              </w:rPr>
              <w:t>unsigned integer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CE4EFD">
            <w:pPr>
              <w:pStyle w:val="Commandexample"/>
              <w:rPr>
                <w:rFonts w:ascii="Times New Roman" w:hAnsi="Times New Roman" w:cs="Times New Roman"/>
              </w:rPr>
            </w:pPr>
            <w:bookmarkStart w:id="3012" w:name="_Toc390790137"/>
            <w:bookmarkStart w:id="3013" w:name="_Toc390790868"/>
            <w:bookmarkStart w:id="3014" w:name="_Toc390791233"/>
            <w:bookmarkStart w:id="3015" w:name="_Toc390791862"/>
            <w:bookmarkStart w:id="3016" w:name="_Toc390792308"/>
            <w:r w:rsidRPr="000C5EFC">
              <w:rPr>
                <w:rFonts w:ascii="Times New Roman" w:hAnsi="Times New Roman" w:cs="Times New Roman"/>
              </w:rPr>
              <w:t xml:space="preserve">WIN:COL:STOP </w:t>
            </w:r>
            <w:r w:rsidR="00FD3EE0">
              <w:rPr>
                <w:rFonts w:ascii="Times New Roman" w:hAnsi="Times New Roman" w:cs="Times New Roman"/>
              </w:rPr>
              <w:t>229</w:t>
            </w:r>
            <w:r w:rsidRPr="000C5EFC">
              <w:rPr>
                <w:rFonts w:ascii="Times New Roman" w:hAnsi="Times New Roman" w:cs="Times New Roman"/>
              </w:rPr>
              <w:t xml:space="preserve"> -- stop read at </w:t>
            </w:r>
            <w:r w:rsidR="00FD3EE0">
              <w:rPr>
                <w:rFonts w:ascii="Times New Roman" w:hAnsi="Times New Roman" w:cs="Times New Roman"/>
              </w:rPr>
              <w:t>2</w:t>
            </w:r>
            <w:r w:rsidRPr="000C5EFC">
              <w:rPr>
                <w:rFonts w:ascii="Times New Roman" w:hAnsi="Times New Roman" w:cs="Times New Roman"/>
              </w:rPr>
              <w:t>29 (must accommodate location of start)</w:t>
            </w:r>
            <w:bookmarkEnd w:id="3012"/>
            <w:bookmarkEnd w:id="3013"/>
            <w:bookmarkEnd w:id="3014"/>
            <w:bookmarkEnd w:id="3015"/>
            <w:bookmarkEnd w:id="3016"/>
          </w:p>
        </w:tc>
      </w:tr>
    </w:tbl>
    <w:p w:rsidR="00812358" w:rsidRPr="00581CAA" w:rsidRDefault="00812358" w:rsidP="00812358">
      <w:pPr>
        <w:rPr>
          <w:rFonts w:cs="Times New Roman"/>
        </w:rPr>
      </w:pPr>
    </w:p>
    <w:p w:rsidR="00812358" w:rsidRPr="00581CAA" w:rsidRDefault="00812358" w:rsidP="0089448C">
      <w:pPr>
        <w:pStyle w:val="listlevel3"/>
      </w:pPr>
      <w:bookmarkStart w:id="3017" w:name="_Toc390791435"/>
      <w:bookmarkStart w:id="3018" w:name="_Toc390791863"/>
      <w:bookmarkStart w:id="3019" w:name="_Toc390792309"/>
      <w:bookmarkStart w:id="3020" w:name="_Toc459569471"/>
      <w:r w:rsidRPr="00581CAA">
        <w:t>Get Window Column Stop  Number</w:t>
      </w:r>
      <w:bookmarkEnd w:id="3017"/>
      <w:bookmarkEnd w:id="3018"/>
      <w:bookmarkEnd w:id="3019"/>
      <w:bookmarkEnd w:id="3020"/>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B6249A" w:rsidP="00CB5FB1">
            <w:pPr>
              <w:rPr>
                <w:rFonts w:cs="Times New Roman"/>
              </w:rPr>
            </w:pPr>
            <w:r w:rsidRPr="00581CAA">
              <w:rPr>
                <w:rFonts w:cs="Times New Roman"/>
              </w:rPr>
              <w:t>Returns the stop column  number for the ROI.</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B6249A"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lastRenderedPageBreak/>
              <w:t>Command</w:t>
            </w:r>
          </w:p>
        </w:tc>
        <w:tc>
          <w:tcPr>
            <w:tcW w:w="6228" w:type="dxa"/>
          </w:tcPr>
          <w:p w:rsidR="009C3CBF" w:rsidRPr="000C5EFC" w:rsidRDefault="00B6249A" w:rsidP="005C45A0">
            <w:pPr>
              <w:pStyle w:val="Command"/>
              <w:rPr>
                <w:rFonts w:ascii="Times New Roman" w:hAnsi="Times New Roman" w:cs="Times New Roman"/>
              </w:rPr>
            </w:pPr>
            <w:bookmarkStart w:id="3021" w:name="_Toc390790138"/>
            <w:bookmarkStart w:id="3022" w:name="_Toc390790869"/>
            <w:bookmarkStart w:id="3023" w:name="_Toc390791234"/>
            <w:bookmarkStart w:id="3024" w:name="_Toc390791864"/>
            <w:bookmarkStart w:id="3025" w:name="_Toc390792310"/>
            <w:bookmarkStart w:id="3026" w:name="_Toc459569472"/>
            <w:r w:rsidRPr="000C5EFC">
              <w:rPr>
                <w:rFonts w:ascii="Times New Roman" w:hAnsi="Times New Roman" w:cs="Times New Roman"/>
              </w:rPr>
              <w:t>WIN:COL:STOP?</w:t>
            </w:r>
            <w:bookmarkEnd w:id="3021"/>
            <w:bookmarkEnd w:id="3022"/>
            <w:bookmarkEnd w:id="3023"/>
            <w:bookmarkEnd w:id="3024"/>
            <w:bookmarkEnd w:id="3025"/>
            <w:bookmarkEnd w:id="3026"/>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581CAA" w:rsidRDefault="00B6249A" w:rsidP="00CB5FB1">
            <w:pPr>
              <w:rPr>
                <w:rFonts w:cs="Times New Roman"/>
              </w:rPr>
            </w:pPr>
            <w:r w:rsidRPr="00581CAA">
              <w:rPr>
                <w:rFonts w:cs="Times New Roman"/>
              </w:rPr>
              <w:t>none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B6249A" w:rsidP="00CB5FB1">
            <w:pPr>
              <w:rPr>
                <w:rFonts w:cs="Times New Roman"/>
              </w:rPr>
            </w:pPr>
            <w:r w:rsidRPr="00581CAA">
              <w:rPr>
                <w:rFonts w:cs="Times New Roman"/>
              </w:rPr>
              <w:t>value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B6249A" w:rsidP="00CB5FB1">
            <w:pPr>
              <w:rPr>
                <w:rFonts w:cs="Times New Roman"/>
              </w:rPr>
            </w:pPr>
            <w:r w:rsidRPr="00581CAA">
              <w:rPr>
                <w:rFonts w:cs="Times New Roman"/>
              </w:rPr>
              <w:t xml:space="preserve">3 to </w:t>
            </w:r>
            <w:r w:rsidR="00FD3EE0">
              <w:rPr>
                <w:rFonts w:cs="Times New Roman"/>
              </w:rPr>
              <w:t>316</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B6249A" w:rsidP="00CB5FB1">
            <w:pPr>
              <w:rPr>
                <w:rFonts w:cs="Times New Roman"/>
              </w:rPr>
            </w:pPr>
            <w:r w:rsidRPr="00581CAA">
              <w:rPr>
                <w:rFonts w:cs="Times New Roman"/>
              </w:rPr>
              <w:t>unsigned integer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B6249A" w:rsidRPr="000C5EFC" w:rsidRDefault="00B6249A" w:rsidP="00CA3933">
            <w:pPr>
              <w:pStyle w:val="Commandexample"/>
              <w:rPr>
                <w:rFonts w:ascii="Times New Roman" w:hAnsi="Times New Roman" w:cs="Times New Roman"/>
              </w:rPr>
            </w:pPr>
            <w:bookmarkStart w:id="3027" w:name="_Toc390790139"/>
            <w:bookmarkStart w:id="3028" w:name="_Toc390790870"/>
            <w:bookmarkStart w:id="3029" w:name="_Toc390791235"/>
            <w:bookmarkStart w:id="3030" w:name="_Toc390791865"/>
            <w:bookmarkStart w:id="3031" w:name="_Toc390792311"/>
            <w:r w:rsidRPr="000C5EFC">
              <w:rPr>
                <w:rFonts w:ascii="Times New Roman" w:hAnsi="Times New Roman" w:cs="Times New Roman"/>
              </w:rPr>
              <w:t xml:space="preserve">WIN:COL:STOP? </w:t>
            </w:r>
            <w:r w:rsidRPr="000C5EFC">
              <w:rPr>
                <w:rFonts w:ascii="Times New Roman" w:hAnsi="Times New Roman" w:cs="Times New Roman"/>
              </w:rPr>
              <w:tab/>
              <w:t>-- query command</w:t>
            </w:r>
            <w:bookmarkEnd w:id="3027"/>
            <w:bookmarkEnd w:id="3028"/>
            <w:bookmarkEnd w:id="3029"/>
            <w:bookmarkEnd w:id="3030"/>
            <w:bookmarkEnd w:id="3031"/>
          </w:p>
          <w:p w:rsidR="00B6249A" w:rsidRPr="000C5EFC" w:rsidRDefault="00FD3EE0" w:rsidP="00CA3933">
            <w:pPr>
              <w:pStyle w:val="Commandexample"/>
              <w:rPr>
                <w:rFonts w:ascii="Times New Roman" w:hAnsi="Times New Roman" w:cs="Times New Roman"/>
              </w:rPr>
            </w:pPr>
            <w:bookmarkStart w:id="3032" w:name="_Toc390790140"/>
            <w:bookmarkStart w:id="3033" w:name="_Toc390790871"/>
            <w:bookmarkStart w:id="3034" w:name="_Toc390791236"/>
            <w:bookmarkStart w:id="3035" w:name="_Toc390791866"/>
            <w:bookmarkStart w:id="3036" w:name="_Toc390792312"/>
            <w:r>
              <w:rPr>
                <w:rFonts w:ascii="Times New Roman" w:hAnsi="Times New Roman" w:cs="Times New Roman"/>
              </w:rPr>
              <w:t>229</w:t>
            </w:r>
            <w:r w:rsidR="00B6249A" w:rsidRPr="000C5EFC">
              <w:rPr>
                <w:rFonts w:ascii="Times New Roman" w:hAnsi="Times New Roman" w:cs="Times New Roman"/>
              </w:rPr>
              <w:t xml:space="preserve"> </w:t>
            </w:r>
            <w:r w:rsidR="00B6249A" w:rsidRPr="000C5EFC">
              <w:rPr>
                <w:rFonts w:ascii="Times New Roman" w:hAnsi="Times New Roman" w:cs="Times New Roman"/>
              </w:rPr>
              <w:tab/>
            </w:r>
            <w:r w:rsidR="00B6249A" w:rsidRPr="000C5EFC">
              <w:rPr>
                <w:rFonts w:ascii="Times New Roman" w:hAnsi="Times New Roman" w:cs="Times New Roman"/>
              </w:rPr>
              <w:tab/>
            </w:r>
            <w:r w:rsidR="00B6249A" w:rsidRPr="000C5EFC">
              <w:rPr>
                <w:rFonts w:ascii="Times New Roman" w:hAnsi="Times New Roman" w:cs="Times New Roman"/>
              </w:rPr>
              <w:tab/>
              <w:t>-- return value</w:t>
            </w:r>
            <w:bookmarkEnd w:id="3032"/>
            <w:bookmarkEnd w:id="3033"/>
            <w:bookmarkEnd w:id="3034"/>
            <w:bookmarkEnd w:id="3035"/>
            <w:bookmarkEnd w:id="3036"/>
          </w:p>
          <w:p w:rsidR="009C3CBF" w:rsidRPr="000C5EFC" w:rsidRDefault="009C3CBF"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89448C">
      <w:pPr>
        <w:pStyle w:val="listlevel3"/>
      </w:pPr>
      <w:bookmarkStart w:id="3037" w:name="_Toc440443816"/>
      <w:bookmarkStart w:id="3038" w:name="_Toc440444465"/>
      <w:bookmarkStart w:id="3039" w:name="_Toc440444866"/>
      <w:bookmarkStart w:id="3040" w:name="_Toc390791436"/>
      <w:bookmarkStart w:id="3041" w:name="_Toc390791867"/>
      <w:bookmarkStart w:id="3042" w:name="_Toc390792313"/>
      <w:bookmarkStart w:id="3043" w:name="_Toc459569473"/>
      <w:bookmarkEnd w:id="3037"/>
      <w:bookmarkEnd w:id="3038"/>
      <w:bookmarkEnd w:id="3039"/>
      <w:r w:rsidRPr="00581CAA">
        <w:t>Set Window Row Start Number</w:t>
      </w:r>
      <w:bookmarkEnd w:id="3040"/>
      <w:bookmarkEnd w:id="3041"/>
      <w:bookmarkEnd w:id="3042"/>
      <w:bookmarkEnd w:id="304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452F72" w:rsidP="00CB5FB1">
            <w:pPr>
              <w:rPr>
                <w:rFonts w:cs="Times New Roman"/>
              </w:rPr>
            </w:pPr>
            <w:r w:rsidRPr="00581CAA">
              <w:rPr>
                <w:rFonts w:cs="Times New Roman"/>
              </w:rPr>
              <w:t>Sets the start row number for the ROI. The value must be EVEN and compatible with the current row stop number for the command to complete without error.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452F72"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452F72" w:rsidP="005C45A0">
            <w:pPr>
              <w:pStyle w:val="Command"/>
              <w:rPr>
                <w:rFonts w:ascii="Times New Roman" w:hAnsi="Times New Roman" w:cs="Times New Roman"/>
              </w:rPr>
            </w:pPr>
            <w:bookmarkStart w:id="3044" w:name="_Toc390790141"/>
            <w:bookmarkStart w:id="3045" w:name="_Toc390790872"/>
            <w:bookmarkStart w:id="3046" w:name="_Toc390791237"/>
            <w:bookmarkStart w:id="3047" w:name="_Toc390791868"/>
            <w:bookmarkStart w:id="3048" w:name="_Toc390792314"/>
            <w:bookmarkStart w:id="3049" w:name="_Toc459569474"/>
            <w:r w:rsidRPr="000C5EFC">
              <w:rPr>
                <w:rFonts w:ascii="Times New Roman" w:hAnsi="Times New Roman" w:cs="Times New Roman"/>
              </w:rPr>
              <w:t xml:space="preserve">WIN:ROW:START </w:t>
            </w:r>
            <w:r w:rsidRPr="000C5EFC">
              <w:rPr>
                <w:rFonts w:ascii="Times New Roman" w:hAnsi="Times New Roman" w:cs="Times New Roman"/>
                <w:i/>
              </w:rPr>
              <w:t>value</w:t>
            </w:r>
            <w:bookmarkEnd w:id="3044"/>
            <w:bookmarkEnd w:id="3045"/>
            <w:bookmarkEnd w:id="3046"/>
            <w:bookmarkEnd w:id="3047"/>
            <w:bookmarkEnd w:id="3048"/>
            <w:bookmarkEnd w:id="3049"/>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452F72" w:rsidP="001214F6">
            <w:pPr>
              <w:pStyle w:val="Parameter"/>
              <w:rPr>
                <w:rFonts w:ascii="Times New Roman" w:hAnsi="Times New Roman" w:cs="Times New Roman"/>
              </w:rPr>
            </w:pPr>
            <w:bookmarkStart w:id="3050" w:name="_Toc390790142"/>
            <w:bookmarkStart w:id="3051" w:name="_Toc390790873"/>
            <w:bookmarkStart w:id="3052" w:name="_Toc390791238"/>
            <w:r w:rsidRPr="000C5EFC">
              <w:rPr>
                <w:rFonts w:ascii="Times New Roman" w:hAnsi="Times New Roman" w:cs="Times New Roman"/>
              </w:rPr>
              <w:t>value</w:t>
            </w:r>
            <w:bookmarkEnd w:id="3050"/>
            <w:bookmarkEnd w:id="3051"/>
            <w:bookmarkEnd w:id="3052"/>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452F72" w:rsidP="00CB5FB1">
            <w:pPr>
              <w:rPr>
                <w:rFonts w:cs="Times New Roman"/>
              </w:rPr>
            </w:pPr>
            <w:r w:rsidRPr="00581CAA">
              <w:rPr>
                <w:rFonts w:cs="Times New Roman"/>
              </w:rPr>
              <w:t>none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452F72">
            <w:pPr>
              <w:rPr>
                <w:rFonts w:cs="Times New Roman"/>
              </w:rPr>
            </w:pPr>
            <w:r w:rsidRPr="00581CAA">
              <w:rPr>
                <w:rFonts w:cs="Times New Roman"/>
              </w:rPr>
              <w:t xml:space="preserve">0 to </w:t>
            </w:r>
            <w:r w:rsidR="00874AE2">
              <w:rPr>
                <w:rFonts w:cs="Times New Roman"/>
              </w:rPr>
              <w:t>248</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452F72" w:rsidP="00CB5FB1">
            <w:pPr>
              <w:rPr>
                <w:rFonts w:cs="Times New Roman"/>
              </w:rPr>
            </w:pPr>
            <w:r w:rsidRPr="00581CAA">
              <w:rPr>
                <w:rFonts w:cs="Times New Roman"/>
              </w:rPr>
              <w:t>unsigned integer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452F72" w:rsidP="00CA3933">
            <w:pPr>
              <w:pStyle w:val="Commandexample"/>
              <w:rPr>
                <w:rFonts w:ascii="Times New Roman" w:hAnsi="Times New Roman" w:cs="Times New Roman"/>
              </w:rPr>
            </w:pPr>
            <w:bookmarkStart w:id="3053" w:name="_Toc390790143"/>
            <w:bookmarkStart w:id="3054" w:name="_Toc390790874"/>
            <w:bookmarkStart w:id="3055" w:name="_Toc390791239"/>
            <w:bookmarkStart w:id="3056" w:name="_Toc390791869"/>
            <w:bookmarkStart w:id="3057" w:name="_Toc390792315"/>
            <w:r w:rsidRPr="000C5EFC">
              <w:rPr>
                <w:rFonts w:ascii="Times New Roman" w:hAnsi="Times New Roman" w:cs="Times New Roman"/>
              </w:rPr>
              <w:t xml:space="preserve">WIN:ROW:START 64 </w:t>
            </w:r>
            <w:r w:rsidRPr="000C5EFC">
              <w:rPr>
                <w:rFonts w:ascii="Times New Roman" w:hAnsi="Times New Roman" w:cs="Times New Roman"/>
              </w:rPr>
              <w:tab/>
              <w:t>-- start read at row 64</w:t>
            </w:r>
            <w:bookmarkEnd w:id="3053"/>
            <w:bookmarkEnd w:id="3054"/>
            <w:bookmarkEnd w:id="3055"/>
            <w:bookmarkEnd w:id="3056"/>
            <w:bookmarkEnd w:id="3057"/>
          </w:p>
        </w:tc>
      </w:tr>
    </w:tbl>
    <w:p w:rsidR="00812358" w:rsidRPr="00581CAA" w:rsidRDefault="00812358" w:rsidP="00812358">
      <w:pPr>
        <w:rPr>
          <w:rFonts w:cs="Times New Roman"/>
        </w:rPr>
      </w:pPr>
    </w:p>
    <w:p w:rsidR="00812358" w:rsidRPr="00581CAA" w:rsidRDefault="00812358" w:rsidP="0089448C">
      <w:pPr>
        <w:pStyle w:val="listlevel3"/>
      </w:pPr>
      <w:bookmarkStart w:id="3058" w:name="_Toc390791437"/>
      <w:bookmarkStart w:id="3059" w:name="_Toc390791870"/>
      <w:bookmarkStart w:id="3060" w:name="_Toc390792316"/>
      <w:bookmarkStart w:id="3061" w:name="_Toc459569475"/>
      <w:r w:rsidRPr="00581CAA">
        <w:t>Get Window Row Start  Number</w:t>
      </w:r>
      <w:bookmarkEnd w:id="3058"/>
      <w:bookmarkEnd w:id="3059"/>
      <w:bookmarkEnd w:id="3060"/>
      <w:bookmarkEnd w:id="306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2C7370" w:rsidP="00CB5FB1">
            <w:pPr>
              <w:rPr>
                <w:rFonts w:cs="Times New Roman"/>
              </w:rPr>
            </w:pPr>
            <w:r w:rsidRPr="00581CAA">
              <w:rPr>
                <w:rFonts w:cs="Times New Roman"/>
              </w:rPr>
              <w:t>Returns the start row number for the ROI.</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2C7370"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2C7370" w:rsidP="005C45A0">
            <w:pPr>
              <w:pStyle w:val="Command"/>
              <w:rPr>
                <w:rFonts w:ascii="Times New Roman" w:hAnsi="Times New Roman" w:cs="Times New Roman"/>
              </w:rPr>
            </w:pPr>
            <w:bookmarkStart w:id="3062" w:name="_Toc390790144"/>
            <w:bookmarkStart w:id="3063" w:name="_Toc390790875"/>
            <w:bookmarkStart w:id="3064" w:name="_Toc390791240"/>
            <w:bookmarkStart w:id="3065" w:name="_Toc390791871"/>
            <w:bookmarkStart w:id="3066" w:name="_Toc390792317"/>
            <w:bookmarkStart w:id="3067" w:name="_Toc459569476"/>
            <w:r w:rsidRPr="000C5EFC">
              <w:rPr>
                <w:rFonts w:ascii="Times New Roman" w:hAnsi="Times New Roman" w:cs="Times New Roman"/>
              </w:rPr>
              <w:t>WIN:ROW:START?</w:t>
            </w:r>
            <w:bookmarkEnd w:id="3062"/>
            <w:bookmarkEnd w:id="3063"/>
            <w:bookmarkEnd w:id="3064"/>
            <w:bookmarkEnd w:id="3065"/>
            <w:bookmarkEnd w:id="3066"/>
            <w:bookmarkEnd w:id="3067"/>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581CAA" w:rsidRDefault="002C7370" w:rsidP="00CB5FB1">
            <w:pPr>
              <w:rPr>
                <w:rFonts w:cs="Times New Roman"/>
              </w:rPr>
            </w:pPr>
            <w:r w:rsidRPr="00581CAA">
              <w:rPr>
                <w:rFonts w:cs="Times New Roman"/>
              </w:rPr>
              <w:t>none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2C7370" w:rsidP="00CB5FB1">
            <w:pPr>
              <w:rPr>
                <w:rFonts w:cs="Times New Roman"/>
              </w:rPr>
            </w:pPr>
            <w:r w:rsidRPr="00581CAA">
              <w:rPr>
                <w:rFonts w:cs="Times New Roman"/>
              </w:rPr>
              <w:t>value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2C7370" w:rsidP="00CB5FB1">
            <w:pPr>
              <w:rPr>
                <w:rFonts w:cs="Times New Roman"/>
              </w:rPr>
            </w:pPr>
            <w:r w:rsidRPr="00581CAA">
              <w:rPr>
                <w:rFonts w:cs="Times New Roman"/>
              </w:rPr>
              <w:t xml:space="preserve">0 to </w:t>
            </w:r>
            <w:r w:rsidR="00874AE2">
              <w:rPr>
                <w:rFonts w:cs="Times New Roman"/>
              </w:rPr>
              <w:t>248</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2C7370" w:rsidP="00CB5FB1">
            <w:pPr>
              <w:rPr>
                <w:rFonts w:cs="Times New Roman"/>
              </w:rPr>
            </w:pPr>
            <w:r w:rsidRPr="00581CAA">
              <w:rPr>
                <w:rFonts w:cs="Times New Roman"/>
              </w:rPr>
              <w:t>unsigned integer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2C7370" w:rsidRPr="000C5EFC" w:rsidRDefault="002C7370" w:rsidP="00CA3933">
            <w:pPr>
              <w:pStyle w:val="Commandexample"/>
              <w:rPr>
                <w:rFonts w:ascii="Times New Roman" w:hAnsi="Times New Roman" w:cs="Times New Roman"/>
              </w:rPr>
            </w:pPr>
            <w:bookmarkStart w:id="3068" w:name="_Toc390790145"/>
            <w:bookmarkStart w:id="3069" w:name="_Toc390790876"/>
            <w:bookmarkStart w:id="3070" w:name="_Toc390791241"/>
            <w:bookmarkStart w:id="3071" w:name="_Toc390791872"/>
            <w:bookmarkStart w:id="3072" w:name="_Toc390792318"/>
            <w:r w:rsidRPr="000C5EFC">
              <w:rPr>
                <w:rFonts w:ascii="Times New Roman" w:hAnsi="Times New Roman" w:cs="Times New Roman"/>
              </w:rPr>
              <w:t xml:space="preserve">WIN:ROW:START? </w:t>
            </w:r>
            <w:r w:rsidRPr="000C5EFC">
              <w:rPr>
                <w:rFonts w:ascii="Times New Roman" w:hAnsi="Times New Roman" w:cs="Times New Roman"/>
              </w:rPr>
              <w:tab/>
            </w:r>
            <w:r w:rsidRPr="000C5EFC">
              <w:rPr>
                <w:rFonts w:ascii="Times New Roman" w:hAnsi="Times New Roman" w:cs="Times New Roman"/>
              </w:rPr>
              <w:tab/>
              <w:t>-- query command</w:t>
            </w:r>
            <w:bookmarkEnd w:id="3068"/>
            <w:bookmarkEnd w:id="3069"/>
            <w:bookmarkEnd w:id="3070"/>
            <w:bookmarkEnd w:id="3071"/>
            <w:bookmarkEnd w:id="3072"/>
          </w:p>
          <w:p w:rsidR="002C7370" w:rsidRPr="000C5EFC" w:rsidRDefault="002C7370" w:rsidP="00CA3933">
            <w:pPr>
              <w:pStyle w:val="Commandexample"/>
              <w:rPr>
                <w:rFonts w:ascii="Times New Roman" w:hAnsi="Times New Roman" w:cs="Times New Roman"/>
              </w:rPr>
            </w:pPr>
            <w:bookmarkStart w:id="3073" w:name="_Toc390790146"/>
            <w:bookmarkStart w:id="3074" w:name="_Toc390790877"/>
            <w:bookmarkStart w:id="3075" w:name="_Toc390791242"/>
            <w:bookmarkStart w:id="3076" w:name="_Toc390791873"/>
            <w:bookmarkStart w:id="3077" w:name="_Toc390792319"/>
            <w:r w:rsidRPr="000C5EFC">
              <w:rPr>
                <w:rFonts w:ascii="Times New Roman" w:hAnsi="Times New Roman" w:cs="Times New Roman"/>
              </w:rPr>
              <w:t>16</w:t>
            </w:r>
            <w:r w:rsidRPr="000C5EFC">
              <w:rPr>
                <w:rFonts w:ascii="Times New Roman" w:hAnsi="Times New Roman" w:cs="Times New Roman"/>
              </w:rPr>
              <w:tab/>
            </w:r>
            <w:r w:rsidRPr="000C5EFC">
              <w:rPr>
                <w:rFonts w:ascii="Times New Roman" w:hAnsi="Times New Roman" w:cs="Times New Roman"/>
              </w:rPr>
              <w:tab/>
            </w:r>
            <w:r w:rsidRPr="000C5EFC">
              <w:rPr>
                <w:rFonts w:ascii="Times New Roman" w:hAnsi="Times New Roman" w:cs="Times New Roman"/>
              </w:rPr>
              <w:tab/>
            </w:r>
            <w:r w:rsidRPr="000C5EFC">
              <w:rPr>
                <w:rFonts w:ascii="Times New Roman" w:hAnsi="Times New Roman" w:cs="Times New Roman"/>
              </w:rPr>
              <w:tab/>
              <w:t>-- return value</w:t>
            </w:r>
            <w:bookmarkEnd w:id="3073"/>
            <w:bookmarkEnd w:id="3074"/>
            <w:bookmarkEnd w:id="3075"/>
            <w:bookmarkEnd w:id="3076"/>
            <w:bookmarkEnd w:id="3077"/>
          </w:p>
          <w:p w:rsidR="009C3CBF" w:rsidRPr="000C5EFC" w:rsidRDefault="009C3CBF"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89448C">
      <w:pPr>
        <w:pStyle w:val="listlevel3"/>
      </w:pPr>
      <w:bookmarkStart w:id="3078" w:name="_Toc390791438"/>
      <w:bookmarkStart w:id="3079" w:name="_Toc390791874"/>
      <w:bookmarkStart w:id="3080" w:name="_Toc390792320"/>
      <w:bookmarkStart w:id="3081" w:name="_Toc459569477"/>
      <w:r w:rsidRPr="00581CAA">
        <w:t>Set Window Row Stop  Number</w:t>
      </w:r>
      <w:bookmarkEnd w:id="3078"/>
      <w:bookmarkEnd w:id="3079"/>
      <w:bookmarkEnd w:id="3080"/>
      <w:bookmarkEnd w:id="3081"/>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246A4E" w:rsidP="00CB5FB1">
            <w:pPr>
              <w:rPr>
                <w:rFonts w:cs="Times New Roman"/>
              </w:rPr>
            </w:pPr>
            <w:r w:rsidRPr="00581CAA">
              <w:rPr>
                <w:rFonts w:cs="Times New Roman"/>
              </w:rPr>
              <w:t xml:space="preserve">Sets the stop </w:t>
            </w:r>
            <w:r w:rsidR="00AF106E" w:rsidRPr="00581CAA">
              <w:rPr>
                <w:rFonts w:cs="Times New Roman"/>
              </w:rPr>
              <w:t>row number</w:t>
            </w:r>
            <w:r w:rsidRPr="00581CAA">
              <w:rPr>
                <w:rFonts w:cs="Times New Roman"/>
              </w:rPr>
              <w:t xml:space="preserve"> for the ROI. The value must be ODD and compatible with the current row start number for the command to complete without error.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lastRenderedPageBreak/>
              <w:t>Setting Type</w:t>
            </w:r>
          </w:p>
        </w:tc>
        <w:tc>
          <w:tcPr>
            <w:tcW w:w="6228" w:type="dxa"/>
          </w:tcPr>
          <w:p w:rsidR="009C3CBF" w:rsidRPr="00581CAA" w:rsidRDefault="00246A4E" w:rsidP="00CB5FB1">
            <w:pPr>
              <w:rPr>
                <w:rFonts w:cs="Times New Roman"/>
              </w:rPr>
            </w:pPr>
            <w:r w:rsidRPr="00581CAA">
              <w:rPr>
                <w:rFonts w:cs="Times New Roman"/>
              </w:rPr>
              <w:t>Operational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246A4E" w:rsidP="005C45A0">
            <w:pPr>
              <w:pStyle w:val="Command"/>
              <w:rPr>
                <w:rFonts w:ascii="Times New Roman" w:hAnsi="Times New Roman" w:cs="Times New Roman"/>
              </w:rPr>
            </w:pPr>
            <w:bookmarkStart w:id="3082" w:name="_Toc390790147"/>
            <w:bookmarkStart w:id="3083" w:name="_Toc390790878"/>
            <w:bookmarkStart w:id="3084" w:name="_Toc390791243"/>
            <w:bookmarkStart w:id="3085" w:name="_Toc390791875"/>
            <w:bookmarkStart w:id="3086" w:name="_Toc390792321"/>
            <w:bookmarkStart w:id="3087" w:name="_Toc459569478"/>
            <w:r w:rsidRPr="000C5EFC">
              <w:rPr>
                <w:rFonts w:ascii="Times New Roman" w:hAnsi="Times New Roman" w:cs="Times New Roman"/>
              </w:rPr>
              <w:t xml:space="preserve">WIN:ROW:STOP </w:t>
            </w:r>
            <w:r w:rsidRPr="000C5EFC">
              <w:rPr>
                <w:rFonts w:ascii="Times New Roman" w:hAnsi="Times New Roman" w:cs="Times New Roman"/>
                <w:i/>
              </w:rPr>
              <w:t>value</w:t>
            </w:r>
            <w:bookmarkEnd w:id="3082"/>
            <w:bookmarkEnd w:id="3083"/>
            <w:bookmarkEnd w:id="3084"/>
            <w:bookmarkEnd w:id="3085"/>
            <w:bookmarkEnd w:id="3086"/>
            <w:bookmarkEnd w:id="3087"/>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246A4E" w:rsidP="001214F6">
            <w:pPr>
              <w:pStyle w:val="Parameter"/>
              <w:rPr>
                <w:rFonts w:ascii="Times New Roman" w:hAnsi="Times New Roman" w:cs="Times New Roman"/>
              </w:rPr>
            </w:pPr>
            <w:bookmarkStart w:id="3088" w:name="_Toc390790148"/>
            <w:bookmarkStart w:id="3089" w:name="_Toc390790879"/>
            <w:bookmarkStart w:id="3090" w:name="_Toc390791244"/>
            <w:r w:rsidRPr="000C5EFC">
              <w:rPr>
                <w:rFonts w:ascii="Times New Roman" w:hAnsi="Times New Roman" w:cs="Times New Roman"/>
              </w:rPr>
              <w:t>value</w:t>
            </w:r>
            <w:bookmarkEnd w:id="3088"/>
            <w:bookmarkEnd w:id="3089"/>
            <w:bookmarkEnd w:id="3090"/>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246A4E" w:rsidP="00CB5FB1">
            <w:pPr>
              <w:rPr>
                <w:rFonts w:cs="Times New Roman"/>
              </w:rPr>
            </w:pPr>
            <w:r w:rsidRPr="00581CAA">
              <w:rPr>
                <w:rFonts w:cs="Times New Roman"/>
              </w:rPr>
              <w:t>none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9C3CBF" w:rsidRPr="00581CAA" w:rsidRDefault="00246A4E" w:rsidP="00CB5FB1">
            <w:pPr>
              <w:rPr>
                <w:rFonts w:cs="Times New Roman"/>
              </w:rPr>
            </w:pPr>
            <w:r w:rsidRPr="00581CAA">
              <w:rPr>
                <w:rFonts w:cs="Times New Roman"/>
              </w:rPr>
              <w:t xml:space="preserve">7 to </w:t>
            </w:r>
            <w:r w:rsidR="00874AE2">
              <w:rPr>
                <w:rFonts w:cs="Times New Roman"/>
              </w:rPr>
              <w:t>255</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246A4E" w:rsidP="00CB5FB1">
            <w:pPr>
              <w:rPr>
                <w:rFonts w:cs="Times New Roman"/>
              </w:rPr>
            </w:pPr>
            <w:r w:rsidRPr="00581CAA">
              <w:rPr>
                <w:rFonts w:cs="Times New Roman"/>
              </w:rPr>
              <w:t>unsigned integer</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246A4E" w:rsidP="00CA3933">
            <w:pPr>
              <w:pStyle w:val="Commandexample"/>
              <w:rPr>
                <w:rFonts w:ascii="Times New Roman" w:hAnsi="Times New Roman" w:cs="Times New Roman"/>
              </w:rPr>
            </w:pPr>
            <w:bookmarkStart w:id="3091" w:name="_Toc390790149"/>
            <w:bookmarkStart w:id="3092" w:name="_Toc390790880"/>
            <w:bookmarkStart w:id="3093" w:name="_Toc390791245"/>
            <w:bookmarkStart w:id="3094" w:name="_Toc390791876"/>
            <w:bookmarkStart w:id="3095" w:name="_Toc390792322"/>
            <w:r w:rsidRPr="000C5EFC">
              <w:rPr>
                <w:rFonts w:ascii="Times New Roman" w:hAnsi="Times New Roman" w:cs="Times New Roman"/>
              </w:rPr>
              <w:t>WIN:ROW:STOP 191</w:t>
            </w:r>
            <w:r w:rsidRPr="000C5EFC">
              <w:rPr>
                <w:rFonts w:ascii="Times New Roman" w:hAnsi="Times New Roman" w:cs="Times New Roman"/>
              </w:rPr>
              <w:tab/>
              <w:t>-- stop read at row 191</w:t>
            </w:r>
            <w:bookmarkEnd w:id="3091"/>
            <w:bookmarkEnd w:id="3092"/>
            <w:bookmarkEnd w:id="3093"/>
            <w:bookmarkEnd w:id="3094"/>
            <w:bookmarkEnd w:id="3095"/>
          </w:p>
        </w:tc>
      </w:tr>
    </w:tbl>
    <w:p w:rsidR="00812358" w:rsidRPr="00581CAA" w:rsidRDefault="00812358" w:rsidP="00812358">
      <w:pPr>
        <w:rPr>
          <w:rFonts w:cs="Times New Roman"/>
        </w:rPr>
      </w:pPr>
    </w:p>
    <w:p w:rsidR="00812358" w:rsidRPr="00581CAA" w:rsidRDefault="00812358" w:rsidP="0089448C">
      <w:pPr>
        <w:pStyle w:val="listlevel3"/>
      </w:pPr>
      <w:bookmarkStart w:id="3096" w:name="_Toc440443823"/>
      <w:bookmarkStart w:id="3097" w:name="_Toc440444472"/>
      <w:bookmarkStart w:id="3098" w:name="_Toc440444873"/>
      <w:bookmarkStart w:id="3099" w:name="_Toc390791439"/>
      <w:bookmarkStart w:id="3100" w:name="_Toc390791877"/>
      <w:bookmarkStart w:id="3101" w:name="_Toc390792323"/>
      <w:bookmarkStart w:id="3102" w:name="_Toc459569479"/>
      <w:bookmarkEnd w:id="3096"/>
      <w:bookmarkEnd w:id="3097"/>
      <w:bookmarkEnd w:id="3098"/>
      <w:r w:rsidRPr="00581CAA">
        <w:t>Get Window Row Stop  Number</w:t>
      </w:r>
      <w:bookmarkEnd w:id="3099"/>
      <w:bookmarkEnd w:id="3100"/>
      <w:bookmarkEnd w:id="3101"/>
      <w:bookmarkEnd w:id="3102"/>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9C3CBF" w:rsidRPr="00581CAA" w:rsidRDefault="00220D2F" w:rsidP="00CB5FB1">
            <w:pPr>
              <w:rPr>
                <w:rFonts w:cs="Times New Roman"/>
              </w:rPr>
            </w:pPr>
            <w:r w:rsidRPr="00581CAA">
              <w:rPr>
                <w:rFonts w:cs="Times New Roman"/>
              </w:rPr>
              <w:t>Returns the stop row  number for the ROI</w:t>
            </w:r>
            <w:r w:rsidR="00C20364">
              <w:rPr>
                <w:rFonts w:cs="Times New Roman"/>
              </w:rPr>
              <w:t>.</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Setting Type</w:t>
            </w:r>
          </w:p>
        </w:tc>
        <w:tc>
          <w:tcPr>
            <w:tcW w:w="6228" w:type="dxa"/>
          </w:tcPr>
          <w:p w:rsidR="00220D2F" w:rsidRPr="00581CAA" w:rsidRDefault="00220D2F" w:rsidP="00CB5FB1">
            <w:pPr>
              <w:rPr>
                <w:rFonts w:cs="Times New Roman"/>
              </w:rPr>
            </w:pPr>
            <w:r w:rsidRPr="00581CAA">
              <w:rPr>
                <w:rFonts w:cs="Times New Roman"/>
              </w:rPr>
              <w:t>Operational</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Command</w:t>
            </w:r>
          </w:p>
        </w:tc>
        <w:tc>
          <w:tcPr>
            <w:tcW w:w="6228" w:type="dxa"/>
          </w:tcPr>
          <w:p w:rsidR="00220D2F" w:rsidRPr="000C5EFC" w:rsidRDefault="00220D2F" w:rsidP="00010046">
            <w:pPr>
              <w:pStyle w:val="Command"/>
              <w:rPr>
                <w:rFonts w:ascii="Times New Roman" w:hAnsi="Times New Roman" w:cs="Times New Roman"/>
              </w:rPr>
            </w:pPr>
            <w:bookmarkStart w:id="3103" w:name="_Toc390790150"/>
            <w:bookmarkStart w:id="3104" w:name="_Toc390790881"/>
            <w:bookmarkStart w:id="3105" w:name="_Toc390791246"/>
            <w:bookmarkStart w:id="3106" w:name="_Toc390791878"/>
            <w:bookmarkStart w:id="3107" w:name="_Toc390792324"/>
            <w:bookmarkStart w:id="3108" w:name="_Toc459569480"/>
            <w:r w:rsidRPr="000C5EFC">
              <w:rPr>
                <w:rFonts w:ascii="Times New Roman" w:hAnsi="Times New Roman" w:cs="Times New Roman"/>
              </w:rPr>
              <w:t>WIN:ROW:STOP?</w:t>
            </w:r>
            <w:bookmarkEnd w:id="3103"/>
            <w:bookmarkEnd w:id="3104"/>
            <w:bookmarkEnd w:id="3105"/>
            <w:bookmarkEnd w:id="3106"/>
            <w:bookmarkEnd w:id="3107"/>
            <w:bookmarkEnd w:id="3108"/>
          </w:p>
        </w:tc>
      </w:tr>
      <w:tr w:rsidR="00220D2F" w:rsidRPr="00581CAA" w:rsidTr="0043053B">
        <w:tc>
          <w:tcPr>
            <w:tcW w:w="2880" w:type="dxa"/>
          </w:tcPr>
          <w:p w:rsidR="00220D2F" w:rsidRPr="00581CAA" w:rsidRDefault="00220D2F" w:rsidP="00CB5FB1">
            <w:pPr>
              <w:rPr>
                <w:rFonts w:cs="Times New Roman"/>
              </w:rPr>
            </w:pPr>
            <w:r w:rsidRPr="00581CAA">
              <w:rPr>
                <w:rFonts w:cs="Times New Roman"/>
              </w:rPr>
              <w:t>Parameters</w:t>
            </w:r>
          </w:p>
        </w:tc>
        <w:tc>
          <w:tcPr>
            <w:tcW w:w="6228" w:type="dxa"/>
          </w:tcPr>
          <w:p w:rsidR="00220D2F" w:rsidRPr="00581CAA" w:rsidRDefault="00220D2F" w:rsidP="00CB5FB1">
            <w:pPr>
              <w:rPr>
                <w:rFonts w:cs="Times New Roman"/>
              </w:rPr>
            </w:pPr>
            <w:r w:rsidRPr="00581CAA">
              <w:rPr>
                <w:rFonts w:cs="Times New Roman"/>
              </w:rPr>
              <w:t>none</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 xml:space="preserve">Return Values </w:t>
            </w:r>
          </w:p>
        </w:tc>
        <w:tc>
          <w:tcPr>
            <w:tcW w:w="6228" w:type="dxa"/>
          </w:tcPr>
          <w:p w:rsidR="00220D2F" w:rsidRPr="00581CAA" w:rsidRDefault="00220D2F" w:rsidP="00CB5FB1">
            <w:pPr>
              <w:rPr>
                <w:rFonts w:cs="Times New Roman"/>
              </w:rPr>
            </w:pPr>
            <w:r w:rsidRPr="00581CAA">
              <w:rPr>
                <w:rFonts w:cs="Times New Roman"/>
              </w:rPr>
              <w:t>value</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Range</w:t>
            </w:r>
          </w:p>
        </w:tc>
        <w:tc>
          <w:tcPr>
            <w:tcW w:w="6228" w:type="dxa"/>
          </w:tcPr>
          <w:p w:rsidR="00220D2F" w:rsidRPr="00581CAA" w:rsidRDefault="00220D2F" w:rsidP="00CB5FB1">
            <w:pPr>
              <w:rPr>
                <w:rFonts w:cs="Times New Roman"/>
              </w:rPr>
            </w:pPr>
            <w:r w:rsidRPr="00581CAA">
              <w:rPr>
                <w:rFonts w:cs="Times New Roman"/>
              </w:rPr>
              <w:t>7 to</w:t>
            </w:r>
            <w:r w:rsidR="00874AE2">
              <w:rPr>
                <w:rFonts w:cs="Times New Roman"/>
              </w:rPr>
              <w:t xml:space="preserve"> 255</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Type</w:t>
            </w:r>
          </w:p>
        </w:tc>
        <w:tc>
          <w:tcPr>
            <w:tcW w:w="6228" w:type="dxa"/>
          </w:tcPr>
          <w:p w:rsidR="00220D2F" w:rsidRPr="00581CAA" w:rsidRDefault="00220D2F" w:rsidP="00CB5FB1">
            <w:pPr>
              <w:rPr>
                <w:rFonts w:cs="Times New Roman"/>
              </w:rPr>
            </w:pPr>
            <w:r w:rsidRPr="00581CAA">
              <w:rPr>
                <w:rFonts w:cs="Times New Roman"/>
              </w:rPr>
              <w:t>unsigned integer</w:t>
            </w:r>
          </w:p>
        </w:tc>
      </w:tr>
      <w:tr w:rsidR="00220D2F" w:rsidRPr="00581CAA" w:rsidTr="0043053B">
        <w:tc>
          <w:tcPr>
            <w:tcW w:w="2880" w:type="dxa"/>
          </w:tcPr>
          <w:p w:rsidR="00220D2F" w:rsidRPr="00581CAA" w:rsidRDefault="00220D2F" w:rsidP="00CB5FB1">
            <w:pPr>
              <w:rPr>
                <w:rFonts w:cs="Times New Roman"/>
              </w:rPr>
            </w:pPr>
            <w:r w:rsidRPr="00581CAA">
              <w:rPr>
                <w:rFonts w:cs="Times New Roman"/>
              </w:rPr>
              <w:t>Example</w:t>
            </w:r>
          </w:p>
        </w:tc>
        <w:tc>
          <w:tcPr>
            <w:tcW w:w="6228" w:type="dxa"/>
          </w:tcPr>
          <w:p w:rsidR="00220D2F" w:rsidRPr="000C5EFC" w:rsidRDefault="00220D2F" w:rsidP="00CA3933">
            <w:pPr>
              <w:pStyle w:val="Commandexample"/>
              <w:rPr>
                <w:rFonts w:ascii="Times New Roman" w:hAnsi="Times New Roman" w:cs="Times New Roman"/>
              </w:rPr>
            </w:pPr>
            <w:bookmarkStart w:id="3109" w:name="_Toc390790151"/>
            <w:bookmarkStart w:id="3110" w:name="_Toc390790882"/>
            <w:bookmarkStart w:id="3111" w:name="_Toc390791247"/>
            <w:bookmarkStart w:id="3112" w:name="_Toc390791879"/>
            <w:bookmarkStart w:id="3113" w:name="_Toc390792325"/>
            <w:r w:rsidRPr="000C5EFC">
              <w:rPr>
                <w:rFonts w:ascii="Times New Roman" w:hAnsi="Times New Roman" w:cs="Times New Roman"/>
              </w:rPr>
              <w:t xml:space="preserve">WIN:ROW:STOP? </w:t>
            </w:r>
            <w:r w:rsidRPr="000C5EFC">
              <w:rPr>
                <w:rFonts w:ascii="Times New Roman" w:hAnsi="Times New Roman" w:cs="Times New Roman"/>
              </w:rPr>
              <w:tab/>
            </w:r>
            <w:r w:rsidRPr="000C5EFC">
              <w:rPr>
                <w:rFonts w:ascii="Times New Roman" w:hAnsi="Times New Roman" w:cs="Times New Roman"/>
              </w:rPr>
              <w:tab/>
              <w:t>-- query command</w:t>
            </w:r>
            <w:bookmarkEnd w:id="3109"/>
            <w:bookmarkEnd w:id="3110"/>
            <w:bookmarkEnd w:id="3111"/>
            <w:bookmarkEnd w:id="3112"/>
            <w:bookmarkEnd w:id="3113"/>
          </w:p>
          <w:p w:rsidR="00220D2F" w:rsidRPr="000C5EFC" w:rsidRDefault="00220D2F" w:rsidP="00CA3933">
            <w:pPr>
              <w:pStyle w:val="Commandexample"/>
              <w:rPr>
                <w:rFonts w:ascii="Times New Roman" w:hAnsi="Times New Roman" w:cs="Times New Roman"/>
              </w:rPr>
            </w:pPr>
            <w:bookmarkStart w:id="3114" w:name="_Toc390790152"/>
            <w:bookmarkStart w:id="3115" w:name="_Toc390790883"/>
            <w:bookmarkStart w:id="3116" w:name="_Toc390791248"/>
            <w:bookmarkStart w:id="3117" w:name="_Toc390791880"/>
            <w:bookmarkStart w:id="3118" w:name="_Toc390792326"/>
            <w:r w:rsidRPr="000C5EFC">
              <w:rPr>
                <w:rFonts w:ascii="Times New Roman" w:hAnsi="Times New Roman" w:cs="Times New Roman"/>
              </w:rPr>
              <w:t>191 -- return value</w:t>
            </w:r>
            <w:bookmarkEnd w:id="3114"/>
            <w:bookmarkEnd w:id="3115"/>
            <w:bookmarkEnd w:id="3116"/>
            <w:bookmarkEnd w:id="3117"/>
            <w:bookmarkEnd w:id="3118"/>
          </w:p>
          <w:p w:rsidR="00220D2F" w:rsidRPr="000C5EFC" w:rsidRDefault="00220D2F"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89448C">
      <w:pPr>
        <w:pStyle w:val="listlevel3"/>
      </w:pPr>
      <w:bookmarkStart w:id="3119" w:name="_Toc440443826"/>
      <w:bookmarkStart w:id="3120" w:name="_Toc440444475"/>
      <w:bookmarkStart w:id="3121" w:name="_Toc440444876"/>
      <w:bookmarkStart w:id="3122" w:name="_Toc390791440"/>
      <w:bookmarkStart w:id="3123" w:name="_Toc390791881"/>
      <w:bookmarkStart w:id="3124" w:name="_Toc390792327"/>
      <w:bookmarkStart w:id="3125" w:name="_Toc459569481"/>
      <w:bookmarkEnd w:id="3119"/>
      <w:bookmarkEnd w:id="3120"/>
      <w:bookmarkEnd w:id="3121"/>
      <w:r w:rsidRPr="00581CAA">
        <w:t>Set Window Rectangle</w:t>
      </w:r>
      <w:bookmarkEnd w:id="3122"/>
      <w:bookmarkEnd w:id="3123"/>
      <w:bookmarkEnd w:id="3124"/>
      <w:bookmarkEnd w:id="3125"/>
      <w:r w:rsidRPr="00581CAA">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9C3CBF" w:rsidRPr="00581CAA" w:rsidTr="0043053B">
        <w:tc>
          <w:tcPr>
            <w:tcW w:w="2880" w:type="dxa"/>
          </w:tcPr>
          <w:p w:rsidR="009C3CBF" w:rsidRPr="00581CAA" w:rsidRDefault="009C3CBF" w:rsidP="00CB5FB1">
            <w:pPr>
              <w:rPr>
                <w:rFonts w:cs="Times New Roman"/>
              </w:rPr>
            </w:pPr>
            <w:r w:rsidRPr="00581CAA">
              <w:rPr>
                <w:rFonts w:cs="Times New Roman"/>
              </w:rPr>
              <w:t>Description</w:t>
            </w:r>
          </w:p>
        </w:tc>
        <w:tc>
          <w:tcPr>
            <w:tcW w:w="6228" w:type="dxa"/>
          </w:tcPr>
          <w:p w:rsidR="0002321A" w:rsidRPr="00581CAA" w:rsidRDefault="0002321A" w:rsidP="0002321A">
            <w:pPr>
              <w:rPr>
                <w:rFonts w:cs="Times New Roman"/>
              </w:rPr>
            </w:pPr>
            <w:r w:rsidRPr="00581CAA">
              <w:rPr>
                <w:rFonts w:cs="Times New Roman"/>
              </w:rPr>
              <w:t>Sets the global corner row and column numbers for the ROI.</w:t>
            </w:r>
          </w:p>
          <w:p w:rsidR="0002321A" w:rsidRPr="00581CAA" w:rsidRDefault="0002321A" w:rsidP="0002321A">
            <w:pPr>
              <w:rPr>
                <w:rFonts w:cs="Times New Roman"/>
              </w:rPr>
            </w:pPr>
            <w:r w:rsidRPr="00581CAA">
              <w:rPr>
                <w:rFonts w:cs="Times New Roman"/>
              </w:rPr>
              <w:t>The Total rows and columns must be an e</w:t>
            </w:r>
            <w:r w:rsidR="00CE4FD2" w:rsidRPr="00581CAA">
              <w:rPr>
                <w:rFonts w:cs="Times New Roman"/>
              </w:rPr>
              <w:t>ven value for each: Start on an</w:t>
            </w:r>
            <w:r w:rsidRPr="00581CAA">
              <w:rPr>
                <w:rFonts w:cs="Times New Roman"/>
              </w:rPr>
              <w:t xml:space="preserve"> EVEN number and end on an ODD number, and conform to minimum size requirements.</w:t>
            </w:r>
          </w:p>
          <w:p w:rsidR="009C3CBF" w:rsidRPr="00581CAA" w:rsidRDefault="009C3CBF" w:rsidP="00CB5FB1">
            <w:pPr>
              <w:rPr>
                <w:rFonts w:cs="Times New Roman"/>
              </w:rPr>
            </w:pP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Setting Type</w:t>
            </w:r>
          </w:p>
        </w:tc>
        <w:tc>
          <w:tcPr>
            <w:tcW w:w="6228" w:type="dxa"/>
          </w:tcPr>
          <w:p w:rsidR="009C3CBF" w:rsidRPr="00581CAA" w:rsidRDefault="0002321A" w:rsidP="00CB5FB1">
            <w:pPr>
              <w:rPr>
                <w:rFonts w:cs="Times New Roman"/>
              </w:rPr>
            </w:pPr>
            <w:r w:rsidRPr="00581CAA">
              <w:rPr>
                <w:rFonts w:cs="Times New Roman"/>
              </w:rPr>
              <w:t>Global</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Command</w:t>
            </w:r>
          </w:p>
        </w:tc>
        <w:tc>
          <w:tcPr>
            <w:tcW w:w="6228" w:type="dxa"/>
          </w:tcPr>
          <w:p w:rsidR="009C3CBF" w:rsidRPr="000C5EFC" w:rsidRDefault="0002321A" w:rsidP="004B186D">
            <w:pPr>
              <w:pStyle w:val="Command"/>
              <w:rPr>
                <w:rFonts w:ascii="Times New Roman" w:hAnsi="Times New Roman" w:cs="Times New Roman"/>
              </w:rPr>
            </w:pPr>
            <w:bookmarkStart w:id="3126" w:name="_Toc390790153"/>
            <w:bookmarkStart w:id="3127" w:name="_Toc390790884"/>
            <w:bookmarkStart w:id="3128" w:name="_Toc390791249"/>
            <w:bookmarkStart w:id="3129" w:name="_Toc390791882"/>
            <w:bookmarkStart w:id="3130" w:name="_Toc390792328"/>
            <w:bookmarkStart w:id="3131" w:name="_Toc459569482"/>
            <w:r w:rsidRPr="000C5EFC">
              <w:rPr>
                <w:rFonts w:ascii="Times New Roman" w:hAnsi="Times New Roman" w:cs="Times New Roman"/>
              </w:rPr>
              <w:t xml:space="preserve">WIN:RECT </w:t>
            </w:r>
            <w:r w:rsidRPr="000C5EFC">
              <w:rPr>
                <w:rFonts w:ascii="Times New Roman" w:hAnsi="Times New Roman" w:cs="Times New Roman"/>
                <w:i/>
              </w:rPr>
              <w:t xml:space="preserve">&lt;X1&gt; </w:t>
            </w:r>
            <w:r w:rsidR="0047436D" w:rsidRPr="000C5EFC">
              <w:rPr>
                <w:rFonts w:ascii="Times New Roman" w:hAnsi="Times New Roman" w:cs="Times New Roman"/>
                <w:i/>
              </w:rPr>
              <w:t xml:space="preserve">&lt;X2&gt; </w:t>
            </w:r>
            <w:r w:rsidR="004B186D" w:rsidRPr="000C5EFC">
              <w:rPr>
                <w:rFonts w:ascii="Times New Roman" w:hAnsi="Times New Roman" w:cs="Times New Roman"/>
                <w:i/>
              </w:rPr>
              <w:t xml:space="preserve">&lt;Y1&gt; </w:t>
            </w:r>
            <w:r w:rsidRPr="000C5EFC">
              <w:rPr>
                <w:rFonts w:ascii="Times New Roman" w:hAnsi="Times New Roman" w:cs="Times New Roman"/>
                <w:i/>
              </w:rPr>
              <w:t>&lt;Y2&gt;</w:t>
            </w:r>
            <w:bookmarkEnd w:id="3126"/>
            <w:bookmarkEnd w:id="3127"/>
            <w:bookmarkEnd w:id="3128"/>
            <w:bookmarkEnd w:id="3129"/>
            <w:bookmarkEnd w:id="3130"/>
            <w:bookmarkEnd w:id="3131"/>
          </w:p>
        </w:tc>
      </w:tr>
      <w:tr w:rsidR="009C3CBF" w:rsidRPr="00581CAA" w:rsidTr="0043053B">
        <w:tc>
          <w:tcPr>
            <w:tcW w:w="2880" w:type="dxa"/>
          </w:tcPr>
          <w:p w:rsidR="009C3CBF" w:rsidRPr="00581CAA" w:rsidRDefault="009C3CBF" w:rsidP="00CB5FB1">
            <w:pPr>
              <w:rPr>
                <w:rFonts w:cs="Times New Roman"/>
              </w:rPr>
            </w:pPr>
            <w:r w:rsidRPr="00581CAA">
              <w:rPr>
                <w:rFonts w:cs="Times New Roman"/>
              </w:rPr>
              <w:t>Parameters</w:t>
            </w:r>
          </w:p>
        </w:tc>
        <w:tc>
          <w:tcPr>
            <w:tcW w:w="6228" w:type="dxa"/>
          </w:tcPr>
          <w:p w:rsidR="009C3CBF" w:rsidRPr="000C5EFC" w:rsidRDefault="0002321A" w:rsidP="004B186D">
            <w:pPr>
              <w:pStyle w:val="Parameter"/>
              <w:rPr>
                <w:rFonts w:ascii="Times New Roman" w:hAnsi="Times New Roman" w:cs="Times New Roman"/>
              </w:rPr>
            </w:pPr>
            <w:bookmarkStart w:id="3132" w:name="_Toc390790154"/>
            <w:bookmarkStart w:id="3133" w:name="_Toc390790885"/>
            <w:bookmarkStart w:id="3134" w:name="_Toc390791250"/>
            <w:r w:rsidRPr="000C5EFC">
              <w:rPr>
                <w:rFonts w:ascii="Times New Roman" w:hAnsi="Times New Roman" w:cs="Times New Roman"/>
              </w:rPr>
              <w:t xml:space="preserve">&lt;X left&gt; </w:t>
            </w:r>
            <w:r w:rsidR="0047436D" w:rsidRPr="000C5EFC">
              <w:rPr>
                <w:rFonts w:ascii="Times New Roman" w:hAnsi="Times New Roman" w:cs="Times New Roman"/>
              </w:rPr>
              <w:t xml:space="preserve">&lt;X right&gt; </w:t>
            </w:r>
            <w:r w:rsidR="004B186D" w:rsidRPr="000C5EFC">
              <w:rPr>
                <w:rFonts w:ascii="Times New Roman" w:hAnsi="Times New Roman" w:cs="Times New Roman"/>
              </w:rPr>
              <w:t xml:space="preserve">&lt;Y top&gt; </w:t>
            </w:r>
            <w:r w:rsidRPr="000C5EFC">
              <w:rPr>
                <w:rFonts w:ascii="Times New Roman" w:hAnsi="Times New Roman" w:cs="Times New Roman"/>
              </w:rPr>
              <w:t>&lt;Y bottom&gt;</w:t>
            </w:r>
            <w:bookmarkEnd w:id="3132"/>
            <w:bookmarkEnd w:id="3133"/>
            <w:bookmarkEnd w:id="3134"/>
          </w:p>
        </w:tc>
      </w:tr>
      <w:tr w:rsidR="009C3CBF" w:rsidRPr="00581CAA" w:rsidTr="0043053B">
        <w:tc>
          <w:tcPr>
            <w:tcW w:w="2880" w:type="dxa"/>
          </w:tcPr>
          <w:p w:rsidR="009C3CBF" w:rsidRPr="00581CAA" w:rsidRDefault="009C3CBF" w:rsidP="00CB5FB1">
            <w:pPr>
              <w:rPr>
                <w:rFonts w:cs="Times New Roman"/>
              </w:rPr>
            </w:pPr>
            <w:r w:rsidRPr="00581CAA">
              <w:rPr>
                <w:rFonts w:cs="Times New Roman"/>
              </w:rPr>
              <w:t xml:space="preserve">Return Values </w:t>
            </w:r>
          </w:p>
        </w:tc>
        <w:tc>
          <w:tcPr>
            <w:tcW w:w="6228" w:type="dxa"/>
          </w:tcPr>
          <w:p w:rsidR="009C3CBF" w:rsidRPr="00581CAA" w:rsidRDefault="004B186D" w:rsidP="00CB5FB1">
            <w:pPr>
              <w:rPr>
                <w:rFonts w:cs="Times New Roman"/>
              </w:rPr>
            </w:pPr>
            <w:r w:rsidRPr="00581CAA">
              <w:rPr>
                <w:rFonts w:cs="Times New Roman"/>
              </w:rPr>
              <w:t>N</w:t>
            </w:r>
            <w:r w:rsidR="0002321A" w:rsidRPr="00581CAA">
              <w:rPr>
                <w:rFonts w:cs="Times New Roman"/>
              </w:rPr>
              <w:t>one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Range</w:t>
            </w:r>
          </w:p>
        </w:tc>
        <w:tc>
          <w:tcPr>
            <w:tcW w:w="6228" w:type="dxa"/>
          </w:tcPr>
          <w:p w:rsidR="0002321A" w:rsidRPr="00581CAA" w:rsidRDefault="0002321A" w:rsidP="0002321A">
            <w:pPr>
              <w:rPr>
                <w:rFonts w:cs="Times New Roman"/>
              </w:rPr>
            </w:pPr>
            <w:r w:rsidRPr="00581CAA">
              <w:rPr>
                <w:rFonts w:cs="Times New Roman"/>
              </w:rPr>
              <w:t xml:space="preserve">0 to </w:t>
            </w:r>
            <w:r w:rsidR="00874AE2">
              <w:rPr>
                <w:rFonts w:cs="Times New Roman"/>
              </w:rPr>
              <w:t>319</w:t>
            </w:r>
            <w:r w:rsidRPr="00581CAA">
              <w:rPr>
                <w:rFonts w:cs="Times New Roman"/>
              </w:rPr>
              <w:t xml:space="preserve"> for SU640HSX for corner row value</w:t>
            </w:r>
          </w:p>
          <w:p w:rsidR="009C3CBF" w:rsidRPr="00581CAA" w:rsidRDefault="0002321A" w:rsidP="00CB5FB1">
            <w:pPr>
              <w:rPr>
                <w:rFonts w:cs="Times New Roman"/>
              </w:rPr>
            </w:pPr>
            <w:r w:rsidRPr="00581CAA">
              <w:rPr>
                <w:rFonts w:cs="Times New Roman"/>
              </w:rPr>
              <w:t xml:space="preserve">0 to </w:t>
            </w:r>
            <w:r w:rsidR="00874AE2">
              <w:rPr>
                <w:rFonts w:cs="Times New Roman"/>
              </w:rPr>
              <w:t>255</w:t>
            </w:r>
            <w:r w:rsidRPr="00581CAA">
              <w:rPr>
                <w:rFonts w:cs="Times New Roman"/>
              </w:rPr>
              <w:t xml:space="preserve"> for SU640HSX for corner column value</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Type</w:t>
            </w:r>
          </w:p>
        </w:tc>
        <w:tc>
          <w:tcPr>
            <w:tcW w:w="6228" w:type="dxa"/>
          </w:tcPr>
          <w:p w:rsidR="009C3CBF" w:rsidRPr="00581CAA" w:rsidRDefault="0002321A" w:rsidP="0002321A">
            <w:pPr>
              <w:rPr>
                <w:rFonts w:cs="Times New Roman"/>
              </w:rPr>
            </w:pPr>
            <w:r w:rsidRPr="00581CAA">
              <w:rPr>
                <w:rFonts w:cs="Times New Roman"/>
              </w:rPr>
              <w:t>unsigned integers</w:t>
            </w:r>
          </w:p>
        </w:tc>
      </w:tr>
      <w:tr w:rsidR="009C3CBF" w:rsidRPr="00581CAA" w:rsidTr="0043053B">
        <w:tc>
          <w:tcPr>
            <w:tcW w:w="2880" w:type="dxa"/>
          </w:tcPr>
          <w:p w:rsidR="009C3CBF" w:rsidRPr="00581CAA" w:rsidRDefault="009C3CBF" w:rsidP="00CB5FB1">
            <w:pPr>
              <w:rPr>
                <w:rFonts w:cs="Times New Roman"/>
              </w:rPr>
            </w:pPr>
            <w:r w:rsidRPr="00581CAA">
              <w:rPr>
                <w:rFonts w:cs="Times New Roman"/>
              </w:rPr>
              <w:t>Example</w:t>
            </w:r>
          </w:p>
        </w:tc>
        <w:tc>
          <w:tcPr>
            <w:tcW w:w="6228" w:type="dxa"/>
          </w:tcPr>
          <w:p w:rsidR="009C3CBF" w:rsidRPr="000C5EFC" w:rsidRDefault="0002321A">
            <w:pPr>
              <w:pStyle w:val="Commandexample"/>
              <w:rPr>
                <w:rFonts w:ascii="Times New Roman" w:hAnsi="Times New Roman" w:cs="Times New Roman"/>
              </w:rPr>
            </w:pPr>
            <w:bookmarkStart w:id="3135" w:name="_Toc390790155"/>
            <w:bookmarkStart w:id="3136" w:name="_Toc390790886"/>
            <w:bookmarkStart w:id="3137" w:name="_Toc390791251"/>
            <w:bookmarkStart w:id="3138" w:name="_Toc390791883"/>
            <w:bookmarkStart w:id="3139" w:name="_Toc390792329"/>
            <w:r w:rsidRPr="000C5EFC">
              <w:rPr>
                <w:rFonts w:ascii="Times New Roman" w:hAnsi="Times New Roman" w:cs="Times New Roman"/>
              </w:rPr>
              <w:t xml:space="preserve">WIN:RECT 16 8 </w:t>
            </w:r>
            <w:r w:rsidR="00874AE2">
              <w:rPr>
                <w:rFonts w:ascii="Times New Roman" w:hAnsi="Times New Roman" w:cs="Times New Roman"/>
              </w:rPr>
              <w:t>2</w:t>
            </w:r>
            <w:r w:rsidR="004B186D" w:rsidRPr="000C5EFC">
              <w:rPr>
                <w:rFonts w:ascii="Times New Roman" w:hAnsi="Times New Roman" w:cs="Times New Roman"/>
              </w:rPr>
              <w:t xml:space="preserve">17 </w:t>
            </w:r>
            <w:r w:rsidR="00874AE2">
              <w:rPr>
                <w:rFonts w:ascii="Times New Roman" w:hAnsi="Times New Roman" w:cs="Times New Roman"/>
              </w:rPr>
              <w:t>1</w:t>
            </w:r>
            <w:r w:rsidRPr="000C5EFC">
              <w:rPr>
                <w:rFonts w:ascii="Times New Roman" w:hAnsi="Times New Roman" w:cs="Times New Roman"/>
              </w:rPr>
              <w:t>11 -- set window row and column points</w:t>
            </w:r>
            <w:bookmarkEnd w:id="3135"/>
            <w:bookmarkEnd w:id="3136"/>
            <w:bookmarkEnd w:id="3137"/>
            <w:bookmarkEnd w:id="3138"/>
            <w:bookmarkEnd w:id="3139"/>
          </w:p>
        </w:tc>
      </w:tr>
    </w:tbl>
    <w:p w:rsidR="00812358" w:rsidRPr="00581CAA" w:rsidRDefault="00812358" w:rsidP="00812358">
      <w:pPr>
        <w:rPr>
          <w:rFonts w:cs="Times New Roman"/>
        </w:rPr>
      </w:pPr>
    </w:p>
    <w:p w:rsidR="00812358" w:rsidRPr="00581CAA" w:rsidRDefault="00812358" w:rsidP="0089448C">
      <w:pPr>
        <w:pStyle w:val="listlevel3"/>
      </w:pPr>
      <w:bookmarkStart w:id="3140" w:name="_Toc390791441"/>
      <w:bookmarkStart w:id="3141" w:name="_Toc390791884"/>
      <w:bookmarkStart w:id="3142" w:name="_Toc390792330"/>
      <w:bookmarkStart w:id="3143" w:name="_Toc459569483"/>
      <w:r w:rsidRPr="00581CAA">
        <w:lastRenderedPageBreak/>
        <w:t>Get Window Rectangle</w:t>
      </w:r>
      <w:bookmarkEnd w:id="3140"/>
      <w:bookmarkEnd w:id="3141"/>
      <w:bookmarkEnd w:id="3142"/>
      <w:bookmarkEnd w:id="3143"/>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228"/>
      </w:tblGrid>
      <w:tr w:rsidR="0002321A" w:rsidRPr="00581CAA" w:rsidTr="0043053B">
        <w:tc>
          <w:tcPr>
            <w:tcW w:w="2880" w:type="dxa"/>
          </w:tcPr>
          <w:p w:rsidR="0002321A" w:rsidRPr="00581CAA" w:rsidRDefault="0002321A" w:rsidP="00CB5FB1">
            <w:pPr>
              <w:rPr>
                <w:rFonts w:cs="Times New Roman"/>
              </w:rPr>
            </w:pPr>
            <w:r w:rsidRPr="00581CAA">
              <w:rPr>
                <w:rFonts w:cs="Times New Roman"/>
              </w:rPr>
              <w:t>Description</w:t>
            </w:r>
          </w:p>
        </w:tc>
        <w:tc>
          <w:tcPr>
            <w:tcW w:w="6228" w:type="dxa"/>
          </w:tcPr>
          <w:p w:rsidR="0002321A" w:rsidRPr="00581CAA" w:rsidRDefault="0002321A" w:rsidP="00CB5FB1">
            <w:pPr>
              <w:rPr>
                <w:rFonts w:cs="Times New Roman"/>
              </w:rPr>
            </w:pPr>
            <w:r w:rsidRPr="00581CAA">
              <w:rPr>
                <w:rFonts w:cs="Times New Roman"/>
              </w:rPr>
              <w:t>Gets the global corner row and column numbers for the ROI.</w:t>
            </w: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Setting Type</w:t>
            </w:r>
          </w:p>
        </w:tc>
        <w:tc>
          <w:tcPr>
            <w:tcW w:w="6228" w:type="dxa"/>
          </w:tcPr>
          <w:p w:rsidR="0002321A" w:rsidRPr="00581CAA" w:rsidRDefault="0002321A" w:rsidP="00CB5FB1">
            <w:pPr>
              <w:rPr>
                <w:rFonts w:cs="Times New Roman"/>
              </w:rPr>
            </w:pPr>
            <w:r w:rsidRPr="00581CAA">
              <w:rPr>
                <w:rFonts w:cs="Times New Roman"/>
              </w:rPr>
              <w:t>Global</w:t>
            </w: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Command</w:t>
            </w:r>
          </w:p>
        </w:tc>
        <w:tc>
          <w:tcPr>
            <w:tcW w:w="6228" w:type="dxa"/>
          </w:tcPr>
          <w:p w:rsidR="0002321A" w:rsidRPr="000C5EFC" w:rsidRDefault="0002321A" w:rsidP="00010046">
            <w:pPr>
              <w:pStyle w:val="Command"/>
              <w:rPr>
                <w:rFonts w:ascii="Times New Roman" w:hAnsi="Times New Roman" w:cs="Times New Roman"/>
              </w:rPr>
            </w:pPr>
            <w:bookmarkStart w:id="3144" w:name="_Toc390790156"/>
            <w:bookmarkStart w:id="3145" w:name="_Toc390790887"/>
            <w:bookmarkStart w:id="3146" w:name="_Toc390791252"/>
            <w:bookmarkStart w:id="3147" w:name="_Toc390791885"/>
            <w:bookmarkStart w:id="3148" w:name="_Toc390792331"/>
            <w:bookmarkStart w:id="3149" w:name="_Toc459569484"/>
            <w:r w:rsidRPr="000C5EFC">
              <w:rPr>
                <w:rFonts w:ascii="Times New Roman" w:hAnsi="Times New Roman" w:cs="Times New Roman"/>
              </w:rPr>
              <w:t>WIN:RECT?</w:t>
            </w:r>
            <w:bookmarkEnd w:id="3144"/>
            <w:bookmarkEnd w:id="3145"/>
            <w:bookmarkEnd w:id="3146"/>
            <w:bookmarkEnd w:id="3147"/>
            <w:bookmarkEnd w:id="3148"/>
            <w:bookmarkEnd w:id="3149"/>
          </w:p>
        </w:tc>
      </w:tr>
      <w:tr w:rsidR="0002321A" w:rsidRPr="00581CAA" w:rsidTr="0043053B">
        <w:tc>
          <w:tcPr>
            <w:tcW w:w="2880" w:type="dxa"/>
          </w:tcPr>
          <w:p w:rsidR="0002321A" w:rsidRPr="00581CAA" w:rsidRDefault="0002321A" w:rsidP="00CB5FB1">
            <w:pPr>
              <w:rPr>
                <w:rFonts w:cs="Times New Roman"/>
              </w:rPr>
            </w:pPr>
            <w:r w:rsidRPr="00581CAA">
              <w:rPr>
                <w:rFonts w:cs="Times New Roman"/>
              </w:rPr>
              <w:t>Parameters</w:t>
            </w:r>
          </w:p>
        </w:tc>
        <w:tc>
          <w:tcPr>
            <w:tcW w:w="6228" w:type="dxa"/>
          </w:tcPr>
          <w:p w:rsidR="0002321A" w:rsidRPr="00581CAA" w:rsidRDefault="0002321A" w:rsidP="00CB5FB1">
            <w:pPr>
              <w:rPr>
                <w:rFonts w:cs="Times New Roman"/>
              </w:rPr>
            </w:pPr>
            <w:r w:rsidRPr="00581CAA">
              <w:rPr>
                <w:rFonts w:cs="Times New Roman"/>
              </w:rPr>
              <w:t>none</w:t>
            </w: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 xml:space="preserve">Return Values </w:t>
            </w:r>
          </w:p>
        </w:tc>
        <w:tc>
          <w:tcPr>
            <w:tcW w:w="6228" w:type="dxa"/>
          </w:tcPr>
          <w:p w:rsidR="0002321A" w:rsidRPr="00581CAA" w:rsidRDefault="0002321A" w:rsidP="00CB5FB1">
            <w:pPr>
              <w:rPr>
                <w:rFonts w:cs="Times New Roman"/>
              </w:rPr>
            </w:pP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Range</w:t>
            </w:r>
          </w:p>
        </w:tc>
        <w:tc>
          <w:tcPr>
            <w:tcW w:w="6228" w:type="dxa"/>
          </w:tcPr>
          <w:p w:rsidR="0002321A" w:rsidRPr="00581CAA" w:rsidRDefault="0002321A" w:rsidP="0002321A">
            <w:pPr>
              <w:rPr>
                <w:rFonts w:cs="Times New Roman"/>
              </w:rPr>
            </w:pPr>
            <w:r w:rsidRPr="00581CAA">
              <w:rPr>
                <w:rFonts w:cs="Times New Roman"/>
              </w:rPr>
              <w:t xml:space="preserve">0 to </w:t>
            </w:r>
            <w:r w:rsidR="00874AE2">
              <w:rPr>
                <w:rFonts w:cs="Times New Roman"/>
              </w:rPr>
              <w:t>319</w:t>
            </w:r>
            <w:r w:rsidRPr="00581CAA">
              <w:rPr>
                <w:rFonts w:cs="Times New Roman"/>
              </w:rPr>
              <w:t xml:space="preserve"> for SU640HSX for corner row value</w:t>
            </w:r>
          </w:p>
          <w:p w:rsidR="0002321A" w:rsidRPr="00581CAA" w:rsidRDefault="0002321A" w:rsidP="00CB5FB1">
            <w:pPr>
              <w:rPr>
                <w:rFonts w:cs="Times New Roman"/>
              </w:rPr>
            </w:pPr>
            <w:r w:rsidRPr="00581CAA">
              <w:rPr>
                <w:rFonts w:cs="Times New Roman"/>
              </w:rPr>
              <w:t xml:space="preserve">0 to </w:t>
            </w:r>
            <w:r w:rsidR="00874AE2">
              <w:rPr>
                <w:rFonts w:cs="Times New Roman"/>
              </w:rPr>
              <w:t>255</w:t>
            </w:r>
            <w:r w:rsidRPr="00581CAA">
              <w:rPr>
                <w:rFonts w:cs="Times New Roman"/>
              </w:rPr>
              <w:t xml:space="preserve"> for SU640HSX for corner column value</w:t>
            </w: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Type</w:t>
            </w:r>
          </w:p>
        </w:tc>
        <w:tc>
          <w:tcPr>
            <w:tcW w:w="6228" w:type="dxa"/>
          </w:tcPr>
          <w:p w:rsidR="0002321A" w:rsidRPr="00581CAA" w:rsidRDefault="0002321A" w:rsidP="00CB5FB1">
            <w:pPr>
              <w:rPr>
                <w:rFonts w:cs="Times New Roman"/>
              </w:rPr>
            </w:pPr>
            <w:r w:rsidRPr="00581CAA">
              <w:rPr>
                <w:rFonts w:cs="Times New Roman"/>
              </w:rPr>
              <w:t>unsigned integers</w:t>
            </w:r>
          </w:p>
        </w:tc>
      </w:tr>
      <w:tr w:rsidR="0002321A" w:rsidRPr="00581CAA" w:rsidTr="0043053B">
        <w:tc>
          <w:tcPr>
            <w:tcW w:w="2880" w:type="dxa"/>
          </w:tcPr>
          <w:p w:rsidR="0002321A" w:rsidRPr="00581CAA" w:rsidRDefault="0002321A" w:rsidP="00CB5FB1">
            <w:pPr>
              <w:rPr>
                <w:rFonts w:cs="Times New Roman"/>
              </w:rPr>
            </w:pPr>
            <w:r w:rsidRPr="00581CAA">
              <w:rPr>
                <w:rFonts w:cs="Times New Roman"/>
              </w:rPr>
              <w:t>Example</w:t>
            </w:r>
          </w:p>
        </w:tc>
        <w:tc>
          <w:tcPr>
            <w:tcW w:w="6228" w:type="dxa"/>
          </w:tcPr>
          <w:p w:rsidR="0002321A" w:rsidRPr="000C5EFC" w:rsidRDefault="0002321A" w:rsidP="00CA3933">
            <w:pPr>
              <w:pStyle w:val="Commandexample"/>
              <w:rPr>
                <w:rFonts w:ascii="Times New Roman" w:hAnsi="Times New Roman" w:cs="Times New Roman"/>
              </w:rPr>
            </w:pPr>
            <w:bookmarkStart w:id="3150" w:name="_Toc390790157"/>
            <w:bookmarkStart w:id="3151" w:name="_Toc390790888"/>
            <w:bookmarkStart w:id="3152" w:name="_Toc390791253"/>
            <w:bookmarkStart w:id="3153" w:name="_Toc390791886"/>
            <w:bookmarkStart w:id="3154" w:name="_Toc390792332"/>
            <w:r w:rsidRPr="000C5EFC">
              <w:rPr>
                <w:rFonts w:ascii="Times New Roman" w:hAnsi="Times New Roman" w:cs="Times New Roman"/>
              </w:rPr>
              <w:t>WIN:RECT?</w:t>
            </w:r>
            <w:bookmarkEnd w:id="3150"/>
            <w:bookmarkEnd w:id="3151"/>
            <w:bookmarkEnd w:id="3152"/>
            <w:bookmarkEnd w:id="3153"/>
            <w:bookmarkEnd w:id="3154"/>
          </w:p>
          <w:p w:rsidR="0002321A" w:rsidRPr="000C5EFC" w:rsidRDefault="004B186D" w:rsidP="00CA3933">
            <w:pPr>
              <w:pStyle w:val="Commandexample"/>
              <w:rPr>
                <w:rFonts w:ascii="Times New Roman" w:hAnsi="Times New Roman" w:cs="Times New Roman"/>
              </w:rPr>
            </w:pPr>
            <w:bookmarkStart w:id="3155" w:name="_Toc390790158"/>
            <w:bookmarkStart w:id="3156" w:name="_Toc390790889"/>
            <w:bookmarkStart w:id="3157" w:name="_Toc390791254"/>
            <w:bookmarkStart w:id="3158" w:name="_Toc390791887"/>
            <w:bookmarkStart w:id="3159" w:name="_Toc390792333"/>
            <w:r w:rsidRPr="000C5EFC">
              <w:rPr>
                <w:rFonts w:ascii="Times New Roman" w:hAnsi="Times New Roman" w:cs="Times New Roman"/>
              </w:rPr>
              <w:t>X1:0 Y1:0 X2:</w:t>
            </w:r>
            <w:r w:rsidR="00874AE2">
              <w:rPr>
                <w:rFonts w:ascii="Times New Roman" w:hAnsi="Times New Roman" w:cs="Times New Roman"/>
              </w:rPr>
              <w:t>217</w:t>
            </w:r>
            <w:r w:rsidRPr="000C5EFC">
              <w:rPr>
                <w:rFonts w:ascii="Times New Roman" w:hAnsi="Times New Roman" w:cs="Times New Roman"/>
              </w:rPr>
              <w:t xml:space="preserve"> Y2:</w:t>
            </w:r>
            <w:r w:rsidR="00874AE2">
              <w:rPr>
                <w:rFonts w:ascii="Times New Roman" w:hAnsi="Times New Roman" w:cs="Times New Roman"/>
              </w:rPr>
              <w:t>1</w:t>
            </w:r>
            <w:r w:rsidRPr="000C5EFC">
              <w:rPr>
                <w:rFonts w:ascii="Times New Roman" w:hAnsi="Times New Roman" w:cs="Times New Roman"/>
              </w:rPr>
              <w:t>11 -</w:t>
            </w:r>
            <w:r w:rsidR="0002321A" w:rsidRPr="000C5EFC">
              <w:rPr>
                <w:rFonts w:ascii="Times New Roman" w:hAnsi="Times New Roman" w:cs="Times New Roman"/>
              </w:rPr>
              <w:t>– return values</w:t>
            </w:r>
            <w:bookmarkEnd w:id="3155"/>
            <w:bookmarkEnd w:id="3156"/>
            <w:bookmarkEnd w:id="3157"/>
            <w:bookmarkEnd w:id="3158"/>
            <w:bookmarkEnd w:id="3159"/>
          </w:p>
          <w:p w:rsidR="0002321A" w:rsidRPr="000C5EFC" w:rsidRDefault="0002321A" w:rsidP="00CA3933">
            <w:pPr>
              <w:pStyle w:val="Commandexample"/>
              <w:rPr>
                <w:rFonts w:ascii="Times New Roman" w:hAnsi="Times New Roman" w:cs="Times New Roman"/>
              </w:rPr>
            </w:pPr>
          </w:p>
        </w:tc>
      </w:tr>
    </w:tbl>
    <w:p w:rsidR="00812358" w:rsidRPr="00581CAA" w:rsidRDefault="00812358" w:rsidP="00812358">
      <w:pPr>
        <w:rPr>
          <w:rFonts w:cs="Times New Roman"/>
        </w:rPr>
      </w:pPr>
    </w:p>
    <w:p w:rsidR="00812358" w:rsidRPr="00581CAA" w:rsidRDefault="00812358" w:rsidP="0089448C">
      <w:pPr>
        <w:pStyle w:val="Listlevel1"/>
      </w:pPr>
      <w:bookmarkStart w:id="3160" w:name="_Toc459650006"/>
      <w:r w:rsidRPr="00581CAA">
        <w:lastRenderedPageBreak/>
        <w:t>Specifications</w:t>
      </w:r>
      <w:bookmarkEnd w:id="3160"/>
    </w:p>
    <w:p w:rsidR="003578F0" w:rsidRPr="00581CAA" w:rsidRDefault="003578F0" w:rsidP="0089448C">
      <w:pPr>
        <w:pStyle w:val="listlevel2"/>
      </w:pPr>
      <w:bookmarkStart w:id="3161" w:name="_Toc384312342"/>
      <w:bookmarkStart w:id="3162" w:name="_Toc459650007"/>
      <w:r w:rsidRPr="00581CAA">
        <w:t>Mechanical Specifications</w:t>
      </w:r>
      <w:bookmarkEnd w:id="3161"/>
      <w:bookmarkEnd w:id="3162"/>
    </w:p>
    <w:p w:rsidR="003578F0" w:rsidRPr="00581CAA" w:rsidRDefault="003578F0" w:rsidP="003578F0">
      <w:pPr>
        <w:pStyle w:val="figuretoc"/>
        <w:rPr>
          <w:color w:val="auto"/>
          <w:sz w:val="22"/>
          <w:szCs w:val="22"/>
        </w:rPr>
      </w:pPr>
      <w:r w:rsidRPr="00581CAA">
        <w:rPr>
          <w:color w:val="auto"/>
          <w:sz w:val="22"/>
          <w:szCs w:val="22"/>
        </w:rPr>
        <w:t> </w:t>
      </w:r>
    </w:p>
    <w:tbl>
      <w:tblPr>
        <w:tblStyle w:val="TableGrid"/>
        <w:tblW w:w="0" w:type="auto"/>
        <w:tblLook w:val="04A0" w:firstRow="1" w:lastRow="0" w:firstColumn="1" w:lastColumn="0" w:noHBand="0" w:noVBand="1"/>
      </w:tblPr>
      <w:tblGrid>
        <w:gridCol w:w="3435"/>
        <w:gridCol w:w="4905"/>
      </w:tblGrid>
      <w:tr w:rsidR="003578F0" w:rsidRPr="00581CAA" w:rsidTr="000C5EFC">
        <w:tc>
          <w:tcPr>
            <w:tcW w:w="3435" w:type="dxa"/>
            <w:hideMark/>
          </w:tcPr>
          <w:p w:rsidR="003578F0" w:rsidRPr="00674F8A" w:rsidRDefault="003578F0" w:rsidP="00D07CF4">
            <w:pPr>
              <w:rPr>
                <w:rFonts w:cs="Times New Roman"/>
              </w:rPr>
            </w:pPr>
            <w:r w:rsidRPr="00674F8A">
              <w:rPr>
                <w:rFonts w:cs="Times New Roman"/>
              </w:rPr>
              <w:t>Width x Height x Length</w:t>
            </w:r>
          </w:p>
        </w:tc>
        <w:tc>
          <w:tcPr>
            <w:tcW w:w="4905" w:type="dxa"/>
            <w:hideMark/>
          </w:tcPr>
          <w:p w:rsidR="00C76AD4" w:rsidRPr="00203F03" w:rsidRDefault="003578F0" w:rsidP="00D07CF4">
            <w:pPr>
              <w:rPr>
                <w:rFonts w:cs="Times New Roman"/>
              </w:rPr>
            </w:pPr>
            <w:r w:rsidRPr="00203F03">
              <w:rPr>
                <w:rFonts w:cs="Times New Roman"/>
              </w:rPr>
              <w:t>ENC Series: 1.25"W x 1.25"H x 1.20"D</w:t>
            </w:r>
          </w:p>
          <w:p w:rsidR="003578F0" w:rsidRPr="00203F03" w:rsidRDefault="003578F0" w:rsidP="00D07CF4">
            <w:pPr>
              <w:rPr>
                <w:rFonts w:cs="Times New Roman"/>
              </w:rPr>
            </w:pPr>
            <w:r w:rsidRPr="00203F03">
              <w:rPr>
                <w:rFonts w:cs="Times New Roman"/>
              </w:rPr>
              <w:t>(31.8 x 31.8 x 30.6 mm)</w:t>
            </w:r>
          </w:p>
          <w:p w:rsidR="00C76AD4" w:rsidRPr="00190AE7" w:rsidRDefault="003578F0" w:rsidP="00D07CF4">
            <w:pPr>
              <w:rPr>
                <w:rFonts w:cs="Times New Roman"/>
              </w:rPr>
            </w:pPr>
            <w:r w:rsidRPr="00203F03">
              <w:rPr>
                <w:rFonts w:cs="Times New Roman"/>
              </w:rPr>
              <w:t>OEM Series: 1.25"W x 1.20"H x 1.19"D</w:t>
            </w:r>
          </w:p>
          <w:p w:rsidR="003578F0" w:rsidRPr="00190AE7" w:rsidRDefault="003578F0" w:rsidP="00D07CF4">
            <w:pPr>
              <w:rPr>
                <w:rFonts w:cs="Times New Roman"/>
              </w:rPr>
            </w:pPr>
            <w:r w:rsidRPr="00190AE7">
              <w:rPr>
                <w:rFonts w:cs="Times New Roman"/>
              </w:rPr>
              <w:t>(31.8 x 30.6 x 30.2 mm)</w:t>
            </w:r>
          </w:p>
        </w:tc>
      </w:tr>
      <w:tr w:rsidR="003578F0" w:rsidRPr="00581CAA" w:rsidTr="000C5EFC">
        <w:tc>
          <w:tcPr>
            <w:tcW w:w="3435" w:type="dxa"/>
            <w:hideMark/>
          </w:tcPr>
          <w:p w:rsidR="003578F0" w:rsidRPr="00674F8A" w:rsidRDefault="003578F0" w:rsidP="00D07CF4">
            <w:pPr>
              <w:rPr>
                <w:rFonts w:cs="Times New Roman"/>
              </w:rPr>
            </w:pPr>
            <w:r w:rsidRPr="00674F8A">
              <w:rPr>
                <w:rFonts w:cs="Times New Roman"/>
              </w:rPr>
              <w:t>Weight</w:t>
            </w:r>
          </w:p>
        </w:tc>
        <w:tc>
          <w:tcPr>
            <w:tcW w:w="4905" w:type="dxa"/>
            <w:hideMark/>
          </w:tcPr>
          <w:p w:rsidR="003578F0" w:rsidRPr="00203F03" w:rsidRDefault="00ED0A3F" w:rsidP="00D07CF4">
            <w:pPr>
              <w:rPr>
                <w:rFonts w:cs="Times New Roman"/>
              </w:rPr>
            </w:pPr>
            <w:r>
              <w:rPr>
                <w:rFonts w:cs="Times New Roman"/>
              </w:rPr>
              <w:t>≤45</w:t>
            </w:r>
            <w:r w:rsidRPr="00203F03">
              <w:rPr>
                <w:rFonts w:cs="Times New Roman"/>
              </w:rPr>
              <w:t xml:space="preserve"> grams enclosed, </w:t>
            </w:r>
            <w:r>
              <w:rPr>
                <w:rFonts w:cs="Times New Roman"/>
              </w:rPr>
              <w:t>≤41</w:t>
            </w:r>
            <w:r w:rsidRPr="00203F03">
              <w:rPr>
                <w:rFonts w:cs="Times New Roman"/>
              </w:rPr>
              <w:t xml:space="preserve"> grams OEM</w:t>
            </w:r>
          </w:p>
        </w:tc>
      </w:tr>
      <w:tr w:rsidR="003578F0" w:rsidRPr="00581CAA" w:rsidTr="000C5EFC">
        <w:tc>
          <w:tcPr>
            <w:tcW w:w="3435" w:type="dxa"/>
            <w:hideMark/>
          </w:tcPr>
          <w:p w:rsidR="003578F0" w:rsidRPr="00674F8A" w:rsidRDefault="003578F0" w:rsidP="00D07CF4">
            <w:pPr>
              <w:rPr>
                <w:rFonts w:cs="Times New Roman"/>
              </w:rPr>
            </w:pPr>
            <w:r w:rsidRPr="00674F8A">
              <w:rPr>
                <w:rFonts w:cs="Times New Roman"/>
              </w:rPr>
              <w:t>Focal Plane Array Format</w:t>
            </w:r>
          </w:p>
        </w:tc>
        <w:tc>
          <w:tcPr>
            <w:tcW w:w="4905" w:type="dxa"/>
            <w:hideMark/>
          </w:tcPr>
          <w:p w:rsidR="003578F0" w:rsidRPr="00203F03" w:rsidRDefault="00874AE2">
            <w:pPr>
              <w:rPr>
                <w:rFonts w:cs="Times New Roman"/>
              </w:rPr>
            </w:pPr>
            <w:r>
              <w:rPr>
                <w:rFonts w:cs="Times New Roman"/>
              </w:rPr>
              <w:t>320</w:t>
            </w:r>
            <w:r w:rsidR="003578F0" w:rsidRPr="00203F03">
              <w:rPr>
                <w:rFonts w:cs="Times New Roman"/>
              </w:rPr>
              <w:t xml:space="preserve"> x </w:t>
            </w:r>
            <w:r>
              <w:rPr>
                <w:rFonts w:cs="Times New Roman"/>
              </w:rPr>
              <w:t>256</w:t>
            </w:r>
            <w:r w:rsidR="003578F0" w:rsidRPr="00203F03">
              <w:rPr>
                <w:rFonts w:cs="Times New Roman"/>
              </w:rPr>
              <w:t xml:space="preserve"> pixels </w:t>
            </w:r>
          </w:p>
        </w:tc>
      </w:tr>
      <w:tr w:rsidR="003578F0" w:rsidRPr="00581CAA" w:rsidTr="000C5EFC">
        <w:tc>
          <w:tcPr>
            <w:tcW w:w="3435" w:type="dxa"/>
            <w:hideMark/>
          </w:tcPr>
          <w:p w:rsidR="003578F0" w:rsidRPr="00674F8A" w:rsidRDefault="003578F0" w:rsidP="00D07CF4">
            <w:pPr>
              <w:rPr>
                <w:rFonts w:cs="Times New Roman"/>
              </w:rPr>
            </w:pPr>
            <w:r w:rsidRPr="00674F8A">
              <w:rPr>
                <w:rFonts w:cs="Times New Roman"/>
              </w:rPr>
              <w:t>Pixel Pitch</w:t>
            </w:r>
          </w:p>
        </w:tc>
        <w:tc>
          <w:tcPr>
            <w:tcW w:w="4905" w:type="dxa"/>
            <w:hideMark/>
          </w:tcPr>
          <w:p w:rsidR="003578F0" w:rsidRPr="00203F03" w:rsidRDefault="003578F0" w:rsidP="00D07CF4">
            <w:pPr>
              <w:rPr>
                <w:rFonts w:cs="Times New Roman"/>
              </w:rPr>
            </w:pPr>
            <w:r w:rsidRPr="00203F03">
              <w:rPr>
                <w:rFonts w:cs="Times New Roman"/>
              </w:rPr>
              <w:t>12.5 μm</w:t>
            </w:r>
          </w:p>
        </w:tc>
      </w:tr>
      <w:tr w:rsidR="003578F0" w:rsidRPr="00581CAA" w:rsidTr="000C5EFC">
        <w:tc>
          <w:tcPr>
            <w:tcW w:w="3435" w:type="dxa"/>
            <w:hideMark/>
          </w:tcPr>
          <w:p w:rsidR="003578F0" w:rsidRPr="00674F8A" w:rsidRDefault="003578F0" w:rsidP="00D07CF4">
            <w:pPr>
              <w:rPr>
                <w:rFonts w:cs="Times New Roman"/>
              </w:rPr>
            </w:pPr>
            <w:r w:rsidRPr="00674F8A">
              <w:rPr>
                <w:rFonts w:cs="Times New Roman"/>
              </w:rPr>
              <w:t>Active Area</w:t>
            </w:r>
          </w:p>
        </w:tc>
        <w:tc>
          <w:tcPr>
            <w:tcW w:w="4905" w:type="dxa"/>
            <w:hideMark/>
          </w:tcPr>
          <w:p w:rsidR="003578F0" w:rsidRPr="00203F03" w:rsidRDefault="00B53619">
            <w:pPr>
              <w:rPr>
                <w:rFonts w:cs="Times New Roman"/>
              </w:rPr>
            </w:pPr>
            <w:r>
              <w:rPr>
                <w:rFonts w:cs="Times New Roman"/>
              </w:rPr>
              <w:t>4</w:t>
            </w:r>
            <w:r w:rsidR="003578F0" w:rsidRPr="00203F03">
              <w:rPr>
                <w:rFonts w:cs="Times New Roman"/>
              </w:rPr>
              <w:t xml:space="preserve">.0 mm x </w:t>
            </w:r>
            <w:r>
              <w:rPr>
                <w:rFonts w:cs="Times New Roman"/>
              </w:rPr>
              <w:t>3.2</w:t>
            </w:r>
            <w:r w:rsidR="003578F0" w:rsidRPr="00203F03">
              <w:rPr>
                <w:rFonts w:cs="Times New Roman"/>
              </w:rPr>
              <w:t xml:space="preserve"> mm</w:t>
            </w:r>
            <w:r w:rsidR="00A04FE5">
              <w:rPr>
                <w:rFonts w:cs="Times New Roman"/>
              </w:rPr>
              <w:t xml:space="preserve"> (5.1 diagonal)</w:t>
            </w:r>
          </w:p>
        </w:tc>
      </w:tr>
    </w:tbl>
    <w:p w:rsidR="00C76AD4" w:rsidRPr="00581CAA" w:rsidRDefault="00C76AD4" w:rsidP="003578F0">
      <w:pPr>
        <w:pStyle w:val="figuretoc"/>
        <w:rPr>
          <w:color w:val="auto"/>
          <w:sz w:val="22"/>
          <w:szCs w:val="22"/>
        </w:rPr>
      </w:pPr>
    </w:p>
    <w:p w:rsidR="003578F0" w:rsidRPr="00581CAA" w:rsidRDefault="003578F0" w:rsidP="0089448C">
      <w:pPr>
        <w:pStyle w:val="listlevel2"/>
      </w:pPr>
      <w:bookmarkStart w:id="3163" w:name="_Toc384312343"/>
      <w:bookmarkStart w:id="3164" w:name="_Toc459650008"/>
      <w:r w:rsidRPr="00581CAA">
        <w:t>Environmental and Power Specifications</w:t>
      </w:r>
      <w:bookmarkEnd w:id="3163"/>
      <w:bookmarkEnd w:id="3164"/>
    </w:p>
    <w:p w:rsidR="003578F0" w:rsidRPr="00581CAA" w:rsidRDefault="003578F0" w:rsidP="003578F0">
      <w:pPr>
        <w:pStyle w:val="figuretoc"/>
        <w:rPr>
          <w:color w:val="auto"/>
          <w:sz w:val="22"/>
          <w:szCs w:val="22"/>
        </w:rPr>
      </w:pPr>
      <w:r w:rsidRPr="00581CAA">
        <w:rPr>
          <w:color w:val="auto"/>
          <w:sz w:val="22"/>
          <w:szCs w:val="22"/>
        </w:rPr>
        <w:t> </w:t>
      </w:r>
    </w:p>
    <w:tbl>
      <w:tblPr>
        <w:tblStyle w:val="TableGrid"/>
        <w:tblW w:w="0" w:type="auto"/>
        <w:tblLook w:val="04A0" w:firstRow="1" w:lastRow="0" w:firstColumn="1" w:lastColumn="0" w:noHBand="0" w:noVBand="1"/>
      </w:tblPr>
      <w:tblGrid>
        <w:gridCol w:w="4410"/>
        <w:gridCol w:w="5166"/>
      </w:tblGrid>
      <w:tr w:rsidR="003578F0" w:rsidRPr="00581CAA" w:rsidTr="000C5EFC">
        <w:tc>
          <w:tcPr>
            <w:tcW w:w="0" w:type="auto"/>
            <w:hideMark/>
          </w:tcPr>
          <w:p w:rsidR="003578F0" w:rsidRPr="00581CAA" w:rsidRDefault="003578F0" w:rsidP="00D07CF4">
            <w:pPr>
              <w:rPr>
                <w:rFonts w:cs="Times New Roman"/>
              </w:rPr>
            </w:pPr>
            <w:r w:rsidRPr="00581CAA">
              <w:rPr>
                <w:rFonts w:cs="Times New Roman"/>
              </w:rPr>
              <w:t>Operating Case Temperature</w:t>
            </w:r>
          </w:p>
        </w:tc>
        <w:tc>
          <w:tcPr>
            <w:tcW w:w="0" w:type="auto"/>
            <w:hideMark/>
          </w:tcPr>
          <w:p w:rsidR="003578F0" w:rsidRPr="00581CAA" w:rsidRDefault="003578F0" w:rsidP="00ED0A3F">
            <w:pPr>
              <w:rPr>
                <w:rFonts w:eastAsia="Times New Roman" w:cs="Times New Roman"/>
                <w:i/>
              </w:rPr>
            </w:pPr>
            <w:r w:rsidRPr="00581CAA">
              <w:rPr>
                <w:rFonts w:eastAsia="Times New Roman" w:cs="Times New Roman"/>
              </w:rPr>
              <w:t>-</w:t>
            </w:r>
            <w:r w:rsidR="00ED0A3F">
              <w:rPr>
                <w:rFonts w:eastAsia="Times New Roman" w:cs="Times New Roman"/>
              </w:rPr>
              <w:t>5</w:t>
            </w:r>
            <w:r w:rsidRPr="00581CAA">
              <w:rPr>
                <w:rFonts w:eastAsia="Times New Roman" w:cs="Times New Roman"/>
              </w:rPr>
              <w:t xml:space="preserve">C to </w:t>
            </w:r>
            <w:r w:rsidR="00ED0A3F">
              <w:rPr>
                <w:rFonts w:eastAsia="Times New Roman" w:cs="Times New Roman"/>
              </w:rPr>
              <w:t>6</w:t>
            </w:r>
            <w:r w:rsidRPr="00581CAA">
              <w:rPr>
                <w:rFonts w:eastAsia="Times New Roman" w:cs="Times New Roman"/>
              </w:rPr>
              <w:t>0˚C</w:t>
            </w:r>
            <w:r w:rsidRPr="00581CAA">
              <w:rPr>
                <w:rFonts w:eastAsia="Times New Roman" w:cs="Times New Roman"/>
                <w:i/>
              </w:rPr>
              <w:t xml:space="preserve"> </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Storage Temperature</w:t>
            </w:r>
          </w:p>
        </w:tc>
        <w:tc>
          <w:tcPr>
            <w:tcW w:w="0" w:type="auto"/>
            <w:hideMark/>
          </w:tcPr>
          <w:p w:rsidR="003578F0" w:rsidRPr="00581CAA" w:rsidRDefault="003578F0" w:rsidP="00D07CF4">
            <w:pPr>
              <w:rPr>
                <w:rFonts w:eastAsia="Times New Roman" w:cs="Times New Roman"/>
              </w:rPr>
            </w:pPr>
            <w:r w:rsidRPr="00581CAA">
              <w:rPr>
                <w:rFonts w:eastAsia="Times New Roman" w:cs="Times New Roman"/>
              </w:rPr>
              <w:t xml:space="preserve">-54°C to 85°C </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Humidity</w:t>
            </w:r>
          </w:p>
        </w:tc>
        <w:tc>
          <w:tcPr>
            <w:tcW w:w="0" w:type="auto"/>
            <w:hideMark/>
          </w:tcPr>
          <w:p w:rsidR="003578F0" w:rsidRPr="00581CAA" w:rsidRDefault="00B02309" w:rsidP="00D07CF4">
            <w:pPr>
              <w:rPr>
                <w:rFonts w:cs="Times New Roman"/>
              </w:rPr>
            </w:pPr>
            <w:r>
              <w:rPr>
                <w:rFonts w:cs="Times New Roman"/>
              </w:rPr>
              <w:t>95% RH non-condensing</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Power Requirements:</w:t>
            </w:r>
          </w:p>
          <w:p w:rsidR="00D07CF4" w:rsidRPr="00581CAA" w:rsidRDefault="003578F0" w:rsidP="00D07CF4">
            <w:pPr>
              <w:ind w:left="720"/>
              <w:rPr>
                <w:rFonts w:cs="Times New Roman"/>
              </w:rPr>
            </w:pPr>
            <w:r w:rsidRPr="00581CAA">
              <w:rPr>
                <w:rFonts w:cs="Times New Roman"/>
              </w:rPr>
              <w:t>AC Adapter Supplied</w:t>
            </w:r>
          </w:p>
          <w:p w:rsidR="003578F0" w:rsidRPr="00581CAA" w:rsidRDefault="003578F0" w:rsidP="00D07CF4">
            <w:pPr>
              <w:ind w:left="720"/>
              <w:rPr>
                <w:rFonts w:cs="Times New Roman"/>
              </w:rPr>
            </w:pPr>
            <w:r w:rsidRPr="00581CAA">
              <w:rPr>
                <w:rFonts w:cs="Times New Roman"/>
              </w:rPr>
              <w:t>DC Voltage</w:t>
            </w:r>
          </w:p>
          <w:p w:rsidR="003578F0" w:rsidRPr="00581CAA" w:rsidRDefault="003578F0" w:rsidP="00D07CF4">
            <w:pPr>
              <w:ind w:left="720"/>
              <w:rPr>
                <w:rFonts w:cs="Times New Roman"/>
              </w:rPr>
            </w:pPr>
            <w:r w:rsidRPr="00581CAA">
              <w:rPr>
                <w:rFonts w:cs="Times New Roman"/>
              </w:rPr>
              <w:t>Typical Power</w:t>
            </w:r>
          </w:p>
          <w:p w:rsidR="00D07CF4" w:rsidRPr="00581CAA" w:rsidRDefault="003578F0" w:rsidP="0012529E">
            <w:pPr>
              <w:ind w:left="720"/>
              <w:rPr>
                <w:rFonts w:cs="Times New Roman"/>
              </w:rPr>
            </w:pPr>
            <w:r w:rsidRPr="00581CAA">
              <w:rPr>
                <w:rFonts w:cs="Times New Roman"/>
              </w:rPr>
              <w:t>Maximum Power</w:t>
            </w:r>
          </w:p>
        </w:tc>
        <w:tc>
          <w:tcPr>
            <w:tcW w:w="0" w:type="auto"/>
            <w:hideMark/>
          </w:tcPr>
          <w:p w:rsidR="00D07CF4" w:rsidRPr="00581CAA" w:rsidRDefault="00D07CF4" w:rsidP="00D07CF4">
            <w:pPr>
              <w:rPr>
                <w:rFonts w:cs="Times New Roman"/>
              </w:rPr>
            </w:pPr>
            <w:r w:rsidRPr="0092609B">
              <w:rPr>
                <w:rFonts w:eastAsia="Times New Roman" w:cs="Times New Roman"/>
                <w:b/>
              </w:rPr>
              <w:t xml:space="preserve"> </w:t>
            </w:r>
          </w:p>
          <w:p w:rsidR="003578F0" w:rsidRPr="00581CAA" w:rsidRDefault="003578F0" w:rsidP="00D07CF4">
            <w:pPr>
              <w:rPr>
                <w:rFonts w:cs="Times New Roman"/>
              </w:rPr>
            </w:pPr>
            <w:r w:rsidRPr="00581CAA">
              <w:rPr>
                <w:rFonts w:cs="Times New Roman"/>
              </w:rPr>
              <w:t>100-240 VAC, 47-63 Hz</w:t>
            </w:r>
          </w:p>
          <w:p w:rsidR="003578F0" w:rsidRPr="00581CAA" w:rsidRDefault="003578F0" w:rsidP="00D07CF4">
            <w:pPr>
              <w:rPr>
                <w:rFonts w:cs="Times New Roman"/>
              </w:rPr>
            </w:pPr>
            <w:r w:rsidRPr="00581CAA">
              <w:rPr>
                <w:rFonts w:cs="Times New Roman"/>
              </w:rPr>
              <w:t>+4</w:t>
            </w:r>
            <w:r w:rsidR="00B02309">
              <w:rPr>
                <w:rFonts w:cs="Times New Roman"/>
              </w:rPr>
              <w:t>.5</w:t>
            </w:r>
            <w:r w:rsidRPr="00581CAA">
              <w:rPr>
                <w:rFonts w:cs="Times New Roman"/>
              </w:rPr>
              <w:t xml:space="preserve"> - </w:t>
            </w:r>
            <w:r w:rsidR="00B02309">
              <w:rPr>
                <w:rFonts w:cs="Times New Roman"/>
              </w:rPr>
              <w:t>16</w:t>
            </w:r>
            <w:r w:rsidRPr="00581CAA">
              <w:rPr>
                <w:rFonts w:cs="Times New Roman"/>
              </w:rPr>
              <w:t xml:space="preserve"> V</w:t>
            </w:r>
          </w:p>
          <w:p w:rsidR="003578F0" w:rsidRPr="00581CAA" w:rsidRDefault="003578F0" w:rsidP="00D07CF4">
            <w:pPr>
              <w:rPr>
                <w:rFonts w:cs="Times New Roman"/>
              </w:rPr>
            </w:pPr>
            <w:r w:rsidRPr="00581CAA">
              <w:rPr>
                <w:rFonts w:cs="Times New Roman"/>
              </w:rPr>
              <w:t>1.</w:t>
            </w:r>
            <w:r w:rsidR="00B02309">
              <w:rPr>
                <w:rFonts w:cs="Times New Roman"/>
              </w:rPr>
              <w:t>5</w:t>
            </w:r>
            <w:r w:rsidRPr="00581CAA">
              <w:rPr>
                <w:rFonts w:cs="Times New Roman"/>
              </w:rPr>
              <w:t xml:space="preserve"> W at 20°C (excluding transients)</w:t>
            </w:r>
          </w:p>
          <w:p w:rsidR="00D07CF4" w:rsidRPr="00581CAA" w:rsidRDefault="003578F0" w:rsidP="00D07CF4">
            <w:pPr>
              <w:rPr>
                <w:rFonts w:cs="Times New Roman"/>
              </w:rPr>
            </w:pPr>
            <w:r w:rsidRPr="00581CAA">
              <w:rPr>
                <w:rFonts w:cs="Times New Roman"/>
              </w:rPr>
              <w:t>&lt;4</w:t>
            </w:r>
            <w:r w:rsidR="00B02309">
              <w:rPr>
                <w:rFonts w:cs="Times New Roman"/>
              </w:rPr>
              <w:t>.25</w:t>
            </w:r>
            <w:r w:rsidRPr="00581CAA">
              <w:rPr>
                <w:rFonts w:cs="Times New Roman"/>
              </w:rPr>
              <w:t xml:space="preserve"> W</w:t>
            </w:r>
          </w:p>
        </w:tc>
      </w:tr>
      <w:tr w:rsidR="0012529E" w:rsidRPr="00581CAA" w:rsidTr="000C5EFC">
        <w:tc>
          <w:tcPr>
            <w:tcW w:w="0" w:type="auto"/>
          </w:tcPr>
          <w:p w:rsidR="0012529E" w:rsidRPr="00581CAA" w:rsidRDefault="0012529E" w:rsidP="00D07CF4">
            <w:pPr>
              <w:rPr>
                <w:rFonts w:cs="Times New Roman"/>
              </w:rPr>
            </w:pPr>
            <w:r w:rsidRPr="00581CAA">
              <w:rPr>
                <w:rFonts w:cs="Times New Roman"/>
              </w:rPr>
              <w:t>I/O Logic levels</w:t>
            </w:r>
          </w:p>
        </w:tc>
        <w:tc>
          <w:tcPr>
            <w:tcW w:w="0" w:type="auto"/>
          </w:tcPr>
          <w:p w:rsidR="0012529E" w:rsidRPr="00581CAA" w:rsidRDefault="0012529E" w:rsidP="00D07CF4">
            <w:pPr>
              <w:rPr>
                <w:rFonts w:cs="Times New Roman"/>
              </w:rPr>
            </w:pPr>
            <w:r w:rsidRPr="00581CAA">
              <w:rPr>
                <w:rFonts w:cs="Times New Roman"/>
              </w:rPr>
              <w:t>3.3 V CMOS Logic compliant</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Functional Shock, Thermal Shock, Random Vibration</w:t>
            </w:r>
          </w:p>
        </w:tc>
        <w:tc>
          <w:tcPr>
            <w:tcW w:w="0" w:type="auto"/>
            <w:hideMark/>
          </w:tcPr>
          <w:p w:rsidR="003578F0" w:rsidRPr="00581CAA" w:rsidRDefault="003578F0" w:rsidP="00D07CF4">
            <w:pPr>
              <w:rPr>
                <w:rFonts w:cs="Times New Roman"/>
              </w:rPr>
            </w:pPr>
            <w:r w:rsidRPr="00581CAA">
              <w:rPr>
                <w:rFonts w:cs="Times New Roman"/>
              </w:rPr>
              <w:t>MIL-STD-810G compliant design</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Conducted &amp; Radiated Emissions</w:t>
            </w:r>
          </w:p>
        </w:tc>
        <w:tc>
          <w:tcPr>
            <w:tcW w:w="0" w:type="auto"/>
            <w:hideMark/>
          </w:tcPr>
          <w:p w:rsidR="00936F69" w:rsidRDefault="00936F69" w:rsidP="00936F69">
            <w:pPr>
              <w:rPr>
                <w:rFonts w:cs="Times New Roman"/>
              </w:rPr>
            </w:pPr>
            <w:r>
              <w:rPr>
                <w:rFonts w:cs="Times New Roman"/>
              </w:rPr>
              <w:t>FCC CFR 47, Part 15, Conducted Emission</w:t>
            </w:r>
          </w:p>
          <w:p w:rsidR="00936F69" w:rsidRDefault="00936F69" w:rsidP="00936F69">
            <w:pPr>
              <w:rPr>
                <w:rFonts w:cs="Times New Roman"/>
              </w:rPr>
            </w:pPr>
            <w:r>
              <w:rPr>
                <w:rFonts w:cs="Times New Roman"/>
              </w:rPr>
              <w:t>FCC CFR 47, Part 15, Radiated Emission</w:t>
            </w:r>
          </w:p>
          <w:p w:rsidR="00936F69" w:rsidRDefault="00936F69" w:rsidP="00936F69">
            <w:pPr>
              <w:rPr>
                <w:rFonts w:cs="Times New Roman"/>
              </w:rPr>
            </w:pPr>
            <w:r>
              <w:rPr>
                <w:rFonts w:cs="Times New Roman"/>
              </w:rPr>
              <w:t>MIL-STD-461F, CE102</w:t>
            </w:r>
          </w:p>
          <w:p w:rsidR="003578F0" w:rsidRPr="00581CAA" w:rsidRDefault="00936F69" w:rsidP="00936F69">
            <w:pPr>
              <w:rPr>
                <w:rFonts w:cs="Times New Roman"/>
              </w:rPr>
            </w:pPr>
            <w:r>
              <w:rPr>
                <w:rFonts w:cs="Times New Roman"/>
              </w:rPr>
              <w:t>MIL-STD-461F, RE102</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Mean Time Between Failure</w:t>
            </w:r>
          </w:p>
        </w:tc>
        <w:tc>
          <w:tcPr>
            <w:tcW w:w="0" w:type="auto"/>
            <w:hideMark/>
          </w:tcPr>
          <w:p w:rsidR="003578F0" w:rsidRPr="00581CAA" w:rsidRDefault="00711F52" w:rsidP="00D07CF4">
            <w:pPr>
              <w:rPr>
                <w:rFonts w:cs="Times New Roman"/>
              </w:rPr>
            </w:pPr>
            <w:r w:rsidRPr="007E13B3">
              <w:rPr>
                <w:rFonts w:eastAsia="Times New Roman" w:cs="Times New Roman"/>
                <w:szCs w:val="24"/>
              </w:rPr>
              <w:t>≥ 10,000 h</w:t>
            </w:r>
            <w:r>
              <w:rPr>
                <w:rFonts w:eastAsia="Times New Roman" w:cs="Times New Roman"/>
                <w:szCs w:val="24"/>
              </w:rPr>
              <w:t xml:space="preserve">ours per MIL-HDBK-217F </w:t>
            </w:r>
            <w:r w:rsidRPr="007E13B3">
              <w:rPr>
                <w:rFonts w:eastAsia="Times New Roman" w:cs="Times New Roman"/>
                <w:szCs w:val="24"/>
              </w:rPr>
              <w:t>with VITA51.1 supplement</w:t>
            </w:r>
          </w:p>
        </w:tc>
      </w:tr>
      <w:tr w:rsidR="003578F0" w:rsidRPr="00581CAA" w:rsidTr="000C5EFC">
        <w:tc>
          <w:tcPr>
            <w:tcW w:w="0" w:type="auto"/>
            <w:hideMark/>
          </w:tcPr>
          <w:p w:rsidR="003578F0" w:rsidRPr="00581CAA" w:rsidRDefault="003578F0" w:rsidP="00D07CF4">
            <w:pPr>
              <w:rPr>
                <w:rFonts w:cs="Times New Roman"/>
              </w:rPr>
            </w:pPr>
            <w:r w:rsidRPr="00581CAA">
              <w:rPr>
                <w:rFonts w:cs="Times New Roman"/>
              </w:rPr>
              <w:t>Fungus-Inert Material</w:t>
            </w:r>
          </w:p>
        </w:tc>
        <w:tc>
          <w:tcPr>
            <w:tcW w:w="0" w:type="auto"/>
            <w:hideMark/>
          </w:tcPr>
          <w:p w:rsidR="003578F0" w:rsidRPr="00581CAA" w:rsidRDefault="003578F0" w:rsidP="00D07CF4">
            <w:pPr>
              <w:rPr>
                <w:rFonts w:cs="Times New Roman"/>
              </w:rPr>
            </w:pPr>
            <w:r w:rsidRPr="00581CAA">
              <w:rPr>
                <w:rFonts w:cs="Times New Roman"/>
              </w:rPr>
              <w:t>Yes</w:t>
            </w:r>
          </w:p>
        </w:tc>
      </w:tr>
    </w:tbl>
    <w:p w:rsidR="00C76AD4" w:rsidRPr="00581CAA" w:rsidRDefault="00C76AD4" w:rsidP="003578F0">
      <w:pPr>
        <w:pStyle w:val="figuretoc"/>
        <w:rPr>
          <w:color w:val="auto"/>
          <w:sz w:val="22"/>
          <w:szCs w:val="22"/>
        </w:rPr>
      </w:pPr>
    </w:p>
    <w:p w:rsidR="003578F0" w:rsidRPr="00581CAA" w:rsidRDefault="003578F0" w:rsidP="003578F0">
      <w:pPr>
        <w:pStyle w:val="figuretoc"/>
        <w:rPr>
          <w:color w:val="auto"/>
          <w:sz w:val="22"/>
          <w:szCs w:val="22"/>
        </w:rPr>
      </w:pPr>
    </w:p>
    <w:p w:rsidR="003578F0" w:rsidRDefault="003578F0" w:rsidP="008C36B0">
      <w:pPr>
        <w:pStyle w:val="listlevel2"/>
      </w:pPr>
      <w:bookmarkStart w:id="3165" w:name="_Toc384312344"/>
      <w:bookmarkStart w:id="3166" w:name="_Toc459650009"/>
      <w:r w:rsidRPr="00581CAA">
        <w:lastRenderedPageBreak/>
        <w:t>Electro-Optic Performance Specifications</w:t>
      </w:r>
      <w:bookmarkEnd w:id="3165"/>
      <w:bookmarkEnd w:id="3166"/>
    </w:p>
    <w:tbl>
      <w:tblPr>
        <w:tblStyle w:val="TableGrid"/>
        <w:tblW w:w="0" w:type="auto"/>
        <w:tblLook w:val="04A0" w:firstRow="1" w:lastRow="0" w:firstColumn="1" w:lastColumn="0" w:noHBand="0" w:noVBand="1"/>
      </w:tblPr>
      <w:tblGrid>
        <w:gridCol w:w="4788"/>
        <w:gridCol w:w="2394"/>
        <w:gridCol w:w="2394"/>
      </w:tblGrid>
      <w:tr w:rsidR="00711F52" w:rsidTr="00711F52">
        <w:tc>
          <w:tcPr>
            <w:tcW w:w="4788" w:type="dxa"/>
          </w:tcPr>
          <w:p w:rsidR="00711F52" w:rsidRDefault="00711F52" w:rsidP="000C5EFC">
            <w:r>
              <w:t>Optical Fill Factor</w:t>
            </w:r>
          </w:p>
        </w:tc>
        <w:tc>
          <w:tcPr>
            <w:tcW w:w="4788" w:type="dxa"/>
            <w:gridSpan w:val="2"/>
          </w:tcPr>
          <w:p w:rsidR="00711F52" w:rsidRDefault="00711F52" w:rsidP="000C5EFC">
            <w:r>
              <w:t>100%</w:t>
            </w:r>
          </w:p>
        </w:tc>
      </w:tr>
      <w:tr w:rsidR="00711F52" w:rsidTr="00711F52">
        <w:tc>
          <w:tcPr>
            <w:tcW w:w="4788" w:type="dxa"/>
          </w:tcPr>
          <w:p w:rsidR="00711F52" w:rsidRDefault="00711F52" w:rsidP="000C5EFC">
            <w:r>
              <w:t>Spectral Response</w:t>
            </w:r>
          </w:p>
        </w:tc>
        <w:tc>
          <w:tcPr>
            <w:tcW w:w="4788" w:type="dxa"/>
            <w:gridSpan w:val="2"/>
          </w:tcPr>
          <w:p w:rsidR="00711F52" w:rsidDel="008750DE" w:rsidRDefault="00711F52" w:rsidP="000C5EFC">
            <w:pPr>
              <w:rPr>
                <w:del w:id="3167" w:author="Dvonch, Curt               UTAS" w:date="2018-09-10T12:14:00Z"/>
              </w:rPr>
            </w:pPr>
            <w:r>
              <w:t>900 nm to 1700 nm (SWIR)</w:t>
            </w:r>
          </w:p>
          <w:p w:rsidR="00711F52" w:rsidRDefault="00711F52" w:rsidP="000C5EFC">
            <w:del w:id="3168" w:author="Dvonch, Curt               UTAS" w:date="2018-09-10T12:14:00Z">
              <w:r w:rsidDel="008750DE">
                <w:delText>700 nm to 1700 nm (NIR)</w:delText>
              </w:r>
            </w:del>
          </w:p>
        </w:tc>
      </w:tr>
      <w:tr w:rsidR="00711F52" w:rsidTr="00711F52">
        <w:tc>
          <w:tcPr>
            <w:tcW w:w="4788" w:type="dxa"/>
          </w:tcPr>
          <w:p w:rsidR="00711F52" w:rsidRDefault="00711F52" w:rsidP="000C5EFC">
            <w:r>
              <w:t>Quantum Efficiency</w:t>
            </w:r>
          </w:p>
        </w:tc>
        <w:tc>
          <w:tcPr>
            <w:tcW w:w="4788" w:type="dxa"/>
            <w:gridSpan w:val="2"/>
          </w:tcPr>
          <w:p w:rsidR="00711F52" w:rsidRDefault="00385EC3" w:rsidP="000C5EFC">
            <w:r>
              <w:rPr>
                <w:rFonts w:cs="Times New Roman"/>
              </w:rPr>
              <w:t>≥</w:t>
            </w:r>
            <w:r>
              <w:t>65% from 1000 nm to 1600 nm</w:t>
            </w:r>
          </w:p>
        </w:tc>
      </w:tr>
      <w:tr w:rsidR="00385EC3" w:rsidTr="00E91975">
        <w:tc>
          <w:tcPr>
            <w:tcW w:w="4788" w:type="dxa"/>
          </w:tcPr>
          <w:p w:rsidR="00385EC3" w:rsidRDefault="00385EC3" w:rsidP="000C5EFC">
            <w:r>
              <w:t>Digital Output Frame Rate</w:t>
            </w:r>
          </w:p>
        </w:tc>
        <w:tc>
          <w:tcPr>
            <w:tcW w:w="2394" w:type="dxa"/>
          </w:tcPr>
          <w:p w:rsidR="00385EC3" w:rsidRDefault="00385EC3" w:rsidP="00711F52">
            <w:r>
              <w:t>30 fps</w:t>
            </w:r>
          </w:p>
        </w:tc>
        <w:tc>
          <w:tcPr>
            <w:tcW w:w="2394" w:type="dxa"/>
          </w:tcPr>
          <w:p w:rsidR="00385EC3" w:rsidRDefault="00385EC3" w:rsidP="000C5EFC">
            <w:r>
              <w:t>60 fps</w:t>
            </w:r>
          </w:p>
        </w:tc>
      </w:tr>
      <w:tr w:rsidR="00385EC3" w:rsidTr="00E91975">
        <w:tc>
          <w:tcPr>
            <w:tcW w:w="4788" w:type="dxa"/>
          </w:tcPr>
          <w:p w:rsidR="00385EC3" w:rsidRDefault="00385EC3" w:rsidP="000C5EFC">
            <w:r>
              <w:t xml:space="preserve">Mean Detectivity, D* </w:t>
            </w:r>
            <w:r>
              <w:rPr>
                <w:vertAlign w:val="superscript"/>
              </w:rPr>
              <w:t>1</w:t>
            </w:r>
            <m:oMath>
              <m:r>
                <w:rPr>
                  <w:rFonts w:ascii="Cambria Math" w:hAnsi="Cambria Math"/>
                </w:rPr>
                <m:t>(cm∙</m:t>
              </m:r>
              <m:rad>
                <m:radPr>
                  <m:degHide m:val="1"/>
                  <m:ctrlPr>
                    <w:rPr>
                      <w:rFonts w:ascii="Cambria Math" w:hAnsi="Cambria Math"/>
                      <w:i/>
                    </w:rPr>
                  </m:ctrlPr>
                </m:radPr>
                <m:deg/>
                <m:e>
                  <m:r>
                    <w:rPr>
                      <w:rFonts w:ascii="Cambria Math" w:hAnsi="Cambria Math"/>
                    </w:rPr>
                    <m:t>Hz</m:t>
                  </m:r>
                </m:e>
              </m:rad>
              <m:r>
                <w:rPr>
                  <w:rFonts w:ascii="Cambria Math" w:hAnsi="Cambria Math"/>
                </w:rPr>
                <m:t>/W)</m:t>
              </m:r>
            </m:oMath>
          </w:p>
        </w:tc>
        <w:tc>
          <w:tcPr>
            <w:tcW w:w="2394" w:type="dxa"/>
          </w:tcPr>
          <w:p w:rsidR="00385EC3" w:rsidRDefault="00385EC3" w:rsidP="00711F52">
            <w:r>
              <w:rPr>
                <w:rFonts w:eastAsia="Times New Roman" w:cs="Times New Roman"/>
                <w:szCs w:val="24"/>
              </w:rPr>
              <w:t>≥ 2.5 x10</w:t>
            </w:r>
            <w:r>
              <w:rPr>
                <w:rFonts w:eastAsia="Times New Roman" w:cs="Times New Roman"/>
                <w:szCs w:val="24"/>
                <w:vertAlign w:val="superscript"/>
              </w:rPr>
              <w:t>13</w:t>
            </w:r>
          </w:p>
        </w:tc>
        <w:tc>
          <w:tcPr>
            <w:tcW w:w="2394" w:type="dxa"/>
          </w:tcPr>
          <w:p w:rsidR="00385EC3" w:rsidRDefault="00385EC3" w:rsidP="000C5EFC">
            <w:r>
              <w:rPr>
                <w:rFonts w:eastAsia="Times New Roman" w:cs="Times New Roman"/>
                <w:szCs w:val="24"/>
              </w:rPr>
              <w:t>≥ 2.8 x10</w:t>
            </w:r>
            <w:r>
              <w:rPr>
                <w:rFonts w:eastAsia="Times New Roman" w:cs="Times New Roman"/>
                <w:szCs w:val="24"/>
                <w:vertAlign w:val="superscript"/>
              </w:rPr>
              <w:t>13</w:t>
            </w:r>
          </w:p>
        </w:tc>
      </w:tr>
      <w:tr w:rsidR="00831ECE" w:rsidTr="00E91975">
        <w:tc>
          <w:tcPr>
            <w:tcW w:w="4788" w:type="dxa"/>
          </w:tcPr>
          <w:p w:rsidR="00831ECE" w:rsidRPr="00AB1856" w:rsidRDefault="00831ECE" w:rsidP="000C5EFC">
            <w:r>
              <w:t xml:space="preserve">Noise Equivalent Irradiance </w:t>
            </w:r>
            <w:r>
              <w:rPr>
                <w:vertAlign w:val="superscript"/>
              </w:rPr>
              <w:t>1</w:t>
            </w:r>
            <w:r>
              <w:t xml:space="preserve"> (photons/cm</w:t>
            </w:r>
            <w:r>
              <w:rPr>
                <w:vertAlign w:val="superscript"/>
              </w:rPr>
              <w:t>2</w:t>
            </w:r>
            <w:r>
              <w:t>/s)</w:t>
            </w:r>
          </w:p>
        </w:tc>
        <w:tc>
          <w:tcPr>
            <w:tcW w:w="2394" w:type="dxa"/>
          </w:tcPr>
          <w:p w:rsidR="00831ECE" w:rsidRDefault="00831ECE" w:rsidP="00711F52">
            <w:r>
              <w:rPr>
                <w:rFonts w:eastAsia="Times New Roman" w:cs="Times New Roman"/>
                <w:szCs w:val="24"/>
              </w:rPr>
              <w:t>≤ 9.7 x10</w:t>
            </w:r>
            <w:r>
              <w:rPr>
                <w:rFonts w:eastAsia="Times New Roman" w:cs="Times New Roman"/>
                <w:szCs w:val="24"/>
                <w:vertAlign w:val="superscript"/>
              </w:rPr>
              <w:t>8</w:t>
            </w:r>
          </w:p>
        </w:tc>
        <w:tc>
          <w:tcPr>
            <w:tcW w:w="2394" w:type="dxa"/>
          </w:tcPr>
          <w:p w:rsidR="00831ECE" w:rsidRDefault="00831ECE" w:rsidP="000C5EFC">
            <w:r>
              <w:rPr>
                <w:rFonts w:eastAsia="Times New Roman" w:cs="Times New Roman"/>
                <w:szCs w:val="24"/>
              </w:rPr>
              <w:t>≤ 1.2 x10</w:t>
            </w:r>
            <w:r>
              <w:rPr>
                <w:rFonts w:eastAsia="Times New Roman" w:cs="Times New Roman"/>
                <w:szCs w:val="24"/>
                <w:vertAlign w:val="superscript"/>
              </w:rPr>
              <w:t>9</w:t>
            </w:r>
          </w:p>
        </w:tc>
      </w:tr>
      <w:tr w:rsidR="00831ECE" w:rsidTr="00E91975">
        <w:tc>
          <w:tcPr>
            <w:tcW w:w="4788" w:type="dxa"/>
          </w:tcPr>
          <w:p w:rsidR="00831ECE" w:rsidRPr="00AB1856" w:rsidRDefault="00831ECE" w:rsidP="000C5EFC">
            <w:r>
              <w:t xml:space="preserve">Noise (RMS) </w:t>
            </w:r>
            <w:r>
              <w:rPr>
                <w:vertAlign w:val="superscript"/>
              </w:rPr>
              <w:t>1</w:t>
            </w:r>
          </w:p>
        </w:tc>
        <w:tc>
          <w:tcPr>
            <w:tcW w:w="2394" w:type="dxa"/>
          </w:tcPr>
          <w:p w:rsidR="00831ECE" w:rsidRDefault="00AB1856" w:rsidP="00711F52">
            <w:r>
              <w:rPr>
                <w:rFonts w:eastAsia="Times New Roman" w:cs="Times New Roman"/>
                <w:szCs w:val="24"/>
              </w:rPr>
              <w:t>≤ 35 electrons</w:t>
            </w:r>
          </w:p>
        </w:tc>
        <w:tc>
          <w:tcPr>
            <w:tcW w:w="2394" w:type="dxa"/>
          </w:tcPr>
          <w:p w:rsidR="00831ECE" w:rsidRDefault="00AB1856" w:rsidP="000C5EFC">
            <w:r>
              <w:rPr>
                <w:rFonts w:eastAsia="Times New Roman" w:cs="Times New Roman"/>
                <w:szCs w:val="24"/>
              </w:rPr>
              <w:t>≤ 25 electrons</w:t>
            </w:r>
          </w:p>
        </w:tc>
      </w:tr>
      <w:tr w:rsidR="00AB1856" w:rsidTr="00B30EB8">
        <w:tc>
          <w:tcPr>
            <w:tcW w:w="4788" w:type="dxa"/>
          </w:tcPr>
          <w:p w:rsidR="00AB1856" w:rsidRPr="00AB1856" w:rsidRDefault="00AB1856" w:rsidP="000C5EFC">
            <w:r>
              <w:t xml:space="preserve">Dynamic Range High Gain </w:t>
            </w:r>
            <w:r>
              <w:rPr>
                <w:vertAlign w:val="superscript"/>
              </w:rPr>
              <w:t>1</w:t>
            </w:r>
          </w:p>
        </w:tc>
        <w:tc>
          <w:tcPr>
            <w:tcW w:w="2394" w:type="dxa"/>
          </w:tcPr>
          <w:p w:rsidR="00AB1856" w:rsidRDefault="00AB1856" w:rsidP="00711F52">
            <w:r>
              <w:rPr>
                <w:rFonts w:eastAsia="Times New Roman" w:cs="Times New Roman"/>
                <w:szCs w:val="24"/>
              </w:rPr>
              <w:t xml:space="preserve">≥ </w:t>
            </w:r>
            <w:r>
              <w:t>800:1</w:t>
            </w:r>
          </w:p>
        </w:tc>
        <w:tc>
          <w:tcPr>
            <w:tcW w:w="2394" w:type="dxa"/>
          </w:tcPr>
          <w:p w:rsidR="00AB1856" w:rsidRDefault="00AB1856" w:rsidP="000C5EFC">
            <w:r>
              <w:rPr>
                <w:rFonts w:eastAsia="Times New Roman" w:cs="Times New Roman"/>
                <w:szCs w:val="24"/>
              </w:rPr>
              <w:t>≥ 1100:1</w:t>
            </w:r>
          </w:p>
        </w:tc>
      </w:tr>
      <w:tr w:rsidR="00AB1856" w:rsidTr="00B30EB8">
        <w:tc>
          <w:tcPr>
            <w:tcW w:w="4788" w:type="dxa"/>
          </w:tcPr>
          <w:p w:rsidR="00AB1856" w:rsidRPr="00AB1856" w:rsidRDefault="00AB1856" w:rsidP="00711F52">
            <w:r>
              <w:t xml:space="preserve">Dynamic Range Low Gain </w:t>
            </w:r>
            <w:r>
              <w:rPr>
                <w:vertAlign w:val="superscript"/>
              </w:rPr>
              <w:t>1</w:t>
            </w:r>
          </w:p>
        </w:tc>
        <w:tc>
          <w:tcPr>
            <w:tcW w:w="2394" w:type="dxa"/>
          </w:tcPr>
          <w:p w:rsidR="00AB1856" w:rsidRDefault="00AB1856" w:rsidP="00ED0A3F">
            <w:r>
              <w:rPr>
                <w:rFonts w:eastAsia="Times New Roman" w:cs="Times New Roman"/>
                <w:szCs w:val="24"/>
              </w:rPr>
              <w:t xml:space="preserve">≥ </w:t>
            </w:r>
            <w:r w:rsidR="00ED0A3F">
              <w:rPr>
                <w:rFonts w:eastAsia="Times New Roman" w:cs="Times New Roman"/>
                <w:szCs w:val="24"/>
              </w:rPr>
              <w:t>17</w:t>
            </w:r>
            <w:r>
              <w:rPr>
                <w:rFonts w:eastAsia="Times New Roman" w:cs="Times New Roman"/>
                <w:szCs w:val="24"/>
              </w:rPr>
              <w:t>00:1</w:t>
            </w:r>
          </w:p>
        </w:tc>
        <w:tc>
          <w:tcPr>
            <w:tcW w:w="2394" w:type="dxa"/>
          </w:tcPr>
          <w:p w:rsidR="00AB1856" w:rsidRDefault="00AB1856" w:rsidP="00711F52">
            <w:r>
              <w:rPr>
                <w:rFonts w:eastAsia="Times New Roman" w:cs="Times New Roman"/>
                <w:szCs w:val="24"/>
              </w:rPr>
              <w:t>≥</w:t>
            </w:r>
            <w:commentRangeStart w:id="3169"/>
            <w:r>
              <w:rPr>
                <w:rFonts w:eastAsia="Times New Roman" w:cs="Times New Roman"/>
                <w:szCs w:val="24"/>
              </w:rPr>
              <w:t xml:space="preserve"> 2500:1</w:t>
            </w:r>
            <w:commentRangeEnd w:id="3169"/>
            <w:r w:rsidR="00ED0A3F">
              <w:rPr>
                <w:rStyle w:val="CommentReference"/>
              </w:rPr>
              <w:commentReference w:id="3169"/>
            </w:r>
          </w:p>
        </w:tc>
      </w:tr>
      <w:tr w:rsidR="00AB1856" w:rsidTr="00B30EB8">
        <w:tc>
          <w:tcPr>
            <w:tcW w:w="4788" w:type="dxa"/>
          </w:tcPr>
          <w:p w:rsidR="00AB1856" w:rsidRPr="00AB1856" w:rsidRDefault="00AB1856" w:rsidP="00711F52">
            <w:r>
              <w:t xml:space="preserve">Operability </w:t>
            </w:r>
            <w:r>
              <w:rPr>
                <w:vertAlign w:val="superscript"/>
              </w:rPr>
              <w:t>2</w:t>
            </w:r>
          </w:p>
        </w:tc>
        <w:tc>
          <w:tcPr>
            <w:tcW w:w="4788" w:type="dxa"/>
            <w:gridSpan w:val="2"/>
          </w:tcPr>
          <w:p w:rsidR="00AB1856" w:rsidRDefault="00AB1856" w:rsidP="00711F52">
            <w:pPr>
              <w:rPr>
                <w:rFonts w:eastAsia="Times New Roman" w:cs="Times New Roman"/>
                <w:szCs w:val="24"/>
              </w:rPr>
            </w:pPr>
            <w:r>
              <w:rPr>
                <w:rFonts w:eastAsia="Times New Roman" w:cs="Times New Roman"/>
                <w:szCs w:val="24"/>
              </w:rPr>
              <w:t>≥ 99%</w:t>
            </w:r>
          </w:p>
        </w:tc>
      </w:tr>
      <w:tr w:rsidR="00AB1856" w:rsidTr="00B30EB8">
        <w:tc>
          <w:tcPr>
            <w:tcW w:w="4788" w:type="dxa"/>
          </w:tcPr>
          <w:p w:rsidR="00AB1856" w:rsidRDefault="00AB1856" w:rsidP="00711F52">
            <w:r>
              <w:t>Image Correction</w:t>
            </w:r>
          </w:p>
        </w:tc>
        <w:tc>
          <w:tcPr>
            <w:tcW w:w="4788" w:type="dxa"/>
            <w:gridSpan w:val="2"/>
          </w:tcPr>
          <w:p w:rsidR="00AB1856" w:rsidRDefault="00AB1856" w:rsidP="00711F52">
            <w:pPr>
              <w:rPr>
                <w:rFonts w:eastAsia="Times New Roman" w:cs="Times New Roman"/>
                <w:szCs w:val="24"/>
              </w:rPr>
            </w:pPr>
            <w:r>
              <w:rPr>
                <w:rFonts w:eastAsia="Times New Roman" w:cs="Times New Roman"/>
                <w:szCs w:val="24"/>
              </w:rPr>
              <w:t>Sensors Unlimited non-uniformity corrections</w:t>
            </w:r>
          </w:p>
        </w:tc>
      </w:tr>
      <w:tr w:rsidR="00AB1856" w:rsidTr="00B30EB8">
        <w:tc>
          <w:tcPr>
            <w:tcW w:w="4788" w:type="dxa"/>
          </w:tcPr>
          <w:p w:rsidR="00AB1856" w:rsidRDefault="00AB1856" w:rsidP="00711F52">
            <w:r>
              <w:t>Scan Mode</w:t>
            </w:r>
          </w:p>
        </w:tc>
        <w:tc>
          <w:tcPr>
            <w:tcW w:w="4788" w:type="dxa"/>
            <w:gridSpan w:val="2"/>
          </w:tcPr>
          <w:p w:rsidR="00AB1856" w:rsidRDefault="00AB1856" w:rsidP="00711F52">
            <w:pPr>
              <w:rPr>
                <w:rFonts w:eastAsia="Times New Roman" w:cs="Times New Roman"/>
                <w:szCs w:val="24"/>
              </w:rPr>
            </w:pPr>
            <w:r>
              <w:rPr>
                <w:rFonts w:eastAsia="Times New Roman" w:cs="Times New Roman"/>
                <w:szCs w:val="24"/>
              </w:rPr>
              <w:t>Continuous</w:t>
            </w:r>
          </w:p>
        </w:tc>
      </w:tr>
    </w:tbl>
    <w:p w:rsidR="00AB1856" w:rsidRPr="00203F03" w:rsidRDefault="00AB1856" w:rsidP="000C5EFC">
      <w:pPr>
        <w:spacing w:after="200"/>
      </w:pPr>
      <w:r w:rsidRPr="00674F8A">
        <w:rPr>
          <w:vertAlign w:val="superscript"/>
        </w:rPr>
        <w:t>1</w:t>
      </w:r>
      <w:r w:rsidRPr="00674F8A">
        <w:t xml:space="preserve"> typical, λ =1550 nm, exposure time = 33 ms</w:t>
      </w:r>
      <w:r>
        <w:t xml:space="preserve"> (30FPS) / 16.</w:t>
      </w:r>
      <w:r w:rsidR="00927D02">
        <w:t>67</w:t>
      </w:r>
      <w:r>
        <w:t xml:space="preserve"> ms (60FPS)</w:t>
      </w:r>
      <w:r w:rsidRPr="00674F8A">
        <w:t xml:space="preserve">, case temperature = 20°C, highest sensitivity gain setting, no lens, </w:t>
      </w:r>
      <w:r w:rsidRPr="00203F03">
        <w:t>corrections off, 1x digital gain, with AGC, enhancement, and correction off.</w:t>
      </w:r>
    </w:p>
    <w:p w:rsidR="003578F0" w:rsidRPr="00581CAA" w:rsidRDefault="00AB1856" w:rsidP="000C5EFC">
      <w:r w:rsidRPr="00203F03">
        <w:rPr>
          <w:vertAlign w:val="superscript"/>
        </w:rPr>
        <w:t>2</w:t>
      </w:r>
      <w:r w:rsidRPr="00203F03">
        <w:t xml:space="preserve"> The percentage of pixels with </w:t>
      </w:r>
      <w:r w:rsidR="00C20364">
        <w:t>r</w:t>
      </w:r>
      <w:r w:rsidRPr="00203F03">
        <w:t>esponsivity deviation less than 35% from the mean.</w:t>
      </w:r>
    </w:p>
    <w:p w:rsidR="00C76AD4" w:rsidRPr="00581CAA" w:rsidRDefault="00C76AD4" w:rsidP="003578F0">
      <w:pPr>
        <w:pStyle w:val="figuretoc"/>
        <w:rPr>
          <w:color w:val="auto"/>
          <w:sz w:val="22"/>
          <w:szCs w:val="22"/>
        </w:rPr>
      </w:pPr>
    </w:p>
    <w:p w:rsidR="003578F0" w:rsidRPr="00581CAA" w:rsidRDefault="003578F0" w:rsidP="008C36B0">
      <w:pPr>
        <w:pStyle w:val="Listlevel1"/>
      </w:pPr>
      <w:bookmarkStart w:id="3170" w:name="_Toc384312345"/>
      <w:bookmarkStart w:id="3171" w:name="_Toc459650010"/>
      <w:r w:rsidRPr="00581CAA">
        <w:lastRenderedPageBreak/>
        <w:t>Product Support</w:t>
      </w:r>
      <w:bookmarkEnd w:id="3170"/>
      <w:bookmarkEnd w:id="3171"/>
    </w:p>
    <w:p w:rsidR="003578F0" w:rsidRPr="00581CAA" w:rsidRDefault="003578F0" w:rsidP="003578F0">
      <w:pPr>
        <w:pStyle w:val="Heading3"/>
        <w:rPr>
          <w:sz w:val="22"/>
          <w:szCs w:val="22"/>
        </w:rPr>
      </w:pPr>
      <w:bookmarkStart w:id="3172" w:name="_Toc384312346"/>
      <w:bookmarkStart w:id="3173" w:name="_Toc390770603"/>
      <w:bookmarkStart w:id="3174" w:name="_Toc459650011"/>
      <w:r w:rsidRPr="00581CAA">
        <w:rPr>
          <w:sz w:val="22"/>
          <w:szCs w:val="22"/>
        </w:rPr>
        <w:t>Common Problems and Solutions</w:t>
      </w:r>
      <w:bookmarkEnd w:id="3172"/>
      <w:bookmarkEnd w:id="3173"/>
      <w:bookmarkEnd w:id="3174"/>
    </w:p>
    <w:p w:rsidR="003578F0" w:rsidRPr="00581CAA" w:rsidRDefault="003578F0" w:rsidP="003578F0">
      <w:pPr>
        <w:pStyle w:val="figuretoc"/>
        <w:rPr>
          <w:color w:val="auto"/>
          <w:sz w:val="22"/>
          <w:szCs w:val="22"/>
        </w:rPr>
      </w:pPr>
      <w:r w:rsidRPr="00581CAA">
        <w:rPr>
          <w:color w:val="auto"/>
          <w:sz w:val="22"/>
          <w:szCs w:val="22"/>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2376"/>
        <w:gridCol w:w="4642"/>
      </w:tblGrid>
      <w:tr w:rsidR="003578F0" w:rsidRPr="00581CAA" w:rsidTr="00D07CF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578F0" w:rsidRPr="00674F8A" w:rsidRDefault="003578F0" w:rsidP="00D07CF4">
            <w:pPr>
              <w:rPr>
                <w:rFonts w:cs="Times New Roman"/>
                <w:b/>
                <w:bCs/>
              </w:rPr>
            </w:pPr>
            <w:r w:rsidRPr="00674F8A">
              <w:rPr>
                <w:rFonts w:cs="Times New Roman"/>
                <w:b/>
                <w:bCs/>
              </w:rPr>
              <w:t>Problem</w:t>
            </w:r>
          </w:p>
        </w:tc>
        <w:tc>
          <w:tcPr>
            <w:tcW w:w="0" w:type="auto"/>
            <w:tcBorders>
              <w:top w:val="outset" w:sz="6" w:space="0" w:color="auto"/>
              <w:left w:val="outset" w:sz="6" w:space="0" w:color="auto"/>
              <w:bottom w:val="outset" w:sz="6" w:space="0" w:color="auto"/>
              <w:right w:val="outset" w:sz="6" w:space="0" w:color="auto"/>
            </w:tcBorders>
            <w:hideMark/>
          </w:tcPr>
          <w:p w:rsidR="003578F0" w:rsidRPr="00203F03" w:rsidRDefault="003578F0" w:rsidP="00D07CF4">
            <w:pPr>
              <w:rPr>
                <w:rFonts w:cs="Times New Roman"/>
                <w:b/>
                <w:bCs/>
              </w:rPr>
            </w:pPr>
            <w:r w:rsidRPr="00203F03">
              <w:rPr>
                <w:rFonts w:cs="Times New Roman"/>
                <w:b/>
                <w:bCs/>
              </w:rPr>
              <w:t>Possible Causes</w:t>
            </w:r>
          </w:p>
        </w:tc>
        <w:tc>
          <w:tcPr>
            <w:tcW w:w="0" w:type="auto"/>
            <w:tcBorders>
              <w:top w:val="outset" w:sz="6" w:space="0" w:color="auto"/>
              <w:left w:val="outset" w:sz="6" w:space="0" w:color="auto"/>
              <w:bottom w:val="outset" w:sz="6" w:space="0" w:color="auto"/>
              <w:right w:val="outset" w:sz="6" w:space="0" w:color="auto"/>
            </w:tcBorders>
            <w:hideMark/>
          </w:tcPr>
          <w:p w:rsidR="003578F0" w:rsidRPr="00203F03" w:rsidRDefault="003578F0" w:rsidP="00D07CF4">
            <w:pPr>
              <w:rPr>
                <w:rFonts w:cs="Times New Roman"/>
                <w:b/>
                <w:bCs/>
              </w:rPr>
            </w:pPr>
            <w:r w:rsidRPr="00203F03">
              <w:rPr>
                <w:rFonts w:cs="Times New Roman"/>
                <w:b/>
                <w:bCs/>
              </w:rPr>
              <w:t>Solution</w:t>
            </w:r>
          </w:p>
        </w:tc>
      </w:tr>
      <w:tr w:rsidR="003578F0" w:rsidRPr="00581CAA" w:rsidTr="00D07CF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No data is present at the digital port, frame grabber times out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Power is off or low</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Verify input power meets requirements described.</w:t>
            </w:r>
          </w:p>
        </w:tc>
      </w:tr>
      <w:tr w:rsidR="003578F0" w:rsidRPr="00581CAA" w:rsidTr="00D07CF4">
        <w:trPr>
          <w:tblCellSpacing w:w="15" w:type="dxa"/>
        </w:trPr>
        <w:tc>
          <w:tcPr>
            <w:tcW w:w="0" w:type="auto"/>
            <w:vMerge/>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Connections to camera are fully or partially disconnected.</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Verify cameras wiring is properly connected.</w:t>
            </w:r>
          </w:p>
        </w:tc>
      </w:tr>
      <w:tr w:rsidR="003578F0" w:rsidRPr="00581CAA" w:rsidTr="00D07CF4">
        <w:trPr>
          <w:tblCellSpacing w:w="15" w:type="dxa"/>
        </w:trPr>
        <w:tc>
          <w:tcPr>
            <w:tcW w:w="0" w:type="auto"/>
            <w:vMerge/>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Camera is in external trigger mode, but not receiving a trigger</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Test the camera in internal trigger mode</w:t>
            </w:r>
            <w:r w:rsidR="00A62833">
              <w:rPr>
                <w:rFonts w:cs="Times New Roman"/>
              </w:rPr>
              <w:t xml:space="preserve"> (</w:t>
            </w:r>
            <w:r w:rsidR="00A62833" w:rsidRPr="000C5EFC">
              <w:rPr>
                <w:rFonts w:ascii="Courier New" w:hAnsi="Courier New" w:cs="Courier New"/>
              </w:rPr>
              <w:t>TRIG:MODE 0</w:t>
            </w:r>
            <w:r w:rsidR="00A62833">
              <w:rPr>
                <w:rFonts w:cs="Times New Roman"/>
              </w:rPr>
              <w:t>)</w:t>
            </w:r>
            <w:r w:rsidRPr="00581CAA">
              <w:rPr>
                <w:rFonts w:cs="Times New Roman"/>
              </w:rPr>
              <w:t xml:space="preserve"> to confirm normal operation. If internal trigger mode operation is normal, see “Camera is not responding to trigger input.”</w:t>
            </w:r>
          </w:p>
        </w:tc>
      </w:tr>
      <w:tr w:rsidR="003578F0" w:rsidRPr="00581CAA" w:rsidTr="00D07CF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Camera will not respond to trigger inputs</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Trigger source is not connected</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Verify trigger is properly connected. Verify frame grabber trigger source is properly configured if using Camera Link CC1.</w:t>
            </w:r>
          </w:p>
        </w:tc>
      </w:tr>
      <w:tr w:rsidR="003578F0" w:rsidRPr="00581CAA" w:rsidTr="00D07CF4">
        <w:trPr>
          <w:tblCellSpacing w:w="15" w:type="dxa"/>
        </w:trPr>
        <w:tc>
          <w:tcPr>
            <w:tcW w:w="0" w:type="auto"/>
            <w:vMerge/>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Trigger signal does not conform to timing requirements of the camera</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30BF2">
            <w:pPr>
              <w:rPr>
                <w:rFonts w:cs="Times New Roman"/>
              </w:rPr>
            </w:pPr>
            <w:r w:rsidRPr="00581CAA">
              <w:rPr>
                <w:rFonts w:cs="Times New Roman"/>
              </w:rPr>
              <w:t xml:space="preserve">Verify trigger source meets the timing requirements described in </w:t>
            </w:r>
            <w:r w:rsidR="00A62833">
              <w:rPr>
                <w:rFonts w:cs="Times New Roman"/>
              </w:rPr>
              <w:t>S</w:t>
            </w:r>
            <w:r w:rsidRPr="00581CAA">
              <w:rPr>
                <w:rFonts w:cs="Times New Roman"/>
              </w:rPr>
              <w:t xml:space="preserve">ection </w:t>
            </w:r>
            <w:r w:rsidR="00D30BF2">
              <w:rPr>
                <w:rFonts w:cs="Times New Roman"/>
              </w:rPr>
              <w:fldChar w:fldCharType="begin"/>
            </w:r>
            <w:r w:rsidR="00D30BF2">
              <w:rPr>
                <w:rFonts w:cs="Times New Roman"/>
              </w:rPr>
              <w:instrText xml:space="preserve"> REF _Ref436655171 \r \h </w:instrText>
            </w:r>
            <w:r w:rsidR="00D30BF2">
              <w:rPr>
                <w:rFonts w:cs="Times New Roman"/>
              </w:rPr>
            </w:r>
            <w:r w:rsidR="00D30BF2">
              <w:rPr>
                <w:rFonts w:cs="Times New Roman"/>
              </w:rPr>
              <w:fldChar w:fldCharType="separate"/>
            </w:r>
            <w:r w:rsidR="000D7633">
              <w:rPr>
                <w:rFonts w:cs="Times New Roman"/>
              </w:rPr>
              <w:t>5.13</w:t>
            </w:r>
            <w:r w:rsidR="00D30BF2">
              <w:rPr>
                <w:rFonts w:cs="Times New Roman"/>
              </w:rPr>
              <w:fldChar w:fldCharType="end"/>
            </w:r>
            <w:r w:rsidRPr="00581CAA">
              <w:rPr>
                <w:rFonts w:cs="Times New Roman"/>
              </w:rPr>
              <w:t xml:space="preserve">. Check camera error status for a trigger or scan error. If oscilloscope is available, view the trigger input signal to verify it meets the requirements of the camera for the selected trigger mode. </w:t>
            </w:r>
          </w:p>
        </w:tc>
      </w:tr>
      <w:tr w:rsidR="003578F0" w:rsidRPr="00581CAA" w:rsidTr="00D07CF4">
        <w:trPr>
          <w:tblCellSpacing w:w="15" w:type="dxa"/>
        </w:trPr>
        <w:tc>
          <w:tcPr>
            <w:tcW w:w="0" w:type="auto"/>
            <w:vMerge/>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 xml:space="preserve">Trigger </w:t>
            </w:r>
            <w:r w:rsidR="00C20364">
              <w:rPr>
                <w:rFonts w:cs="Times New Roman"/>
              </w:rPr>
              <w:t>l</w:t>
            </w:r>
            <w:r w:rsidRPr="00581CAA">
              <w:rPr>
                <w:rFonts w:cs="Times New Roman"/>
              </w:rPr>
              <w:t xml:space="preserve">ogic </w:t>
            </w:r>
            <w:r w:rsidR="00C20364">
              <w:rPr>
                <w:rFonts w:cs="Times New Roman"/>
              </w:rPr>
              <w:t>l</w:t>
            </w:r>
            <w:r w:rsidRPr="00581CAA">
              <w:rPr>
                <w:rFonts w:cs="Times New Roman"/>
              </w:rPr>
              <w:t>evels</w:t>
            </w:r>
            <w:r w:rsidR="00C20364">
              <w:rPr>
                <w:rFonts w:cs="Times New Roman"/>
              </w:rPr>
              <w:t xml:space="preserve"> are</w:t>
            </w:r>
            <w:r w:rsidRPr="00581CAA">
              <w:rPr>
                <w:rFonts w:cs="Times New Roman"/>
              </w:rPr>
              <w:t xml:space="preserve"> </w:t>
            </w:r>
            <w:r w:rsidR="00C20364">
              <w:rPr>
                <w:rFonts w:cs="Times New Roman"/>
              </w:rPr>
              <w:t>i</w:t>
            </w:r>
            <w:r w:rsidRPr="00581CAA">
              <w:rPr>
                <w:rFonts w:cs="Times New Roman"/>
              </w:rPr>
              <w:t>ncorrect</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Verify camera logic levels match logic being sent.</w:t>
            </w:r>
          </w:p>
        </w:tc>
      </w:tr>
      <w:tr w:rsidR="003578F0" w:rsidRPr="00581CAA" w:rsidTr="00D07CF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Camera intermittently responds to triggers, resulting in missing frames, or in some cases timeout errors</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Trigger period is too short, causing following triggers to be ignored as they occur during readout</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Check camera error status for a trigger or scan error</w:t>
            </w:r>
            <w:r w:rsidR="00A62833">
              <w:rPr>
                <w:rFonts w:cs="Times New Roman"/>
              </w:rPr>
              <w:t xml:space="preserve"> (&gt;ERROR? ON)</w:t>
            </w:r>
            <w:r w:rsidRPr="00581CAA">
              <w:rPr>
                <w:rFonts w:cs="Times New Roman"/>
              </w:rPr>
              <w:t>. Modify trigger to meet timing requirements for the selected trigger mode and supported FPA.</w:t>
            </w:r>
          </w:p>
        </w:tc>
      </w:tr>
      <w:tr w:rsidR="003578F0" w:rsidRPr="00581CAA" w:rsidTr="00D07CF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Frame grabber software reports not receiving enough data before timing out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Acquisition size parameters larger than actual data available</w:t>
            </w:r>
            <w:r w:rsidR="00C20364">
              <w:rPr>
                <w:rFonts w:cs="Times New Roman"/>
              </w:rPr>
              <w:t>.</w:t>
            </w:r>
          </w:p>
        </w:tc>
        <w:tc>
          <w:tcPr>
            <w:tcW w:w="0" w:type="auto"/>
            <w:tcBorders>
              <w:top w:val="outset" w:sz="6" w:space="0" w:color="auto"/>
              <w:left w:val="outset" w:sz="6" w:space="0" w:color="auto"/>
              <w:bottom w:val="outset" w:sz="6" w:space="0" w:color="auto"/>
              <w:right w:val="outset" w:sz="6" w:space="0" w:color="auto"/>
            </w:tcBorders>
            <w:hideMark/>
          </w:tcPr>
          <w:p w:rsidR="003578F0" w:rsidRPr="00581CAA" w:rsidRDefault="003578F0" w:rsidP="00D07CF4">
            <w:pPr>
              <w:rPr>
                <w:rFonts w:cs="Times New Roman"/>
              </w:rPr>
            </w:pPr>
            <w:r w:rsidRPr="00581CAA">
              <w:rPr>
                <w:rFonts w:cs="Times New Roman"/>
              </w:rPr>
              <w:t xml:space="preserve">Reduce acquisition window size parameters, decrementing one pixel or line at a time. Some frame grabbers require overhead pre- or post-valid pixels or lines to properly grab the digital data. </w:t>
            </w:r>
          </w:p>
        </w:tc>
      </w:tr>
    </w:tbl>
    <w:p w:rsidR="00C76AD4" w:rsidRPr="00581CAA" w:rsidRDefault="00C76AD4" w:rsidP="003578F0">
      <w:pPr>
        <w:rPr>
          <w:rFonts w:cs="Times New Roman"/>
        </w:rPr>
      </w:pPr>
    </w:p>
    <w:p w:rsidR="00812358" w:rsidRPr="00581CAA" w:rsidRDefault="00812358" w:rsidP="008C36B0">
      <w:pPr>
        <w:pStyle w:val="Listlevel1"/>
      </w:pPr>
      <w:bookmarkStart w:id="3175" w:name="_Toc436214076"/>
      <w:bookmarkStart w:id="3176" w:name="_Toc440445102"/>
      <w:bookmarkStart w:id="3177" w:name="_Toc457829735"/>
      <w:bookmarkStart w:id="3178" w:name="_Toc458086368"/>
      <w:bookmarkStart w:id="3179" w:name="_Toc458086799"/>
      <w:bookmarkStart w:id="3180" w:name="_Toc458087064"/>
      <w:bookmarkStart w:id="3181" w:name="_Toc458087291"/>
      <w:bookmarkStart w:id="3182" w:name="_Toc458087518"/>
      <w:bookmarkStart w:id="3183" w:name="_Toc458087745"/>
      <w:bookmarkStart w:id="3184" w:name="_Toc436214077"/>
      <w:bookmarkStart w:id="3185" w:name="_Toc440445103"/>
      <w:bookmarkStart w:id="3186" w:name="_Toc457829736"/>
      <w:bookmarkStart w:id="3187" w:name="_Toc458086369"/>
      <w:bookmarkStart w:id="3188" w:name="_Toc458086800"/>
      <w:bookmarkStart w:id="3189" w:name="_Toc458087065"/>
      <w:bookmarkStart w:id="3190" w:name="_Toc458087292"/>
      <w:bookmarkStart w:id="3191" w:name="_Toc458087519"/>
      <w:bookmarkStart w:id="3192" w:name="_Toc458087746"/>
      <w:bookmarkStart w:id="3193" w:name="_Toc459650012"/>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r w:rsidRPr="00581CAA">
        <w:lastRenderedPageBreak/>
        <w:t>Customer Support</w:t>
      </w:r>
      <w:bookmarkEnd w:id="3193"/>
    </w:p>
    <w:p w:rsidR="00C76AD4" w:rsidRPr="00581CAA" w:rsidRDefault="00812358" w:rsidP="00812358">
      <w:pPr>
        <w:rPr>
          <w:rFonts w:cs="Times New Roman"/>
        </w:rPr>
      </w:pPr>
      <w:r w:rsidRPr="00581CAA">
        <w:rPr>
          <w:rFonts w:cs="Times New Roman"/>
        </w:rPr>
        <w:t>For additional product support please contact SUI between 8am and 5pm Eastern Time at 609-</w:t>
      </w:r>
      <w:r w:rsidR="008C36B0" w:rsidRPr="00581CAA">
        <w:rPr>
          <w:rFonts w:cs="Times New Roman"/>
        </w:rPr>
        <w:t xml:space="preserve">333-8000 </w:t>
      </w:r>
      <w:r w:rsidRPr="00581CAA">
        <w:rPr>
          <w:rFonts w:cs="Times New Roman"/>
        </w:rPr>
        <w:t>and ask to speak with an applications engineer.</w:t>
      </w:r>
    </w:p>
    <w:p w:rsidR="00812358" w:rsidRPr="00581CAA" w:rsidRDefault="00812358" w:rsidP="00812358">
      <w:pPr>
        <w:rPr>
          <w:rFonts w:cs="Times New Roman"/>
        </w:rPr>
      </w:pPr>
      <w:r w:rsidRPr="00581CAA">
        <w:rPr>
          <w:rFonts w:cs="Times New Roman"/>
        </w:rPr>
        <w:t>For general information about this product or for information on SUI’s line of other image sensing products, please contact:</w:t>
      </w:r>
    </w:p>
    <w:p w:rsidR="00812358" w:rsidRPr="00581CAA" w:rsidRDefault="00812358" w:rsidP="00A459D5">
      <w:pPr>
        <w:spacing w:after="0"/>
        <w:ind w:left="720"/>
        <w:rPr>
          <w:rFonts w:cs="Times New Roman"/>
        </w:rPr>
      </w:pPr>
      <w:r w:rsidRPr="00581CAA">
        <w:rPr>
          <w:rFonts w:cs="Times New Roman"/>
        </w:rPr>
        <w:t>UTC AEROSPACE SYSTEMS</w:t>
      </w:r>
    </w:p>
    <w:p w:rsidR="00812358" w:rsidRPr="00581CAA" w:rsidRDefault="00812358" w:rsidP="00A459D5">
      <w:pPr>
        <w:spacing w:after="0"/>
        <w:ind w:left="720"/>
        <w:rPr>
          <w:rFonts w:cs="Times New Roman"/>
        </w:rPr>
      </w:pPr>
      <w:r w:rsidRPr="00581CAA">
        <w:rPr>
          <w:rFonts w:cs="Times New Roman"/>
        </w:rPr>
        <w:t>ISR &amp; Space Systems</w:t>
      </w:r>
    </w:p>
    <w:p w:rsidR="00812358" w:rsidRPr="00581CAA" w:rsidRDefault="00812358" w:rsidP="00A459D5">
      <w:pPr>
        <w:spacing w:after="0"/>
        <w:ind w:left="720"/>
        <w:rPr>
          <w:rFonts w:cs="Times New Roman"/>
        </w:rPr>
      </w:pPr>
      <w:r w:rsidRPr="00581CAA">
        <w:rPr>
          <w:rFonts w:cs="Times New Roman"/>
        </w:rPr>
        <w:t>330 Carter Road</w:t>
      </w:r>
    </w:p>
    <w:p w:rsidR="00812358" w:rsidRPr="00581CAA" w:rsidRDefault="00812358" w:rsidP="00A459D5">
      <w:pPr>
        <w:spacing w:after="0"/>
        <w:ind w:left="720"/>
        <w:rPr>
          <w:rFonts w:cs="Times New Roman"/>
        </w:rPr>
      </w:pPr>
      <w:r w:rsidRPr="00581CAA">
        <w:rPr>
          <w:rFonts w:cs="Times New Roman"/>
        </w:rPr>
        <w:t>Suite 100</w:t>
      </w:r>
    </w:p>
    <w:p w:rsidR="00812358" w:rsidRPr="00581CAA" w:rsidRDefault="00812358" w:rsidP="00A459D5">
      <w:pPr>
        <w:spacing w:after="0"/>
        <w:ind w:left="720"/>
        <w:rPr>
          <w:rFonts w:cs="Times New Roman"/>
        </w:rPr>
      </w:pPr>
      <w:r w:rsidRPr="00581CAA">
        <w:rPr>
          <w:rFonts w:cs="Times New Roman"/>
        </w:rPr>
        <w:t>Princeton, NJ. 08540, USA</w:t>
      </w:r>
    </w:p>
    <w:p w:rsidR="00812358" w:rsidRPr="00581CAA" w:rsidRDefault="00812358" w:rsidP="00A459D5">
      <w:pPr>
        <w:spacing w:after="0"/>
        <w:ind w:left="720"/>
        <w:rPr>
          <w:rFonts w:cs="Times New Roman"/>
        </w:rPr>
      </w:pPr>
      <w:r w:rsidRPr="00581CAA">
        <w:rPr>
          <w:rFonts w:cs="Times New Roman"/>
        </w:rPr>
        <w:t>Tel: +1 609 333 8000 Fax: +1 609 333-8103</w:t>
      </w:r>
    </w:p>
    <w:p w:rsidR="00C76AD4" w:rsidRPr="00581CAA" w:rsidRDefault="00663E4A" w:rsidP="00A459D5">
      <w:pPr>
        <w:spacing w:after="0"/>
        <w:ind w:left="720"/>
        <w:rPr>
          <w:rFonts w:cs="Times New Roman"/>
        </w:rPr>
      </w:pPr>
      <w:hyperlink r:id="rId37" w:history="1">
        <w:r w:rsidR="00A459D5" w:rsidRPr="00581CAA">
          <w:rPr>
            <w:rStyle w:val="Hyperlink"/>
            <w:rFonts w:cs="Times New Roman"/>
          </w:rPr>
          <w:t>www.sensorsinc.com</w:t>
        </w:r>
      </w:hyperlink>
    </w:p>
    <w:p w:rsidR="00A459D5" w:rsidRPr="00581CAA" w:rsidRDefault="00A459D5" w:rsidP="00A459D5">
      <w:pPr>
        <w:spacing w:after="0"/>
        <w:rPr>
          <w:rFonts w:cs="Times New Roman"/>
        </w:rPr>
      </w:pPr>
    </w:p>
    <w:p w:rsidR="00812358" w:rsidRPr="00581CAA" w:rsidRDefault="00812358" w:rsidP="008C36B0">
      <w:pPr>
        <w:pStyle w:val="Listlevel1"/>
      </w:pPr>
      <w:bookmarkStart w:id="3194" w:name="_Toc459650013"/>
      <w:r w:rsidRPr="00581CAA">
        <w:lastRenderedPageBreak/>
        <w:t>Warranty</w:t>
      </w:r>
      <w:bookmarkEnd w:id="3194"/>
    </w:p>
    <w:p w:rsidR="00812358" w:rsidRPr="00581CAA" w:rsidRDefault="00812358" w:rsidP="00812358">
      <w:pPr>
        <w:rPr>
          <w:rFonts w:cs="Times New Roman"/>
        </w:rPr>
      </w:pPr>
      <w:r w:rsidRPr="00581CAA">
        <w:rPr>
          <w:rFonts w:cs="Times New Roman"/>
        </w:rPr>
        <w:t>All SUI products are warranted to be free from defects in workmanship and materials “Nonconformity” for a period of 12 months from the date of shipment. This warranty is limited to the repair or replacement of the unit.</w:t>
      </w:r>
    </w:p>
    <w:p w:rsidR="00C76AD4" w:rsidRPr="00581CAA" w:rsidRDefault="00812358" w:rsidP="00812358">
      <w:pPr>
        <w:rPr>
          <w:rFonts w:cs="Times New Roman"/>
        </w:rPr>
      </w:pPr>
      <w:r w:rsidRPr="00581CAA">
        <w:rPr>
          <w:rFonts w:cs="Times New Roman"/>
        </w:rPr>
        <w:t>This warranty does not apply to products which SUI determines, upon inspection, have failed, become defective or unworkable due to abuse, mishandling, misuse, alteration, negligence, improper installation, use which is not in accordance with the information and precautions described in the applicable operating manual, or other causes beyond SUI’s control.</w:t>
      </w:r>
    </w:p>
    <w:p w:rsidR="00C76AD4" w:rsidRPr="00581CAA" w:rsidRDefault="00812358" w:rsidP="00812358">
      <w:pPr>
        <w:rPr>
          <w:rFonts w:cs="Times New Roman"/>
        </w:rPr>
      </w:pPr>
      <w:r w:rsidRPr="00581CAA">
        <w:rPr>
          <w:rFonts w:cs="Times New Roman"/>
        </w:rPr>
        <w:t>This warranty does not apply to (i) any products or components not manufactured by SUI or (ii) any aspect of the products based on Buyer’s specification, unless Seller has reviewed and approved such specification in writing.</w:t>
      </w:r>
    </w:p>
    <w:p w:rsidR="00C76AD4" w:rsidRPr="00581CAA" w:rsidRDefault="00812358" w:rsidP="00812358">
      <w:pPr>
        <w:rPr>
          <w:rFonts w:cs="Times New Roman"/>
        </w:rPr>
      </w:pPr>
      <w:r w:rsidRPr="00581CAA">
        <w:rPr>
          <w:rFonts w:cs="Times New Roman"/>
        </w:rPr>
        <w:t>In-warranty repaired or replacement products are warranted only for the remaining non-expired portion of the original warranty period.</w:t>
      </w:r>
    </w:p>
    <w:p w:rsidR="00C76AD4" w:rsidRPr="00581CAA" w:rsidRDefault="00812358" w:rsidP="00812358">
      <w:pPr>
        <w:rPr>
          <w:rFonts w:cs="Times New Roman"/>
        </w:rPr>
      </w:pPr>
      <w:r w:rsidRPr="00581CAA">
        <w:rPr>
          <w:rFonts w:cs="Times New Roman"/>
        </w:rPr>
        <w:t>Except for the foregoing warranty, SUI specifically disclaims and excludes all other warranties, expressed or implied, including implied warranties of non-infringement, merchantability or fitness for a particular purpose.</w:t>
      </w:r>
    </w:p>
    <w:p w:rsidR="00C76AD4" w:rsidRPr="00581CAA" w:rsidRDefault="00812358" w:rsidP="00812358">
      <w:pPr>
        <w:rPr>
          <w:rFonts w:cs="Times New Roman"/>
        </w:rPr>
      </w:pPr>
      <w:r w:rsidRPr="00581CAA">
        <w:rPr>
          <w:rFonts w:cs="Times New Roman"/>
        </w:rPr>
        <w:t>If visible damage has occurred: It must be noted on all copies of the freight bill and signed by the driver. This preserves your rights and the carrier’s liability.</w:t>
      </w:r>
    </w:p>
    <w:p w:rsidR="00812358" w:rsidRPr="00581CAA" w:rsidRDefault="00812358" w:rsidP="00812358">
      <w:pPr>
        <w:rPr>
          <w:rFonts w:cs="Times New Roman"/>
        </w:rPr>
      </w:pPr>
      <w:r w:rsidRPr="00581CAA">
        <w:rPr>
          <w:rFonts w:cs="Times New Roman"/>
        </w:rPr>
        <w:t>If damage was concealed: Open all cartons as soon as possible! Concealed damage must be reported in writing within 5 days of receipt. Contact our shipping department for assistance between 8:00 A.M. and 5:00 P.M. ET (prevailing)</w:t>
      </w:r>
      <w:r w:rsidR="00C20364">
        <w:rPr>
          <w:rFonts w:cs="Times New Roman"/>
        </w:rPr>
        <w:t>.</w:t>
      </w:r>
    </w:p>
    <w:p w:rsidR="00C23E18" w:rsidRPr="00581CAA" w:rsidRDefault="00812358" w:rsidP="00812358">
      <w:pPr>
        <w:rPr>
          <w:rFonts w:cs="Times New Roman"/>
        </w:rPr>
      </w:pPr>
      <w:r w:rsidRPr="00581CAA">
        <w:rPr>
          <w:rFonts w:cs="Times New Roman"/>
        </w:rPr>
        <w:t>All product returns require contacting the factory to request a Return Material Authorization number (RMA). End users reporting a problem should be prepared to supply the product model number, serial number, description of the problem, and relevant information about the instrumental setup, environmental conditions, user history, etc., as well as contact information. When returning a camera, all accessories, power supplies, cables and camera case should be included to ensure the user problem can be duplicated and corrected.</w:t>
      </w:r>
    </w:p>
    <w:p w:rsidR="00C23E18" w:rsidRPr="00581CAA" w:rsidRDefault="00C23E18">
      <w:pPr>
        <w:rPr>
          <w:rFonts w:cs="Times New Roman"/>
        </w:rPr>
      </w:pPr>
      <w:r w:rsidRPr="00581CAA">
        <w:rPr>
          <w:rFonts w:cs="Times New Roman"/>
        </w:rPr>
        <w:br w:type="page"/>
      </w:r>
    </w:p>
    <w:p w:rsidR="00812358" w:rsidRPr="00581CAA" w:rsidRDefault="008C36B0" w:rsidP="008C36B0">
      <w:pPr>
        <w:pStyle w:val="Listlevel1"/>
      </w:pPr>
      <w:r w:rsidRPr="00581CAA">
        <w:lastRenderedPageBreak/>
        <w:t xml:space="preserve"> </w:t>
      </w:r>
      <w:bookmarkStart w:id="3195" w:name="_Toc459650014"/>
      <w:r w:rsidR="00812358" w:rsidRPr="00581CAA">
        <w:t>LIST OF ABBREVIATIONS</w:t>
      </w:r>
      <w:bookmarkEnd w:id="3195"/>
    </w:p>
    <w:p w:rsidR="00812358" w:rsidRPr="00581CAA" w:rsidRDefault="00812358" w:rsidP="003C7AFE">
      <w:pPr>
        <w:spacing w:after="0"/>
        <w:rPr>
          <w:rFonts w:cs="Times New Roman"/>
        </w:rPr>
      </w:pPr>
      <w:r w:rsidRPr="00581CAA">
        <w:rPr>
          <w:rFonts w:cs="Times New Roman"/>
        </w:rPr>
        <w:t>ADC: analog-to-digital converter</w:t>
      </w:r>
    </w:p>
    <w:p w:rsidR="00812358" w:rsidRPr="00581CAA" w:rsidRDefault="00812358" w:rsidP="003C7AFE">
      <w:pPr>
        <w:spacing w:after="0"/>
        <w:rPr>
          <w:rFonts w:cs="Times New Roman"/>
        </w:rPr>
      </w:pPr>
      <w:r w:rsidRPr="00581CAA">
        <w:rPr>
          <w:rFonts w:cs="Times New Roman"/>
        </w:rPr>
        <w:t>ASCII: American standard code for information interchange</w:t>
      </w:r>
    </w:p>
    <w:p w:rsidR="00812358" w:rsidRPr="00581CAA" w:rsidRDefault="00812358" w:rsidP="003C7AFE">
      <w:pPr>
        <w:spacing w:after="0"/>
        <w:rPr>
          <w:rFonts w:cs="Times New Roman"/>
        </w:rPr>
      </w:pPr>
      <w:r w:rsidRPr="00581CAA">
        <w:rPr>
          <w:rFonts w:cs="Times New Roman"/>
        </w:rPr>
        <w:t>CCD: Charge Coupled Device (silicon-based sensor &lt;1.1 micron response; not InGaAs technology)</w:t>
      </w:r>
    </w:p>
    <w:p w:rsidR="00812358" w:rsidRPr="00581CAA" w:rsidRDefault="00812358" w:rsidP="003C7AFE">
      <w:pPr>
        <w:spacing w:after="0"/>
        <w:rPr>
          <w:rFonts w:cs="Times New Roman"/>
        </w:rPr>
      </w:pPr>
      <w:r w:rsidRPr="00581CAA">
        <w:rPr>
          <w:rFonts w:cs="Times New Roman"/>
        </w:rPr>
        <w:t>CDS: correlated double sampling</w:t>
      </w:r>
    </w:p>
    <w:p w:rsidR="00812358" w:rsidRPr="00581CAA" w:rsidRDefault="00812358" w:rsidP="003C7AFE">
      <w:pPr>
        <w:spacing w:after="0"/>
        <w:rPr>
          <w:rFonts w:cs="Times New Roman"/>
        </w:rPr>
      </w:pPr>
      <w:r w:rsidRPr="00581CAA">
        <w:rPr>
          <w:rFonts w:cs="Times New Roman"/>
        </w:rPr>
        <w:t>CMOS: complimentary metal-oxide semiconductor</w:t>
      </w:r>
    </w:p>
    <w:p w:rsidR="00812358" w:rsidRPr="00581CAA" w:rsidRDefault="00812358" w:rsidP="003C7AFE">
      <w:pPr>
        <w:spacing w:after="0"/>
        <w:rPr>
          <w:rFonts w:cs="Times New Roman"/>
        </w:rPr>
      </w:pPr>
      <w:r w:rsidRPr="00581CAA">
        <w:rPr>
          <w:rFonts w:cs="Times New Roman"/>
        </w:rPr>
        <w:t>EST: Eastern Standard Time. Normally implies prevailing time to accommodate Daylight Savings Time</w:t>
      </w:r>
    </w:p>
    <w:p w:rsidR="00812358" w:rsidRPr="00581CAA" w:rsidRDefault="00812358" w:rsidP="003C7AFE">
      <w:pPr>
        <w:spacing w:after="0"/>
        <w:rPr>
          <w:rFonts w:cs="Times New Roman"/>
        </w:rPr>
      </w:pPr>
      <w:r w:rsidRPr="00581CAA">
        <w:rPr>
          <w:rFonts w:cs="Times New Roman"/>
        </w:rPr>
        <w:t>FPA: focal plane array</w:t>
      </w:r>
    </w:p>
    <w:p w:rsidR="00812358" w:rsidRPr="00581CAA" w:rsidRDefault="00812358" w:rsidP="003C7AFE">
      <w:pPr>
        <w:spacing w:after="0"/>
        <w:rPr>
          <w:rFonts w:cs="Times New Roman"/>
        </w:rPr>
      </w:pPr>
      <w:r w:rsidRPr="00581CAA">
        <w:rPr>
          <w:rFonts w:cs="Times New Roman"/>
        </w:rPr>
        <w:t>FPS: frames per second</w:t>
      </w:r>
    </w:p>
    <w:p w:rsidR="00812358" w:rsidRPr="00581CAA" w:rsidRDefault="00812358" w:rsidP="003C7AFE">
      <w:pPr>
        <w:spacing w:after="0"/>
        <w:rPr>
          <w:rFonts w:cs="Times New Roman"/>
        </w:rPr>
      </w:pPr>
      <w:r w:rsidRPr="00581CAA">
        <w:rPr>
          <w:rFonts w:cs="Times New Roman"/>
        </w:rPr>
        <w:t>FPGA: field programmable gate array</w:t>
      </w:r>
    </w:p>
    <w:p w:rsidR="00812358" w:rsidRPr="00581CAA" w:rsidRDefault="00812358" w:rsidP="003C7AFE">
      <w:pPr>
        <w:spacing w:after="0"/>
        <w:rPr>
          <w:rFonts w:cs="Times New Roman"/>
        </w:rPr>
      </w:pPr>
      <w:r w:rsidRPr="00581CAA">
        <w:rPr>
          <w:rFonts w:cs="Times New Roman"/>
        </w:rPr>
        <w:t>GMOD: gate modulated in-pixel amplifier</w:t>
      </w:r>
    </w:p>
    <w:p w:rsidR="00812358" w:rsidRPr="00581CAA" w:rsidRDefault="00812358" w:rsidP="003C7AFE">
      <w:pPr>
        <w:spacing w:after="0"/>
        <w:rPr>
          <w:rFonts w:cs="Times New Roman"/>
        </w:rPr>
      </w:pPr>
      <w:r w:rsidRPr="00581CAA">
        <w:rPr>
          <w:rFonts w:cs="Times New Roman"/>
        </w:rPr>
        <w:t>IMAQ: Image Acquisition (National Instruments’ frame grabber driver software)</w:t>
      </w:r>
    </w:p>
    <w:p w:rsidR="00C76AD4" w:rsidRPr="00581CAA" w:rsidRDefault="00812358" w:rsidP="003C7AFE">
      <w:pPr>
        <w:spacing w:after="0"/>
        <w:rPr>
          <w:rFonts w:cs="Times New Roman"/>
        </w:rPr>
      </w:pPr>
      <w:r w:rsidRPr="00581CAA">
        <w:rPr>
          <w:rFonts w:cs="Times New Roman"/>
        </w:rPr>
        <w:t>ITAR: International Traffic in Arms Regulations</w:t>
      </w:r>
    </w:p>
    <w:p w:rsidR="00C76AD4" w:rsidRPr="00581CAA" w:rsidRDefault="00812358" w:rsidP="003C7AFE">
      <w:pPr>
        <w:spacing w:after="0"/>
        <w:rPr>
          <w:rFonts w:cs="Times New Roman"/>
        </w:rPr>
      </w:pPr>
      <w:r w:rsidRPr="00581CAA">
        <w:rPr>
          <w:rFonts w:cs="Times New Roman"/>
        </w:rPr>
        <w:t>InGaAs: indium gallium arsenide</w:t>
      </w:r>
    </w:p>
    <w:p w:rsidR="00C76AD4" w:rsidRPr="00581CAA" w:rsidRDefault="00812358" w:rsidP="003C7AFE">
      <w:pPr>
        <w:spacing w:after="0"/>
        <w:rPr>
          <w:rFonts w:cs="Times New Roman"/>
        </w:rPr>
      </w:pPr>
      <w:r w:rsidRPr="00581CAA">
        <w:rPr>
          <w:rFonts w:cs="Times New Roman"/>
        </w:rPr>
        <w:t>ITAR: International Traffic in Arms Regulations</w:t>
      </w:r>
    </w:p>
    <w:p w:rsidR="00C76AD4" w:rsidRPr="00581CAA" w:rsidRDefault="00812358" w:rsidP="003C7AFE">
      <w:pPr>
        <w:spacing w:after="0"/>
        <w:rPr>
          <w:rFonts w:cs="Times New Roman"/>
        </w:rPr>
      </w:pPr>
      <w:r w:rsidRPr="00581CAA">
        <w:rPr>
          <w:rFonts w:cs="Times New Roman"/>
        </w:rPr>
        <w:t>LED: light-emitting diode</w:t>
      </w:r>
    </w:p>
    <w:p w:rsidR="00C76AD4" w:rsidRPr="00581CAA" w:rsidRDefault="00812358" w:rsidP="003C7AFE">
      <w:pPr>
        <w:spacing w:after="0"/>
        <w:rPr>
          <w:rFonts w:cs="Times New Roman"/>
        </w:rPr>
      </w:pPr>
      <w:r w:rsidRPr="00581CAA">
        <w:rPr>
          <w:rFonts w:cs="Times New Roman"/>
        </w:rPr>
        <w:t>LVDS: low voltage differential signaling</w:t>
      </w:r>
    </w:p>
    <w:p w:rsidR="00C76AD4" w:rsidRPr="00581CAA" w:rsidRDefault="00812358" w:rsidP="003C7AFE">
      <w:pPr>
        <w:spacing w:after="0"/>
        <w:rPr>
          <w:rFonts w:cs="Times New Roman"/>
        </w:rPr>
      </w:pPr>
      <w:r w:rsidRPr="00581CAA">
        <w:rPr>
          <w:rFonts w:cs="Times New Roman"/>
        </w:rPr>
        <w:t>MDR: mini D ribbon</w:t>
      </w:r>
    </w:p>
    <w:p w:rsidR="00C76AD4" w:rsidRPr="00581CAA" w:rsidRDefault="00812358" w:rsidP="003C7AFE">
      <w:pPr>
        <w:spacing w:after="0"/>
        <w:rPr>
          <w:rFonts w:cs="Times New Roman"/>
        </w:rPr>
      </w:pPr>
      <w:r w:rsidRPr="00581CAA">
        <w:rPr>
          <w:rFonts w:cs="Times New Roman"/>
        </w:rPr>
        <w:t>NI: National Instruments</w:t>
      </w:r>
    </w:p>
    <w:p w:rsidR="00C76AD4" w:rsidRPr="00581CAA" w:rsidRDefault="00812358" w:rsidP="003C7AFE">
      <w:pPr>
        <w:spacing w:after="0"/>
        <w:rPr>
          <w:rFonts w:cs="Times New Roman"/>
        </w:rPr>
      </w:pPr>
      <w:r w:rsidRPr="00581CAA">
        <w:rPr>
          <w:rFonts w:cs="Times New Roman"/>
        </w:rPr>
        <w:t>NIR: near infrared</w:t>
      </w:r>
    </w:p>
    <w:p w:rsidR="00C76AD4" w:rsidRPr="00581CAA" w:rsidRDefault="00812358" w:rsidP="003C7AFE">
      <w:pPr>
        <w:spacing w:after="0"/>
        <w:rPr>
          <w:rFonts w:cs="Times New Roman"/>
        </w:rPr>
      </w:pPr>
      <w:r w:rsidRPr="00581CAA">
        <w:rPr>
          <w:rFonts w:cs="Times New Roman"/>
        </w:rPr>
        <w:t>NTSC: National Television System(s) Committee</w:t>
      </w:r>
    </w:p>
    <w:p w:rsidR="00C76AD4" w:rsidRPr="00581CAA" w:rsidRDefault="00812358" w:rsidP="003C7AFE">
      <w:pPr>
        <w:spacing w:after="0"/>
        <w:rPr>
          <w:rFonts w:cs="Times New Roman"/>
        </w:rPr>
      </w:pPr>
      <w:r w:rsidRPr="00581CAA">
        <w:rPr>
          <w:rFonts w:cs="Times New Roman"/>
        </w:rPr>
        <w:t>OEM: original equipment manufacturer</w:t>
      </w:r>
    </w:p>
    <w:p w:rsidR="00C76AD4" w:rsidRPr="00581CAA" w:rsidRDefault="00812358" w:rsidP="003C7AFE">
      <w:pPr>
        <w:spacing w:after="0"/>
        <w:rPr>
          <w:rFonts w:cs="Times New Roman"/>
        </w:rPr>
      </w:pPr>
      <w:r w:rsidRPr="00581CAA">
        <w:rPr>
          <w:rFonts w:cs="Times New Roman"/>
        </w:rPr>
        <w:t>OPR: Operational Setting, the basic preset control parameter for SUI cameras.</w:t>
      </w:r>
    </w:p>
    <w:p w:rsidR="00812358" w:rsidRPr="00581CAA" w:rsidRDefault="00812358" w:rsidP="003C7AFE">
      <w:pPr>
        <w:spacing w:after="0"/>
        <w:rPr>
          <w:rFonts w:cs="Times New Roman"/>
        </w:rPr>
      </w:pPr>
      <w:r w:rsidRPr="00581CAA">
        <w:rPr>
          <w:rFonts w:cs="Times New Roman"/>
        </w:rPr>
        <w:t>PAL: non-compliant video standard (Europe/Asia)</w:t>
      </w:r>
    </w:p>
    <w:p w:rsidR="00C76AD4" w:rsidRPr="00581CAA" w:rsidRDefault="00812358" w:rsidP="003C7AFE">
      <w:pPr>
        <w:spacing w:after="0"/>
        <w:rPr>
          <w:rFonts w:cs="Times New Roman"/>
        </w:rPr>
      </w:pPr>
      <w:r w:rsidRPr="00581CAA">
        <w:rPr>
          <w:rFonts w:cs="Times New Roman"/>
        </w:rPr>
        <w:t>PCI: peripheral component interconnect</w:t>
      </w:r>
    </w:p>
    <w:p w:rsidR="00812358" w:rsidRPr="00581CAA" w:rsidRDefault="00812358" w:rsidP="003C7AFE">
      <w:pPr>
        <w:spacing w:after="0"/>
        <w:rPr>
          <w:rFonts w:cs="Times New Roman"/>
        </w:rPr>
      </w:pPr>
      <w:r w:rsidRPr="00581CAA">
        <w:rPr>
          <w:rFonts w:cs="Times New Roman"/>
        </w:rPr>
        <w:t>PDA: Photo Diode Array (each pixel is an active element)</w:t>
      </w:r>
    </w:p>
    <w:p w:rsidR="00812358" w:rsidRPr="00581CAA" w:rsidRDefault="00812358" w:rsidP="003C7AFE">
      <w:pPr>
        <w:spacing w:after="0"/>
        <w:rPr>
          <w:rFonts w:cs="Times New Roman"/>
        </w:rPr>
      </w:pPr>
      <w:r w:rsidRPr="00581CAA">
        <w:rPr>
          <w:rFonts w:cs="Times New Roman"/>
        </w:rPr>
        <w:t>PNUC: parameterized non-uniformity corrections</w:t>
      </w:r>
    </w:p>
    <w:p w:rsidR="00C76AD4" w:rsidRPr="00581CAA" w:rsidRDefault="00812358" w:rsidP="003C7AFE">
      <w:pPr>
        <w:spacing w:after="0"/>
        <w:rPr>
          <w:rFonts w:cs="Times New Roman"/>
        </w:rPr>
      </w:pPr>
      <w:r w:rsidRPr="00581CAA">
        <w:rPr>
          <w:rFonts w:cs="Times New Roman"/>
        </w:rPr>
        <w:t>RMA: return material authorization</w:t>
      </w:r>
    </w:p>
    <w:p w:rsidR="00C76AD4" w:rsidRPr="00581CAA" w:rsidRDefault="00812358" w:rsidP="003C7AFE">
      <w:pPr>
        <w:spacing w:after="0"/>
        <w:rPr>
          <w:rFonts w:cs="Times New Roman"/>
        </w:rPr>
      </w:pPr>
      <w:r w:rsidRPr="00581CAA">
        <w:rPr>
          <w:rFonts w:cs="Times New Roman"/>
        </w:rPr>
        <w:t>QE: quantum efficiency</w:t>
      </w:r>
    </w:p>
    <w:p w:rsidR="00812358" w:rsidRPr="00581CAA" w:rsidRDefault="00812358" w:rsidP="003C7AFE">
      <w:pPr>
        <w:spacing w:after="0"/>
        <w:rPr>
          <w:rFonts w:cs="Times New Roman"/>
        </w:rPr>
      </w:pPr>
      <w:r w:rsidRPr="00581CAA">
        <w:rPr>
          <w:rFonts w:cs="Times New Roman"/>
        </w:rPr>
        <w:t>SDR: shrunk delta ribbon (cable connector)</w:t>
      </w:r>
    </w:p>
    <w:p w:rsidR="00812358" w:rsidRPr="00581CAA" w:rsidRDefault="00812358" w:rsidP="003C7AFE">
      <w:pPr>
        <w:spacing w:after="0"/>
        <w:rPr>
          <w:rFonts w:cs="Times New Roman"/>
        </w:rPr>
      </w:pPr>
      <w:r w:rsidRPr="00581CAA">
        <w:rPr>
          <w:rFonts w:cs="Times New Roman"/>
        </w:rPr>
        <w:t>SECAM: non-compliant video standard (Europe/Asia)</w:t>
      </w:r>
    </w:p>
    <w:p w:rsidR="00812358" w:rsidRPr="00581CAA" w:rsidRDefault="00812358" w:rsidP="003C7AFE">
      <w:pPr>
        <w:spacing w:after="0"/>
        <w:rPr>
          <w:rFonts w:cs="Times New Roman"/>
        </w:rPr>
      </w:pPr>
      <w:r w:rsidRPr="00581CAA">
        <w:rPr>
          <w:rFonts w:cs="Times New Roman"/>
        </w:rPr>
        <w:t>SLR: single lens reflex</w:t>
      </w:r>
    </w:p>
    <w:p w:rsidR="00812358" w:rsidRPr="00581CAA" w:rsidRDefault="00812358" w:rsidP="003C7AFE">
      <w:pPr>
        <w:spacing w:after="0"/>
        <w:rPr>
          <w:rFonts w:cs="Times New Roman"/>
        </w:rPr>
      </w:pPr>
      <w:r w:rsidRPr="00581CAA">
        <w:rPr>
          <w:rFonts w:cs="Times New Roman"/>
        </w:rPr>
        <w:t>SMA: sub-miniature A (RF connector)</w:t>
      </w:r>
    </w:p>
    <w:p w:rsidR="00812358" w:rsidRPr="00581CAA" w:rsidRDefault="00812358" w:rsidP="003C7AFE">
      <w:pPr>
        <w:spacing w:after="0"/>
        <w:rPr>
          <w:rFonts w:cs="Times New Roman"/>
        </w:rPr>
      </w:pPr>
      <w:r w:rsidRPr="00581CAA">
        <w:rPr>
          <w:rFonts w:cs="Times New Roman"/>
        </w:rPr>
        <w:t>SUI: Sensors Unlimited, Inc.</w:t>
      </w:r>
    </w:p>
    <w:p w:rsidR="00812358" w:rsidRPr="00581CAA" w:rsidRDefault="00812358" w:rsidP="003C7AFE">
      <w:pPr>
        <w:spacing w:after="0"/>
        <w:rPr>
          <w:rFonts w:cs="Times New Roman"/>
        </w:rPr>
      </w:pPr>
      <w:r w:rsidRPr="00581CAA">
        <w:rPr>
          <w:rFonts w:cs="Times New Roman"/>
        </w:rPr>
        <w:t>SUI:IA: SUI-Image Analysis freeware program for NI card set.</w:t>
      </w:r>
    </w:p>
    <w:p w:rsidR="00812358" w:rsidRPr="00581CAA" w:rsidRDefault="00812358" w:rsidP="003C7AFE">
      <w:pPr>
        <w:spacing w:after="0"/>
        <w:rPr>
          <w:rFonts w:cs="Times New Roman"/>
        </w:rPr>
      </w:pPr>
      <w:r w:rsidRPr="00581CAA">
        <w:rPr>
          <w:rFonts w:cs="Times New Roman"/>
        </w:rPr>
        <w:t>SWaP: size, weight, and power</w:t>
      </w:r>
    </w:p>
    <w:p w:rsidR="00812358" w:rsidRPr="00581CAA" w:rsidRDefault="00812358" w:rsidP="003C7AFE">
      <w:pPr>
        <w:spacing w:after="0"/>
        <w:rPr>
          <w:rFonts w:cs="Times New Roman"/>
        </w:rPr>
      </w:pPr>
      <w:r w:rsidRPr="00581CAA">
        <w:rPr>
          <w:rFonts w:cs="Times New Roman"/>
        </w:rPr>
        <w:t>SWIR: shortwave infrared</w:t>
      </w:r>
    </w:p>
    <w:p w:rsidR="00812358" w:rsidRPr="00581CAA" w:rsidRDefault="00812358" w:rsidP="003C7AFE">
      <w:pPr>
        <w:spacing w:after="0"/>
        <w:rPr>
          <w:rFonts w:cs="Times New Roman"/>
        </w:rPr>
      </w:pPr>
      <w:r w:rsidRPr="00581CAA">
        <w:rPr>
          <w:rFonts w:cs="Times New Roman"/>
        </w:rPr>
        <w:t>TBD: to be determined</w:t>
      </w:r>
    </w:p>
    <w:p w:rsidR="00812358" w:rsidRPr="00581CAA" w:rsidRDefault="00812358" w:rsidP="003C7AFE">
      <w:pPr>
        <w:spacing w:after="0"/>
        <w:rPr>
          <w:rFonts w:cs="Times New Roman"/>
        </w:rPr>
      </w:pPr>
      <w:r w:rsidRPr="00581CAA">
        <w:rPr>
          <w:rFonts w:cs="Times New Roman"/>
        </w:rPr>
        <w:t>TTL: transistor-transistor logic (digital signaling standard)</w:t>
      </w:r>
    </w:p>
    <w:p w:rsidR="00812358" w:rsidRPr="00581CAA" w:rsidRDefault="00812358" w:rsidP="003C7AFE">
      <w:pPr>
        <w:spacing w:after="0"/>
        <w:rPr>
          <w:rFonts w:cs="Times New Roman"/>
        </w:rPr>
      </w:pPr>
      <w:r w:rsidRPr="00581CAA">
        <w:rPr>
          <w:rFonts w:cs="Times New Roman"/>
        </w:rPr>
        <w:t>TEC: thermoelectric cooler</w:t>
      </w:r>
    </w:p>
    <w:p w:rsidR="00812358" w:rsidRPr="00581CAA" w:rsidRDefault="00812358" w:rsidP="003C7AFE">
      <w:pPr>
        <w:spacing w:after="0"/>
        <w:rPr>
          <w:rFonts w:cs="Times New Roman"/>
        </w:rPr>
      </w:pPr>
      <w:r w:rsidRPr="00581CAA">
        <w:rPr>
          <w:rFonts w:cs="Times New Roman"/>
        </w:rPr>
        <w:t>UTAS: United Technologies Aerospace Systems</w:t>
      </w:r>
    </w:p>
    <w:p w:rsidR="00812358" w:rsidRPr="00581CAA" w:rsidRDefault="00812358" w:rsidP="003C7AFE">
      <w:pPr>
        <w:spacing w:after="0"/>
        <w:rPr>
          <w:rFonts w:cs="Times New Roman"/>
        </w:rPr>
      </w:pPr>
      <w:r w:rsidRPr="00581CAA">
        <w:rPr>
          <w:rFonts w:cs="Times New Roman"/>
        </w:rPr>
        <w:t>UTC: United Technologies Corporation</w:t>
      </w:r>
    </w:p>
    <w:p w:rsidR="00F576CC" w:rsidRPr="00581CAA" w:rsidRDefault="00F576CC" w:rsidP="003C7AFE">
      <w:pPr>
        <w:spacing w:after="0"/>
        <w:rPr>
          <w:rFonts w:cs="Times New Roman"/>
        </w:rPr>
      </w:pPr>
    </w:p>
    <w:p w:rsidR="00812358" w:rsidRPr="00581CAA" w:rsidRDefault="00812358" w:rsidP="008C36B0">
      <w:pPr>
        <w:pStyle w:val="Listlevel1"/>
      </w:pPr>
      <w:r w:rsidRPr="00581CAA">
        <w:lastRenderedPageBreak/>
        <w:tab/>
      </w:r>
      <w:bookmarkStart w:id="3196" w:name="_Toc459650015"/>
      <w:r w:rsidRPr="00581CAA">
        <w:t>NOTES</w:t>
      </w:r>
      <w:bookmarkEnd w:id="3196"/>
    </w:p>
    <w:p w:rsidR="00872B11" w:rsidRPr="00581CAA" w:rsidRDefault="00812358" w:rsidP="00812358">
      <w:pPr>
        <w:rPr>
          <w:rFonts w:cs="Times New Roman"/>
        </w:rPr>
      </w:pPr>
      <w:r w:rsidRPr="00581CAA">
        <w:rPr>
          <w:rFonts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36B0" w:rsidRPr="00581CAA">
        <w:rPr>
          <w:rFonts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D62F0" w:rsidRPr="0092609B" w:rsidRDefault="00872B11">
      <w:pPr>
        <w:rPr>
          <w:rFonts w:cs="Times New Roman"/>
          <w:noProof/>
        </w:rPr>
      </w:pPr>
      <w:r w:rsidRPr="00581CAA">
        <w:rPr>
          <w:rFonts w:cs="Times New Roman"/>
        </w:rPr>
        <w:br w:type="page"/>
      </w:r>
      <w:r w:rsidR="009D62F0" w:rsidRPr="000C5EFC">
        <w:rPr>
          <w:rFonts w:cs="Times New Roman"/>
        </w:rPr>
        <w:fldChar w:fldCharType="begin"/>
      </w:r>
      <w:r w:rsidR="009D62F0" w:rsidRPr="00581CAA">
        <w:rPr>
          <w:rFonts w:cs="Times New Roman"/>
        </w:rPr>
        <w:instrText xml:space="preserve"> TOC \h \z \t "list level 4,3,list level 5,4,Command,5,Parameter,5" </w:instrText>
      </w:r>
      <w:r w:rsidR="009D62F0" w:rsidRPr="000C5EFC">
        <w:rPr>
          <w:rFonts w:cs="Times New Roman"/>
        </w:rPr>
        <w:fldChar w:fldCharType="separate"/>
      </w:r>
    </w:p>
    <w:p w:rsidR="00830D60" w:rsidRPr="000C5EFC" w:rsidRDefault="009D62F0" w:rsidP="000F4BD4">
      <w:pPr>
        <w:pStyle w:val="Heading1"/>
        <w:rPr>
          <w:rFonts w:ascii="Times New Roman" w:hAnsi="Times New Roman" w:cs="Times New Roman"/>
        </w:rPr>
      </w:pPr>
      <w:r w:rsidRPr="000C5EFC">
        <w:rPr>
          <w:rFonts w:ascii="Times New Roman" w:hAnsi="Times New Roman" w:cs="Times New Roman"/>
        </w:rPr>
        <w:lastRenderedPageBreak/>
        <w:fldChar w:fldCharType="end"/>
      </w:r>
      <w:bookmarkStart w:id="3197" w:name="_Toc459650016"/>
      <w:r w:rsidR="000F4BD4" w:rsidRPr="000C5EFC">
        <w:rPr>
          <w:rFonts w:ascii="Times New Roman" w:hAnsi="Times New Roman" w:cs="Times New Roman"/>
        </w:rPr>
        <w:t>APPENDIX A: Camera Command Summary</w:t>
      </w:r>
      <w:bookmarkEnd w:id="3197"/>
    </w:p>
    <w:p w:rsidR="001F0B33" w:rsidRDefault="004A59FC" w:rsidP="005D4DFF">
      <w:pPr>
        <w:pStyle w:val="TOC4"/>
        <w:rPr>
          <w:rFonts w:asciiTheme="minorHAnsi" w:eastAsiaTheme="minorEastAsia" w:hAnsiTheme="minorHAnsi"/>
          <w:noProof/>
          <w:sz w:val="22"/>
          <w:szCs w:val="22"/>
        </w:rPr>
      </w:pPr>
      <w:r w:rsidRPr="00190AE7">
        <w:rPr>
          <w:rFonts w:cs="Times New Roman"/>
        </w:rPr>
        <w:fldChar w:fldCharType="begin"/>
      </w:r>
      <w:r w:rsidRPr="0092609B">
        <w:rPr>
          <w:rFonts w:cs="Times New Roman"/>
        </w:rPr>
        <w:instrText xml:space="preserve"> TOC \h \z \t "list level 3,4,Command,5" </w:instrText>
      </w:r>
      <w:r w:rsidRPr="00190AE7">
        <w:rPr>
          <w:rFonts w:cs="Times New Roman"/>
        </w:rPr>
        <w:fldChar w:fldCharType="separate"/>
      </w:r>
      <w:hyperlink w:anchor="_Toc459569261" w:history="1">
        <w:r w:rsidR="001F0B33" w:rsidRPr="00BC74BB">
          <w:rPr>
            <w:rStyle w:val="Hyperlink"/>
            <w:noProof/>
          </w:rPr>
          <w:t>5.5.1.</w:t>
        </w:r>
        <w:r w:rsidR="001F0B33">
          <w:rPr>
            <w:rFonts w:asciiTheme="minorHAnsi" w:eastAsiaTheme="minorEastAsia" w:hAnsiTheme="minorHAnsi"/>
            <w:noProof/>
            <w:sz w:val="22"/>
            <w:szCs w:val="22"/>
          </w:rPr>
          <w:tab/>
        </w:r>
        <w:r w:rsidR="001F0B33" w:rsidRPr="00BC74BB">
          <w:rPr>
            <w:rStyle w:val="Hyperlink"/>
            <w:noProof/>
          </w:rPr>
          <w:t>Restore Factory Configuration</w:t>
        </w:r>
      </w:hyperlink>
      <w:r w:rsidR="001F0B33">
        <w:rPr>
          <w:rStyle w:val="Hyperlink"/>
          <w:noProof/>
        </w:rPr>
        <w:tab/>
      </w:r>
      <w:hyperlink w:anchor="_Toc459569262" w:history="1">
        <w:r w:rsidR="001F0B33" w:rsidRPr="00BC74BB">
          <w:rPr>
            <w:rStyle w:val="Hyperlink"/>
            <w:rFonts w:cs="Times New Roman"/>
            <w:noProof/>
          </w:rPr>
          <w:t>CONFIG:RESET</w:t>
        </w:r>
        <w:r w:rsidR="00350991">
          <w:rPr>
            <w:rStyle w:val="Hyperlink"/>
            <w:rFonts w:cs="Times New Roman"/>
            <w:noProof/>
          </w:rPr>
          <w:tab/>
        </w:r>
        <w:r w:rsidR="001F0B33">
          <w:rPr>
            <w:noProof/>
            <w:webHidden/>
          </w:rPr>
          <w:fldChar w:fldCharType="begin"/>
        </w:r>
        <w:r w:rsidR="001F0B33">
          <w:rPr>
            <w:noProof/>
            <w:webHidden/>
          </w:rPr>
          <w:instrText xml:space="preserve"> PAGEREF _Toc459569262 \h </w:instrText>
        </w:r>
        <w:r w:rsidR="001F0B33">
          <w:rPr>
            <w:noProof/>
            <w:webHidden/>
          </w:rPr>
        </w:r>
        <w:r w:rsidR="001F0B33">
          <w:rPr>
            <w:noProof/>
            <w:webHidden/>
          </w:rPr>
          <w:fldChar w:fldCharType="separate"/>
        </w:r>
        <w:r w:rsidR="000D7633">
          <w:rPr>
            <w:noProof/>
            <w:webHidden/>
          </w:rPr>
          <w:t>30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63" w:history="1">
        <w:r w:rsidR="001F0B33" w:rsidRPr="00BC74BB">
          <w:rPr>
            <w:rStyle w:val="Hyperlink"/>
            <w:noProof/>
          </w:rPr>
          <w:t>5.5.2.</w:t>
        </w:r>
        <w:r w:rsidR="001F0B33">
          <w:rPr>
            <w:rFonts w:asciiTheme="minorHAnsi" w:eastAsiaTheme="minorEastAsia" w:hAnsiTheme="minorHAnsi"/>
            <w:noProof/>
            <w:sz w:val="22"/>
            <w:szCs w:val="22"/>
          </w:rPr>
          <w:tab/>
        </w:r>
        <w:r w:rsidR="001F0B33" w:rsidRPr="00BC74BB">
          <w:rPr>
            <w:rStyle w:val="Hyperlink"/>
            <w:noProof/>
          </w:rPr>
          <w:t>Save Global Configuration</w:t>
        </w:r>
      </w:hyperlink>
      <w:r w:rsidR="001F0B33">
        <w:rPr>
          <w:rStyle w:val="Hyperlink"/>
          <w:noProof/>
        </w:rPr>
        <w:tab/>
      </w:r>
      <w:hyperlink w:anchor="_Toc459569264" w:history="1">
        <w:r w:rsidR="001F0B33" w:rsidRPr="00BC74BB">
          <w:rPr>
            <w:rStyle w:val="Hyperlink"/>
            <w:rFonts w:cs="Times New Roman"/>
            <w:noProof/>
          </w:rPr>
          <w:t>CONFIG:SAVE</w:t>
        </w:r>
        <w:r w:rsidR="001F0B33">
          <w:rPr>
            <w:noProof/>
            <w:webHidden/>
          </w:rPr>
          <w:tab/>
        </w:r>
        <w:r w:rsidR="001F0B33">
          <w:rPr>
            <w:noProof/>
            <w:webHidden/>
          </w:rPr>
          <w:fldChar w:fldCharType="begin"/>
        </w:r>
        <w:r w:rsidR="001F0B33">
          <w:rPr>
            <w:noProof/>
            <w:webHidden/>
          </w:rPr>
          <w:instrText xml:space="preserve"> PAGEREF _Toc459569264 \h </w:instrText>
        </w:r>
        <w:r w:rsidR="001F0B33">
          <w:rPr>
            <w:noProof/>
            <w:webHidden/>
          </w:rPr>
        </w:r>
        <w:r w:rsidR="001F0B33">
          <w:rPr>
            <w:noProof/>
            <w:webHidden/>
          </w:rPr>
          <w:fldChar w:fldCharType="separate"/>
        </w:r>
        <w:r w:rsidR="000D7633">
          <w:rPr>
            <w:noProof/>
            <w:webHidden/>
          </w:rPr>
          <w:t>30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65" w:history="1">
        <w:r w:rsidR="001F0B33" w:rsidRPr="00BC74BB">
          <w:rPr>
            <w:rStyle w:val="Hyperlink"/>
            <w:noProof/>
          </w:rPr>
          <w:t>5.5.3.</w:t>
        </w:r>
        <w:r w:rsidR="001F0B33">
          <w:rPr>
            <w:rFonts w:asciiTheme="minorHAnsi" w:eastAsiaTheme="minorEastAsia" w:hAnsiTheme="minorHAnsi"/>
            <w:noProof/>
            <w:sz w:val="22"/>
            <w:szCs w:val="22"/>
          </w:rPr>
          <w:tab/>
        </w:r>
        <w:r w:rsidR="001F0B33" w:rsidRPr="00BC74BB">
          <w:rPr>
            <w:rStyle w:val="Hyperlink"/>
            <w:noProof/>
          </w:rPr>
          <w:t>Load Operational Configuration</w:t>
        </w:r>
      </w:hyperlink>
      <w:r w:rsidR="001F0B33">
        <w:rPr>
          <w:rStyle w:val="Hyperlink"/>
          <w:noProof/>
        </w:rPr>
        <w:tab/>
      </w:r>
      <w:hyperlink w:anchor="_Toc459569266" w:history="1">
        <w:r w:rsidR="001F0B33" w:rsidRPr="00BC74BB">
          <w:rPr>
            <w:rStyle w:val="Hyperlink"/>
            <w:rFonts w:cs="Times New Roman"/>
            <w:noProof/>
          </w:rPr>
          <w:t>OPR opr_number</w:t>
        </w:r>
        <w:r w:rsidR="001F0B33">
          <w:rPr>
            <w:noProof/>
            <w:webHidden/>
          </w:rPr>
          <w:tab/>
        </w:r>
        <w:r w:rsidR="001F0B33">
          <w:rPr>
            <w:noProof/>
            <w:webHidden/>
          </w:rPr>
          <w:fldChar w:fldCharType="begin"/>
        </w:r>
        <w:r w:rsidR="001F0B33">
          <w:rPr>
            <w:noProof/>
            <w:webHidden/>
          </w:rPr>
          <w:instrText xml:space="preserve"> PAGEREF _Toc459569266 \h </w:instrText>
        </w:r>
        <w:r w:rsidR="001F0B33">
          <w:rPr>
            <w:noProof/>
            <w:webHidden/>
          </w:rPr>
        </w:r>
        <w:r w:rsidR="001F0B33">
          <w:rPr>
            <w:noProof/>
            <w:webHidden/>
          </w:rPr>
          <w:fldChar w:fldCharType="separate"/>
        </w:r>
        <w:r w:rsidR="000D7633">
          <w:rPr>
            <w:noProof/>
            <w:webHidden/>
          </w:rPr>
          <w:t>30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67" w:history="1">
        <w:r w:rsidR="001F0B33" w:rsidRPr="00BC74BB">
          <w:rPr>
            <w:rStyle w:val="Hyperlink"/>
            <w:noProof/>
          </w:rPr>
          <w:t>5.5.4.</w:t>
        </w:r>
        <w:r w:rsidR="001F0B33">
          <w:rPr>
            <w:rFonts w:asciiTheme="minorHAnsi" w:eastAsiaTheme="minorEastAsia" w:hAnsiTheme="minorHAnsi"/>
            <w:noProof/>
            <w:sz w:val="22"/>
            <w:szCs w:val="22"/>
          </w:rPr>
          <w:tab/>
        </w:r>
        <w:r w:rsidR="001F0B33" w:rsidRPr="00BC74BB">
          <w:rPr>
            <w:rStyle w:val="Hyperlink"/>
            <w:noProof/>
          </w:rPr>
          <w:t>Get Current Operational Configuration Number</w:t>
        </w:r>
      </w:hyperlink>
      <w:r w:rsidR="001F0B33">
        <w:rPr>
          <w:rStyle w:val="Hyperlink"/>
          <w:noProof/>
        </w:rPr>
        <w:tab/>
      </w:r>
      <w:hyperlink w:anchor="_Toc459569268" w:history="1">
        <w:r w:rsidR="001F0B33" w:rsidRPr="00BC74BB">
          <w:rPr>
            <w:rStyle w:val="Hyperlink"/>
            <w:rFonts w:cs="Times New Roman"/>
            <w:noProof/>
          </w:rPr>
          <w:t>OPR?</w:t>
        </w:r>
        <w:r w:rsidR="001F0B33">
          <w:rPr>
            <w:noProof/>
            <w:webHidden/>
          </w:rPr>
          <w:tab/>
        </w:r>
        <w:r w:rsidR="001F0B33">
          <w:rPr>
            <w:noProof/>
            <w:webHidden/>
          </w:rPr>
          <w:fldChar w:fldCharType="begin"/>
        </w:r>
        <w:r w:rsidR="001F0B33">
          <w:rPr>
            <w:noProof/>
            <w:webHidden/>
          </w:rPr>
          <w:instrText xml:space="preserve"> PAGEREF _Toc459569268 \h </w:instrText>
        </w:r>
        <w:r w:rsidR="001F0B33">
          <w:rPr>
            <w:noProof/>
            <w:webHidden/>
          </w:rPr>
        </w:r>
        <w:r w:rsidR="001F0B33">
          <w:rPr>
            <w:noProof/>
            <w:webHidden/>
          </w:rPr>
          <w:fldChar w:fldCharType="separate"/>
        </w:r>
        <w:r w:rsidR="000D7633">
          <w:rPr>
            <w:noProof/>
            <w:webHidden/>
          </w:rPr>
          <w:t>31</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70" w:history="1">
        <w:r w:rsidR="001F0B33" w:rsidRPr="00BC74BB">
          <w:rPr>
            <w:rStyle w:val="Hyperlink"/>
            <w:noProof/>
          </w:rPr>
          <w:t>5.5.5.</w:t>
        </w:r>
        <w:r w:rsidR="001F0B33">
          <w:rPr>
            <w:rFonts w:asciiTheme="minorHAnsi" w:eastAsiaTheme="minorEastAsia" w:hAnsiTheme="minorHAnsi"/>
            <w:noProof/>
            <w:sz w:val="22"/>
            <w:szCs w:val="22"/>
          </w:rPr>
          <w:tab/>
        </w:r>
        <w:r w:rsidR="001F0B33" w:rsidRPr="00BC74BB">
          <w:rPr>
            <w:rStyle w:val="Hyperlink"/>
            <w:noProof/>
          </w:rPr>
          <w:t>Get Total Number of Operational Configurations</w:t>
        </w:r>
      </w:hyperlink>
      <w:r w:rsidR="001F0B33">
        <w:rPr>
          <w:rStyle w:val="Hyperlink"/>
          <w:noProof/>
        </w:rPr>
        <w:tab/>
      </w:r>
      <w:hyperlink w:anchor="_Toc459569271" w:history="1">
        <w:r w:rsidR="001F0B33" w:rsidRPr="00BC74BB">
          <w:rPr>
            <w:rStyle w:val="Hyperlink"/>
            <w:rFonts w:cs="Times New Roman"/>
            <w:noProof/>
          </w:rPr>
          <w:t>OPR:MAX?</w:t>
        </w:r>
        <w:r w:rsidR="001F0B33">
          <w:rPr>
            <w:noProof/>
            <w:webHidden/>
          </w:rPr>
          <w:tab/>
        </w:r>
        <w:r w:rsidR="001F0B33">
          <w:rPr>
            <w:noProof/>
            <w:webHidden/>
          </w:rPr>
          <w:fldChar w:fldCharType="begin"/>
        </w:r>
        <w:r w:rsidR="001F0B33">
          <w:rPr>
            <w:noProof/>
            <w:webHidden/>
          </w:rPr>
          <w:instrText xml:space="preserve"> PAGEREF _Toc459569271 \h </w:instrText>
        </w:r>
        <w:r w:rsidR="001F0B33">
          <w:rPr>
            <w:noProof/>
            <w:webHidden/>
          </w:rPr>
        </w:r>
        <w:r w:rsidR="001F0B33">
          <w:rPr>
            <w:noProof/>
            <w:webHidden/>
          </w:rPr>
          <w:fldChar w:fldCharType="separate"/>
        </w:r>
        <w:r w:rsidR="000D7633">
          <w:rPr>
            <w:noProof/>
            <w:webHidden/>
          </w:rPr>
          <w:t>31</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72" w:history="1">
        <w:r w:rsidR="001F0B33" w:rsidRPr="00BC74BB">
          <w:rPr>
            <w:rStyle w:val="Hyperlink"/>
            <w:noProof/>
          </w:rPr>
          <w:t>5.5.6.</w:t>
        </w:r>
        <w:r w:rsidR="001F0B33">
          <w:rPr>
            <w:rFonts w:asciiTheme="minorHAnsi" w:eastAsiaTheme="minorEastAsia" w:hAnsiTheme="minorHAnsi"/>
            <w:noProof/>
            <w:sz w:val="22"/>
            <w:szCs w:val="22"/>
          </w:rPr>
          <w:tab/>
        </w:r>
        <w:r w:rsidR="001F0B33" w:rsidRPr="00BC74BB">
          <w:rPr>
            <w:rStyle w:val="Hyperlink"/>
            <w:noProof/>
          </w:rPr>
          <w:t>Set Startup Operational Configuration</w:t>
        </w:r>
      </w:hyperlink>
      <w:r w:rsidR="001F0B33">
        <w:rPr>
          <w:rStyle w:val="Hyperlink"/>
          <w:noProof/>
        </w:rPr>
        <w:tab/>
      </w:r>
      <w:r>
        <w:fldChar w:fldCharType="begin"/>
      </w:r>
      <w:r>
        <w:instrText xml:space="preserve"> HYPERLINK \l "_Toc459569273" </w:instrText>
      </w:r>
      <w:r>
        <w:fldChar w:fldCharType="separate"/>
      </w:r>
      <w:r w:rsidR="001F0B33" w:rsidRPr="00BC74BB">
        <w:rPr>
          <w:rStyle w:val="Hyperlink"/>
          <w:rFonts w:cs="Times New Roman"/>
          <w:noProof/>
        </w:rPr>
        <w:t xml:space="preserve">OPR:START </w:t>
      </w:r>
      <w:r w:rsidR="001F0B33" w:rsidRPr="00BC74BB">
        <w:rPr>
          <w:rStyle w:val="Hyperlink"/>
          <w:rFonts w:cs="Times New Roman"/>
          <w:i/>
          <w:noProof/>
        </w:rPr>
        <w:t>opr_number</w:t>
      </w:r>
      <w:r w:rsidR="001F0B33">
        <w:rPr>
          <w:noProof/>
          <w:webHidden/>
        </w:rPr>
        <w:tab/>
      </w:r>
      <w:r w:rsidR="001F0B33">
        <w:rPr>
          <w:noProof/>
          <w:webHidden/>
        </w:rPr>
        <w:fldChar w:fldCharType="begin"/>
      </w:r>
      <w:r w:rsidR="001F0B33">
        <w:rPr>
          <w:noProof/>
          <w:webHidden/>
        </w:rPr>
        <w:instrText xml:space="preserve"> PAGEREF _Toc459569273 \h </w:instrText>
      </w:r>
      <w:r w:rsidR="001F0B33">
        <w:rPr>
          <w:noProof/>
          <w:webHidden/>
        </w:rPr>
      </w:r>
      <w:r w:rsidR="001F0B33">
        <w:rPr>
          <w:noProof/>
          <w:webHidden/>
        </w:rPr>
        <w:fldChar w:fldCharType="separate"/>
      </w:r>
      <w:ins w:id="3198" w:author="Dvonch, Curt               UTAS" w:date="2018-09-10T13:22:00Z">
        <w:r w:rsidR="000D7633">
          <w:rPr>
            <w:noProof/>
            <w:webHidden/>
          </w:rPr>
          <w:t>31</w:t>
        </w:r>
      </w:ins>
      <w:del w:id="3199" w:author="Dvonch, Curt               UTAS" w:date="2018-09-10T12:26:00Z">
        <w:r w:rsidR="00EA5B1D" w:rsidDel="00663E4A">
          <w:rPr>
            <w:noProof/>
            <w:webHidden/>
          </w:rPr>
          <w:delText>31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274" w:history="1">
        <w:r w:rsidR="001F0B33" w:rsidRPr="00BC74BB">
          <w:rPr>
            <w:rStyle w:val="Hyperlink"/>
            <w:noProof/>
          </w:rPr>
          <w:t>5.5.7.</w:t>
        </w:r>
        <w:r w:rsidR="001F0B33">
          <w:rPr>
            <w:rFonts w:asciiTheme="minorHAnsi" w:eastAsiaTheme="minorEastAsia" w:hAnsiTheme="minorHAnsi"/>
            <w:noProof/>
            <w:sz w:val="22"/>
            <w:szCs w:val="22"/>
          </w:rPr>
          <w:tab/>
        </w:r>
        <w:r w:rsidR="001F0B33" w:rsidRPr="00BC74BB">
          <w:rPr>
            <w:rStyle w:val="Hyperlink"/>
            <w:noProof/>
          </w:rPr>
          <w:t>Get Startup Operational Configuration</w:t>
        </w:r>
      </w:hyperlink>
      <w:r w:rsidR="001F0B33">
        <w:rPr>
          <w:rStyle w:val="Hyperlink"/>
          <w:noProof/>
        </w:rPr>
        <w:tab/>
      </w:r>
      <w:hyperlink w:anchor="_Toc459569275" w:history="1">
        <w:r w:rsidR="001F0B33" w:rsidRPr="00BC74BB">
          <w:rPr>
            <w:rStyle w:val="Hyperlink"/>
            <w:rFonts w:cs="Times New Roman"/>
            <w:noProof/>
          </w:rPr>
          <w:t>OPR:START?</w:t>
        </w:r>
        <w:r w:rsidR="001F0B33">
          <w:rPr>
            <w:noProof/>
            <w:webHidden/>
          </w:rPr>
          <w:tab/>
        </w:r>
        <w:r w:rsidR="001F0B33">
          <w:rPr>
            <w:noProof/>
            <w:webHidden/>
          </w:rPr>
          <w:fldChar w:fldCharType="begin"/>
        </w:r>
        <w:r w:rsidR="001F0B33">
          <w:rPr>
            <w:noProof/>
            <w:webHidden/>
          </w:rPr>
          <w:instrText xml:space="preserve"> PAGEREF _Toc459569275 \h </w:instrText>
        </w:r>
        <w:r w:rsidR="001F0B33">
          <w:rPr>
            <w:noProof/>
            <w:webHidden/>
          </w:rPr>
        </w:r>
        <w:r w:rsidR="001F0B33">
          <w:rPr>
            <w:noProof/>
            <w:webHidden/>
          </w:rPr>
          <w:fldChar w:fldCharType="separate"/>
        </w:r>
        <w:r w:rsidR="000D7633">
          <w:rPr>
            <w:noProof/>
            <w:webHidden/>
          </w:rPr>
          <w:t>32</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76" w:history="1">
        <w:r w:rsidR="001F0B33" w:rsidRPr="00BC74BB">
          <w:rPr>
            <w:rStyle w:val="Hyperlink"/>
            <w:noProof/>
          </w:rPr>
          <w:t>5.5.8.</w:t>
        </w:r>
        <w:r w:rsidR="001F0B33">
          <w:rPr>
            <w:rFonts w:asciiTheme="minorHAnsi" w:eastAsiaTheme="minorEastAsia" w:hAnsiTheme="minorHAnsi"/>
            <w:noProof/>
            <w:sz w:val="22"/>
            <w:szCs w:val="22"/>
          </w:rPr>
          <w:tab/>
        </w:r>
        <w:r w:rsidR="001F0B33" w:rsidRPr="00BC74BB">
          <w:rPr>
            <w:rStyle w:val="Hyperlink"/>
            <w:noProof/>
          </w:rPr>
          <w:t>Create New Operational Configuration</w:t>
        </w:r>
      </w:hyperlink>
      <w:r w:rsidR="001F0B33">
        <w:rPr>
          <w:rStyle w:val="Hyperlink"/>
          <w:noProof/>
        </w:rPr>
        <w:tab/>
      </w:r>
      <w:hyperlink w:anchor="_Toc459569277" w:history="1">
        <w:r w:rsidR="001F0B33" w:rsidRPr="00BC74BB">
          <w:rPr>
            <w:rStyle w:val="Hyperlink"/>
            <w:rFonts w:cs="Times New Roman"/>
            <w:noProof/>
          </w:rPr>
          <w:t>OPR:SAVE</w:t>
        </w:r>
        <w:r w:rsidR="001F0B33">
          <w:rPr>
            <w:noProof/>
            <w:webHidden/>
          </w:rPr>
          <w:tab/>
        </w:r>
        <w:r w:rsidR="001F0B33">
          <w:rPr>
            <w:noProof/>
            <w:webHidden/>
          </w:rPr>
          <w:fldChar w:fldCharType="begin"/>
        </w:r>
        <w:r w:rsidR="001F0B33">
          <w:rPr>
            <w:noProof/>
            <w:webHidden/>
          </w:rPr>
          <w:instrText xml:space="preserve"> PAGEREF _Toc459569277 \h </w:instrText>
        </w:r>
        <w:r w:rsidR="001F0B33">
          <w:rPr>
            <w:noProof/>
            <w:webHidden/>
          </w:rPr>
        </w:r>
        <w:r w:rsidR="001F0B33">
          <w:rPr>
            <w:noProof/>
            <w:webHidden/>
          </w:rPr>
          <w:fldChar w:fldCharType="separate"/>
        </w:r>
        <w:r w:rsidR="000D7633">
          <w:rPr>
            <w:noProof/>
            <w:webHidden/>
          </w:rPr>
          <w:t>32</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78" w:history="1">
        <w:r w:rsidR="001F0B33" w:rsidRPr="00BC74BB">
          <w:rPr>
            <w:rStyle w:val="Hyperlink"/>
            <w:noProof/>
          </w:rPr>
          <w:t>5.5.9.</w:t>
        </w:r>
        <w:r w:rsidR="001F0B33">
          <w:rPr>
            <w:rFonts w:asciiTheme="minorHAnsi" w:eastAsiaTheme="minorEastAsia" w:hAnsiTheme="minorHAnsi"/>
            <w:noProof/>
            <w:sz w:val="22"/>
            <w:szCs w:val="22"/>
          </w:rPr>
          <w:tab/>
        </w:r>
        <w:r w:rsidR="001F0B33" w:rsidRPr="00BC74BB">
          <w:rPr>
            <w:rStyle w:val="Hyperlink"/>
            <w:noProof/>
          </w:rPr>
          <w:t>Update Existing Operational Configuration</w:t>
        </w:r>
      </w:hyperlink>
      <w:r w:rsidR="001F0B33">
        <w:rPr>
          <w:rStyle w:val="Hyperlink"/>
          <w:noProof/>
        </w:rPr>
        <w:tab/>
      </w:r>
      <w:hyperlink w:anchor="_Toc459569279" w:history="1">
        <w:r w:rsidR="001F0B33" w:rsidRPr="00BC74BB">
          <w:rPr>
            <w:rStyle w:val="Hyperlink"/>
            <w:rFonts w:cs="Times New Roman"/>
            <w:noProof/>
          </w:rPr>
          <w:t>OPR:UPDATE</w:t>
        </w:r>
        <w:r w:rsidR="001F0B33">
          <w:rPr>
            <w:noProof/>
            <w:webHidden/>
          </w:rPr>
          <w:tab/>
        </w:r>
        <w:r w:rsidR="001F0B33">
          <w:rPr>
            <w:noProof/>
            <w:webHidden/>
          </w:rPr>
          <w:fldChar w:fldCharType="begin"/>
        </w:r>
        <w:r w:rsidR="001F0B33">
          <w:rPr>
            <w:noProof/>
            <w:webHidden/>
          </w:rPr>
          <w:instrText xml:space="preserve"> PAGEREF _Toc459569279 \h </w:instrText>
        </w:r>
        <w:r w:rsidR="001F0B33">
          <w:rPr>
            <w:noProof/>
            <w:webHidden/>
          </w:rPr>
        </w:r>
        <w:r w:rsidR="001F0B33">
          <w:rPr>
            <w:noProof/>
            <w:webHidden/>
          </w:rPr>
          <w:fldChar w:fldCharType="separate"/>
        </w:r>
        <w:r w:rsidR="000D7633">
          <w:rPr>
            <w:noProof/>
            <w:webHidden/>
          </w:rPr>
          <w:t>33</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80" w:history="1">
        <w:r w:rsidR="001F0B33" w:rsidRPr="00BC74BB">
          <w:rPr>
            <w:rStyle w:val="Hyperlink"/>
            <w:noProof/>
          </w:rPr>
          <w:t>5.5.10.</w:t>
        </w:r>
        <w:r w:rsidR="001F0B33">
          <w:rPr>
            <w:rFonts w:asciiTheme="minorHAnsi" w:eastAsiaTheme="minorEastAsia" w:hAnsiTheme="minorHAnsi"/>
            <w:noProof/>
            <w:sz w:val="22"/>
            <w:szCs w:val="22"/>
          </w:rPr>
          <w:tab/>
        </w:r>
        <w:r w:rsidR="001F0B33" w:rsidRPr="00BC74BB">
          <w:rPr>
            <w:rStyle w:val="Hyperlink"/>
            <w:noProof/>
          </w:rPr>
          <w:t>Delete Last Operational Configuration</w:t>
        </w:r>
      </w:hyperlink>
      <w:r w:rsidR="001F0B33">
        <w:rPr>
          <w:rStyle w:val="Hyperlink"/>
          <w:noProof/>
        </w:rPr>
        <w:tab/>
      </w:r>
      <w:hyperlink w:anchor="_Toc459569281" w:history="1">
        <w:r w:rsidR="001F0B33" w:rsidRPr="00BC74BB">
          <w:rPr>
            <w:rStyle w:val="Hyperlink"/>
            <w:rFonts w:cs="Times New Roman"/>
            <w:noProof/>
          </w:rPr>
          <w:t>OPR:DEL</w:t>
        </w:r>
        <w:r w:rsidR="001F0B33">
          <w:rPr>
            <w:noProof/>
            <w:webHidden/>
          </w:rPr>
          <w:tab/>
        </w:r>
        <w:r w:rsidR="001F0B33">
          <w:rPr>
            <w:noProof/>
            <w:webHidden/>
          </w:rPr>
          <w:fldChar w:fldCharType="begin"/>
        </w:r>
        <w:r w:rsidR="001F0B33">
          <w:rPr>
            <w:noProof/>
            <w:webHidden/>
          </w:rPr>
          <w:instrText xml:space="preserve"> PAGEREF _Toc459569281 \h </w:instrText>
        </w:r>
        <w:r w:rsidR="001F0B33">
          <w:rPr>
            <w:noProof/>
            <w:webHidden/>
          </w:rPr>
        </w:r>
        <w:r w:rsidR="001F0B33">
          <w:rPr>
            <w:noProof/>
            <w:webHidden/>
          </w:rPr>
          <w:fldChar w:fldCharType="separate"/>
        </w:r>
        <w:r w:rsidR="000D7633">
          <w:rPr>
            <w:noProof/>
            <w:webHidden/>
          </w:rPr>
          <w:t>33</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82" w:history="1">
        <w:r w:rsidR="001F0B33" w:rsidRPr="00BC74BB">
          <w:rPr>
            <w:rStyle w:val="Hyperlink"/>
            <w:noProof/>
          </w:rPr>
          <w:t>5.5.11.</w:t>
        </w:r>
        <w:r w:rsidR="001F0B33">
          <w:rPr>
            <w:rFonts w:asciiTheme="minorHAnsi" w:eastAsiaTheme="minorEastAsia" w:hAnsiTheme="minorHAnsi"/>
            <w:noProof/>
            <w:sz w:val="22"/>
            <w:szCs w:val="22"/>
          </w:rPr>
          <w:tab/>
        </w:r>
        <w:r w:rsidR="001F0B33" w:rsidRPr="00BC74BB">
          <w:rPr>
            <w:rStyle w:val="Hyperlink"/>
            <w:noProof/>
          </w:rPr>
          <w:t>Delete All Operational Configurations</w:t>
        </w:r>
      </w:hyperlink>
      <w:r w:rsidR="001F0B33">
        <w:rPr>
          <w:rStyle w:val="Hyperlink"/>
          <w:noProof/>
        </w:rPr>
        <w:tab/>
      </w:r>
      <w:hyperlink w:anchor="_Toc459569283" w:history="1">
        <w:r w:rsidR="001F0B33" w:rsidRPr="00BC74BB">
          <w:rPr>
            <w:rStyle w:val="Hyperlink"/>
            <w:rFonts w:cs="Times New Roman"/>
            <w:noProof/>
          </w:rPr>
          <w:t>OPR:DEL:ALL</w:t>
        </w:r>
        <w:r w:rsidR="001F0B33">
          <w:rPr>
            <w:noProof/>
            <w:webHidden/>
          </w:rPr>
          <w:tab/>
        </w:r>
        <w:r w:rsidR="001F0B33">
          <w:rPr>
            <w:noProof/>
            <w:webHidden/>
          </w:rPr>
          <w:fldChar w:fldCharType="begin"/>
        </w:r>
        <w:r w:rsidR="001F0B33">
          <w:rPr>
            <w:noProof/>
            <w:webHidden/>
          </w:rPr>
          <w:instrText xml:space="preserve"> PAGEREF _Toc459569283 \h </w:instrText>
        </w:r>
        <w:r w:rsidR="001F0B33">
          <w:rPr>
            <w:noProof/>
            <w:webHidden/>
          </w:rPr>
        </w:r>
        <w:r w:rsidR="001F0B33">
          <w:rPr>
            <w:noProof/>
            <w:webHidden/>
          </w:rPr>
          <w:fldChar w:fldCharType="separate"/>
        </w:r>
        <w:r w:rsidR="000D7633">
          <w:rPr>
            <w:noProof/>
            <w:webHidden/>
          </w:rPr>
          <w:t>34</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84" w:history="1">
        <w:r w:rsidR="001F0B33" w:rsidRPr="00BC74BB">
          <w:rPr>
            <w:rStyle w:val="Hyperlink"/>
            <w:noProof/>
          </w:rPr>
          <w:t>5.6.1.</w:t>
        </w:r>
        <w:r w:rsidR="001F0B33">
          <w:rPr>
            <w:rFonts w:asciiTheme="minorHAnsi" w:eastAsiaTheme="minorEastAsia" w:hAnsiTheme="minorHAnsi"/>
            <w:noProof/>
            <w:sz w:val="22"/>
            <w:szCs w:val="22"/>
          </w:rPr>
          <w:tab/>
        </w:r>
        <w:r w:rsidR="001F0B33" w:rsidRPr="00BC74BB">
          <w:rPr>
            <w:rStyle w:val="Hyperlink"/>
            <w:noProof/>
          </w:rPr>
          <w:t>Set Current Baud Rate</w:t>
        </w:r>
      </w:hyperlink>
      <w:r w:rsidR="001F0B33">
        <w:rPr>
          <w:rStyle w:val="Hyperlink"/>
          <w:noProof/>
        </w:rPr>
        <w:tab/>
      </w:r>
      <w:r>
        <w:fldChar w:fldCharType="begin"/>
      </w:r>
      <w:r>
        <w:instrText xml:space="preserve"> HYPERLINK \l "_Toc459569285" </w:instrText>
      </w:r>
      <w:r>
        <w:fldChar w:fldCharType="separate"/>
      </w:r>
      <w:r w:rsidR="001F0B33" w:rsidRPr="00BC74BB">
        <w:rPr>
          <w:rStyle w:val="Hyperlink"/>
          <w:rFonts w:cs="Times New Roman"/>
          <w:noProof/>
        </w:rPr>
        <w:t xml:space="preserve">BAUD:CURRENT </w:t>
      </w:r>
      <w:r w:rsidR="001F0B33" w:rsidRPr="00BC74BB">
        <w:rPr>
          <w:rStyle w:val="Hyperlink"/>
          <w:rFonts w:cs="Times New Roman"/>
          <w:i/>
          <w:noProof/>
        </w:rPr>
        <w:t>baud_rate</w:t>
      </w:r>
      <w:r w:rsidR="001F0B33">
        <w:rPr>
          <w:noProof/>
          <w:webHidden/>
        </w:rPr>
        <w:tab/>
      </w:r>
      <w:r w:rsidR="001F0B33">
        <w:rPr>
          <w:noProof/>
          <w:webHidden/>
        </w:rPr>
        <w:fldChar w:fldCharType="begin"/>
      </w:r>
      <w:r w:rsidR="001F0B33">
        <w:rPr>
          <w:noProof/>
          <w:webHidden/>
        </w:rPr>
        <w:instrText xml:space="preserve"> PAGEREF _Toc459569285 \h </w:instrText>
      </w:r>
      <w:r w:rsidR="001F0B33">
        <w:rPr>
          <w:noProof/>
          <w:webHidden/>
        </w:rPr>
      </w:r>
      <w:r w:rsidR="001F0B33">
        <w:rPr>
          <w:noProof/>
          <w:webHidden/>
        </w:rPr>
        <w:fldChar w:fldCharType="separate"/>
      </w:r>
      <w:ins w:id="3200" w:author="Dvonch, Curt               UTAS" w:date="2018-09-10T13:22:00Z">
        <w:r w:rsidR="000D7633">
          <w:rPr>
            <w:noProof/>
            <w:webHidden/>
          </w:rPr>
          <w:t>34</w:t>
        </w:r>
      </w:ins>
      <w:del w:id="3201" w:author="Dvonch, Curt               UTAS" w:date="2018-09-10T12:26:00Z">
        <w:r w:rsidR="00EA5B1D" w:rsidDel="00663E4A">
          <w:rPr>
            <w:noProof/>
            <w:webHidden/>
          </w:rPr>
          <w:delText>34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286" w:history="1">
        <w:r w:rsidR="001F0B33" w:rsidRPr="00BC74BB">
          <w:rPr>
            <w:rStyle w:val="Hyperlink"/>
            <w:noProof/>
          </w:rPr>
          <w:t>5.6.2.</w:t>
        </w:r>
        <w:r w:rsidR="001F0B33">
          <w:rPr>
            <w:rFonts w:asciiTheme="minorHAnsi" w:eastAsiaTheme="minorEastAsia" w:hAnsiTheme="minorHAnsi"/>
            <w:noProof/>
            <w:sz w:val="22"/>
            <w:szCs w:val="22"/>
          </w:rPr>
          <w:tab/>
        </w:r>
        <w:r w:rsidR="001F0B33" w:rsidRPr="00BC74BB">
          <w:rPr>
            <w:rStyle w:val="Hyperlink"/>
            <w:noProof/>
          </w:rPr>
          <w:t>Get Current Baud Rate</w:t>
        </w:r>
      </w:hyperlink>
      <w:r w:rsidR="001F0B33">
        <w:rPr>
          <w:rStyle w:val="Hyperlink"/>
          <w:noProof/>
        </w:rPr>
        <w:tab/>
      </w:r>
      <w:hyperlink w:anchor="_Toc459569287" w:history="1">
        <w:r w:rsidR="001F0B33" w:rsidRPr="00BC74BB">
          <w:rPr>
            <w:rStyle w:val="Hyperlink"/>
            <w:rFonts w:cs="Times New Roman"/>
            <w:noProof/>
          </w:rPr>
          <w:t>BAUD:CURRENT?</w:t>
        </w:r>
        <w:r w:rsidR="001F0B33">
          <w:rPr>
            <w:noProof/>
            <w:webHidden/>
          </w:rPr>
          <w:tab/>
        </w:r>
        <w:r w:rsidR="001F0B33">
          <w:rPr>
            <w:noProof/>
            <w:webHidden/>
          </w:rPr>
          <w:fldChar w:fldCharType="begin"/>
        </w:r>
        <w:r w:rsidR="001F0B33">
          <w:rPr>
            <w:noProof/>
            <w:webHidden/>
          </w:rPr>
          <w:instrText xml:space="preserve"> PAGEREF _Toc459569287 \h </w:instrText>
        </w:r>
        <w:r w:rsidR="001F0B33">
          <w:rPr>
            <w:noProof/>
            <w:webHidden/>
          </w:rPr>
        </w:r>
        <w:r w:rsidR="001F0B33">
          <w:rPr>
            <w:noProof/>
            <w:webHidden/>
          </w:rPr>
          <w:fldChar w:fldCharType="separate"/>
        </w:r>
        <w:r w:rsidR="000D7633">
          <w:rPr>
            <w:noProof/>
            <w:webHidden/>
          </w:rPr>
          <w:t>35</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88" w:history="1">
        <w:r w:rsidR="001F0B33" w:rsidRPr="00BC74BB">
          <w:rPr>
            <w:rStyle w:val="Hyperlink"/>
            <w:noProof/>
          </w:rPr>
          <w:t>5.6.3.</w:t>
        </w:r>
        <w:r w:rsidR="001F0B33">
          <w:rPr>
            <w:rFonts w:asciiTheme="minorHAnsi" w:eastAsiaTheme="minorEastAsia" w:hAnsiTheme="minorHAnsi"/>
            <w:noProof/>
            <w:sz w:val="22"/>
            <w:szCs w:val="22"/>
          </w:rPr>
          <w:tab/>
        </w:r>
        <w:r w:rsidR="001F0B33" w:rsidRPr="00BC74BB">
          <w:rPr>
            <w:rStyle w:val="Hyperlink"/>
            <w:noProof/>
          </w:rPr>
          <w:t>Set Future Baud Rate</w:t>
        </w:r>
      </w:hyperlink>
      <w:r w:rsidR="001F0B33">
        <w:rPr>
          <w:rStyle w:val="Hyperlink"/>
          <w:noProof/>
        </w:rPr>
        <w:tab/>
      </w:r>
      <w:hyperlink w:anchor="_Toc459569289" w:history="1">
        <w:r w:rsidR="001F0B33" w:rsidRPr="00BC74BB">
          <w:rPr>
            <w:rStyle w:val="Hyperlink"/>
            <w:rFonts w:cs="Times New Roman"/>
            <w:noProof/>
          </w:rPr>
          <w:t xml:space="preserve">BAUD:FUTURE </w:t>
        </w:r>
        <w:r w:rsidR="001F0B33" w:rsidRPr="00BC74BB">
          <w:rPr>
            <w:rStyle w:val="Hyperlink"/>
            <w:rFonts w:cs="Times New Roman"/>
            <w:i/>
            <w:noProof/>
          </w:rPr>
          <w:t>baud_rate</w:t>
        </w:r>
        <w:r w:rsidR="001F0B33">
          <w:rPr>
            <w:noProof/>
            <w:webHidden/>
          </w:rPr>
          <w:tab/>
        </w:r>
        <w:r w:rsidR="001F0B33">
          <w:rPr>
            <w:noProof/>
            <w:webHidden/>
          </w:rPr>
          <w:fldChar w:fldCharType="begin"/>
        </w:r>
        <w:r w:rsidR="001F0B33">
          <w:rPr>
            <w:noProof/>
            <w:webHidden/>
          </w:rPr>
          <w:instrText xml:space="preserve"> PAGEREF _Toc459569289 \h </w:instrText>
        </w:r>
        <w:r w:rsidR="001F0B33">
          <w:rPr>
            <w:noProof/>
            <w:webHidden/>
          </w:rPr>
        </w:r>
        <w:r w:rsidR="001F0B33">
          <w:rPr>
            <w:noProof/>
            <w:webHidden/>
          </w:rPr>
          <w:fldChar w:fldCharType="separate"/>
        </w:r>
        <w:r w:rsidR="000D7633">
          <w:rPr>
            <w:noProof/>
            <w:webHidden/>
          </w:rPr>
          <w:t>35</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90" w:history="1">
        <w:r w:rsidR="001F0B33" w:rsidRPr="00BC74BB">
          <w:rPr>
            <w:rStyle w:val="Hyperlink"/>
            <w:noProof/>
          </w:rPr>
          <w:t>5.6.4.</w:t>
        </w:r>
        <w:r w:rsidR="001F0B33">
          <w:rPr>
            <w:rFonts w:asciiTheme="minorHAnsi" w:eastAsiaTheme="minorEastAsia" w:hAnsiTheme="minorHAnsi"/>
            <w:noProof/>
            <w:sz w:val="22"/>
            <w:szCs w:val="22"/>
          </w:rPr>
          <w:tab/>
        </w:r>
        <w:r w:rsidR="001F0B33" w:rsidRPr="00BC74BB">
          <w:rPr>
            <w:rStyle w:val="Hyperlink"/>
            <w:noProof/>
          </w:rPr>
          <w:t>Get Future Baud Rate</w:t>
        </w:r>
      </w:hyperlink>
      <w:r w:rsidR="001F0B33">
        <w:rPr>
          <w:rStyle w:val="Hyperlink"/>
          <w:noProof/>
        </w:rPr>
        <w:tab/>
      </w:r>
      <w:hyperlink w:anchor="_Toc459569291" w:history="1">
        <w:r w:rsidR="001F0B33" w:rsidRPr="00BC74BB">
          <w:rPr>
            <w:rStyle w:val="Hyperlink"/>
            <w:rFonts w:cs="Times New Roman"/>
            <w:noProof/>
          </w:rPr>
          <w:t>BAUD:FUTURE?</w:t>
        </w:r>
        <w:r w:rsidR="001F0B33">
          <w:rPr>
            <w:noProof/>
            <w:webHidden/>
          </w:rPr>
          <w:tab/>
        </w:r>
        <w:r w:rsidR="001F0B33">
          <w:rPr>
            <w:noProof/>
            <w:webHidden/>
          </w:rPr>
          <w:fldChar w:fldCharType="begin"/>
        </w:r>
        <w:r w:rsidR="001F0B33">
          <w:rPr>
            <w:noProof/>
            <w:webHidden/>
          </w:rPr>
          <w:instrText xml:space="preserve"> PAGEREF _Toc459569291 \h </w:instrText>
        </w:r>
        <w:r w:rsidR="001F0B33">
          <w:rPr>
            <w:noProof/>
            <w:webHidden/>
          </w:rPr>
        </w:r>
        <w:r w:rsidR="001F0B33">
          <w:rPr>
            <w:noProof/>
            <w:webHidden/>
          </w:rPr>
          <w:fldChar w:fldCharType="separate"/>
        </w:r>
        <w:r w:rsidR="000D7633">
          <w:rPr>
            <w:noProof/>
            <w:webHidden/>
          </w:rPr>
          <w:t>36</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92" w:history="1">
        <w:r w:rsidR="001F0B33" w:rsidRPr="00BC74BB">
          <w:rPr>
            <w:rStyle w:val="Hyperlink"/>
            <w:noProof/>
          </w:rPr>
          <w:t>5.6.5.</w:t>
        </w:r>
        <w:r w:rsidR="001F0B33">
          <w:rPr>
            <w:rFonts w:asciiTheme="minorHAnsi" w:eastAsiaTheme="minorEastAsia" w:hAnsiTheme="minorHAnsi"/>
            <w:noProof/>
            <w:sz w:val="22"/>
            <w:szCs w:val="22"/>
          </w:rPr>
          <w:tab/>
        </w:r>
        <w:r w:rsidR="001F0B33" w:rsidRPr="00BC74BB">
          <w:rPr>
            <w:rStyle w:val="Hyperlink"/>
            <w:noProof/>
          </w:rPr>
          <w:t>Set Echo Mode</w:t>
        </w:r>
      </w:hyperlink>
      <w:r w:rsidR="001F0B33">
        <w:rPr>
          <w:rStyle w:val="Hyperlink"/>
          <w:noProof/>
        </w:rPr>
        <w:tab/>
      </w:r>
      <w:hyperlink w:anchor="_Toc459569293" w:history="1">
        <w:r w:rsidR="001F0B33" w:rsidRPr="00BC74BB">
          <w:rPr>
            <w:rStyle w:val="Hyperlink"/>
            <w:rFonts w:cs="Times New Roman"/>
            <w:noProof/>
          </w:rPr>
          <w:t>ECHO:MODE mode</w:t>
        </w:r>
        <w:r w:rsidR="001F0B33">
          <w:rPr>
            <w:noProof/>
            <w:webHidden/>
          </w:rPr>
          <w:tab/>
        </w:r>
        <w:r w:rsidR="001F0B33">
          <w:rPr>
            <w:noProof/>
            <w:webHidden/>
          </w:rPr>
          <w:fldChar w:fldCharType="begin"/>
        </w:r>
        <w:r w:rsidR="001F0B33">
          <w:rPr>
            <w:noProof/>
            <w:webHidden/>
          </w:rPr>
          <w:instrText xml:space="preserve"> PAGEREF _Toc459569293 \h </w:instrText>
        </w:r>
        <w:r w:rsidR="001F0B33">
          <w:rPr>
            <w:noProof/>
            <w:webHidden/>
          </w:rPr>
        </w:r>
        <w:r w:rsidR="001F0B33">
          <w:rPr>
            <w:noProof/>
            <w:webHidden/>
          </w:rPr>
          <w:fldChar w:fldCharType="separate"/>
        </w:r>
        <w:r w:rsidR="000D7633">
          <w:rPr>
            <w:noProof/>
            <w:webHidden/>
          </w:rPr>
          <w:t>36</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94" w:history="1">
        <w:r w:rsidR="001F0B33" w:rsidRPr="00BC74BB">
          <w:rPr>
            <w:rStyle w:val="Hyperlink"/>
            <w:noProof/>
          </w:rPr>
          <w:t>5.6.6.</w:t>
        </w:r>
        <w:r w:rsidR="001F0B33">
          <w:rPr>
            <w:rFonts w:asciiTheme="minorHAnsi" w:eastAsiaTheme="minorEastAsia" w:hAnsiTheme="minorHAnsi"/>
            <w:noProof/>
            <w:sz w:val="22"/>
            <w:szCs w:val="22"/>
          </w:rPr>
          <w:tab/>
        </w:r>
        <w:r w:rsidR="001F0B33" w:rsidRPr="00BC74BB">
          <w:rPr>
            <w:rStyle w:val="Hyperlink"/>
            <w:noProof/>
          </w:rPr>
          <w:t>Get Echo Mode</w:t>
        </w:r>
      </w:hyperlink>
      <w:r w:rsidR="001F0B33">
        <w:rPr>
          <w:rStyle w:val="Hyperlink"/>
          <w:noProof/>
        </w:rPr>
        <w:tab/>
      </w:r>
      <w:hyperlink w:anchor="_Toc459569295" w:history="1">
        <w:r w:rsidR="001F0B33" w:rsidRPr="00BC74BB">
          <w:rPr>
            <w:rStyle w:val="Hyperlink"/>
            <w:rFonts w:cs="Times New Roman"/>
            <w:noProof/>
          </w:rPr>
          <w:t>ECHO:MODE?</w:t>
        </w:r>
        <w:r w:rsidR="001F0B33">
          <w:rPr>
            <w:noProof/>
            <w:webHidden/>
          </w:rPr>
          <w:tab/>
        </w:r>
        <w:r w:rsidR="001F0B33">
          <w:rPr>
            <w:noProof/>
            <w:webHidden/>
          </w:rPr>
          <w:fldChar w:fldCharType="begin"/>
        </w:r>
        <w:r w:rsidR="001F0B33">
          <w:rPr>
            <w:noProof/>
            <w:webHidden/>
          </w:rPr>
          <w:instrText xml:space="preserve"> PAGEREF _Toc459569295 \h </w:instrText>
        </w:r>
        <w:r w:rsidR="001F0B33">
          <w:rPr>
            <w:noProof/>
            <w:webHidden/>
          </w:rPr>
        </w:r>
        <w:r w:rsidR="001F0B33">
          <w:rPr>
            <w:noProof/>
            <w:webHidden/>
          </w:rPr>
          <w:fldChar w:fldCharType="separate"/>
        </w:r>
        <w:r w:rsidR="000D7633">
          <w:rPr>
            <w:noProof/>
            <w:webHidden/>
          </w:rPr>
          <w:t>37</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96" w:history="1">
        <w:r w:rsidR="001F0B33" w:rsidRPr="00BC74BB">
          <w:rPr>
            <w:rStyle w:val="Hyperlink"/>
            <w:noProof/>
          </w:rPr>
          <w:t>5.6.7.</w:t>
        </w:r>
        <w:r w:rsidR="001F0B33">
          <w:rPr>
            <w:rFonts w:asciiTheme="minorHAnsi" w:eastAsiaTheme="minorEastAsia" w:hAnsiTheme="minorHAnsi"/>
            <w:noProof/>
            <w:sz w:val="22"/>
            <w:szCs w:val="22"/>
          </w:rPr>
          <w:tab/>
        </w:r>
        <w:r w:rsidR="001F0B33" w:rsidRPr="00BC74BB">
          <w:rPr>
            <w:rStyle w:val="Hyperlink"/>
            <w:noProof/>
          </w:rPr>
          <w:t>Set Echo Character</w:t>
        </w:r>
      </w:hyperlink>
      <w:r w:rsidR="001F0B33">
        <w:rPr>
          <w:rStyle w:val="Hyperlink"/>
          <w:noProof/>
        </w:rPr>
        <w:tab/>
      </w:r>
      <w:hyperlink w:anchor="_Toc459569297" w:history="1">
        <w:r w:rsidR="001F0B33" w:rsidRPr="00BC74BB">
          <w:rPr>
            <w:rStyle w:val="Hyperlink"/>
            <w:rFonts w:cs="Times New Roman"/>
            <w:noProof/>
          </w:rPr>
          <w:t xml:space="preserve">ECHO:CHAR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_Toc459569297 \h </w:instrText>
        </w:r>
        <w:r w:rsidR="001F0B33">
          <w:rPr>
            <w:noProof/>
            <w:webHidden/>
          </w:rPr>
        </w:r>
        <w:r w:rsidR="001F0B33">
          <w:rPr>
            <w:noProof/>
            <w:webHidden/>
          </w:rPr>
          <w:fldChar w:fldCharType="separate"/>
        </w:r>
        <w:r w:rsidR="000D7633">
          <w:rPr>
            <w:noProof/>
            <w:webHidden/>
          </w:rPr>
          <w:t>37</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298" w:history="1">
        <w:r w:rsidR="001F0B33" w:rsidRPr="00BC74BB">
          <w:rPr>
            <w:rStyle w:val="Hyperlink"/>
            <w:noProof/>
          </w:rPr>
          <w:t>5.6.8.</w:t>
        </w:r>
        <w:r w:rsidR="001F0B33">
          <w:rPr>
            <w:rFonts w:asciiTheme="minorHAnsi" w:eastAsiaTheme="minorEastAsia" w:hAnsiTheme="minorHAnsi"/>
            <w:noProof/>
            <w:sz w:val="22"/>
            <w:szCs w:val="22"/>
          </w:rPr>
          <w:tab/>
        </w:r>
        <w:r w:rsidR="001F0B33" w:rsidRPr="00BC74BB">
          <w:rPr>
            <w:rStyle w:val="Hyperlink"/>
            <w:noProof/>
          </w:rPr>
          <w:t>Get Echo Character</w:t>
        </w:r>
      </w:hyperlink>
      <w:r w:rsidR="001F0B33">
        <w:rPr>
          <w:rStyle w:val="Hyperlink"/>
          <w:noProof/>
        </w:rPr>
        <w:tab/>
      </w:r>
      <w:hyperlink w:anchor="_Toc459569299" w:history="1">
        <w:r w:rsidR="001F0B33" w:rsidRPr="00BC74BB">
          <w:rPr>
            <w:rStyle w:val="Hyperlink"/>
            <w:rFonts w:cs="Times New Roman"/>
            <w:noProof/>
          </w:rPr>
          <w:t>ECHO:CHAR?</w:t>
        </w:r>
        <w:r w:rsidR="001F0B33">
          <w:rPr>
            <w:noProof/>
            <w:webHidden/>
          </w:rPr>
          <w:tab/>
        </w:r>
        <w:r w:rsidR="001F0B33">
          <w:rPr>
            <w:noProof/>
            <w:webHidden/>
          </w:rPr>
          <w:fldChar w:fldCharType="begin"/>
        </w:r>
        <w:r w:rsidR="001F0B33">
          <w:rPr>
            <w:noProof/>
            <w:webHidden/>
          </w:rPr>
          <w:instrText xml:space="preserve"> PAGEREF _Toc459569299 \h </w:instrText>
        </w:r>
        <w:r w:rsidR="001F0B33">
          <w:rPr>
            <w:noProof/>
            <w:webHidden/>
          </w:rPr>
        </w:r>
        <w:r w:rsidR="001F0B33">
          <w:rPr>
            <w:noProof/>
            <w:webHidden/>
          </w:rPr>
          <w:fldChar w:fldCharType="separate"/>
        </w:r>
        <w:r w:rsidR="000D7633">
          <w:rPr>
            <w:noProof/>
            <w:webHidden/>
          </w:rPr>
          <w:t>38</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00" w:history="1">
        <w:r w:rsidR="001F0B33" w:rsidRPr="00BC74BB">
          <w:rPr>
            <w:rStyle w:val="Hyperlink"/>
            <w:noProof/>
          </w:rPr>
          <w:t>5.6.9.</w:t>
        </w:r>
        <w:r w:rsidR="001F0B33">
          <w:rPr>
            <w:rFonts w:asciiTheme="minorHAnsi" w:eastAsiaTheme="minorEastAsia" w:hAnsiTheme="minorHAnsi"/>
            <w:noProof/>
            <w:sz w:val="22"/>
            <w:szCs w:val="22"/>
          </w:rPr>
          <w:tab/>
        </w:r>
        <w:r w:rsidR="001F0B33" w:rsidRPr="00BC74BB">
          <w:rPr>
            <w:rStyle w:val="Hyperlink"/>
            <w:noProof/>
          </w:rPr>
          <w:t>Set Response Mode</w:t>
        </w:r>
      </w:hyperlink>
      <w:r w:rsidR="001F0B33">
        <w:rPr>
          <w:rStyle w:val="Hyperlink"/>
          <w:noProof/>
        </w:rPr>
        <w:tab/>
      </w:r>
      <w:hyperlink w:anchor="_Toc459569301" w:history="1">
        <w:r w:rsidR="001F0B33" w:rsidRPr="00BC74BB">
          <w:rPr>
            <w:rStyle w:val="Hyperlink"/>
            <w:rFonts w:cs="Times New Roman"/>
            <w:noProof/>
          </w:rPr>
          <w:t xml:space="preserve">RESPONSE </w:t>
        </w:r>
        <w:r w:rsidR="001F0B33" w:rsidRPr="00BC74BB">
          <w:rPr>
            <w:rStyle w:val="Hyperlink"/>
            <w:rFonts w:cs="Times New Roman"/>
            <w:i/>
            <w:noProof/>
          </w:rPr>
          <w:t>mode</w:t>
        </w:r>
        <w:r w:rsidR="001F0B33">
          <w:rPr>
            <w:noProof/>
            <w:webHidden/>
          </w:rPr>
          <w:tab/>
        </w:r>
        <w:r w:rsidR="001F0B33">
          <w:rPr>
            <w:noProof/>
            <w:webHidden/>
          </w:rPr>
          <w:fldChar w:fldCharType="begin"/>
        </w:r>
        <w:r w:rsidR="001F0B33">
          <w:rPr>
            <w:noProof/>
            <w:webHidden/>
          </w:rPr>
          <w:instrText xml:space="preserve"> PAGEREF _Toc459569301 \h </w:instrText>
        </w:r>
        <w:r w:rsidR="001F0B33">
          <w:rPr>
            <w:noProof/>
            <w:webHidden/>
          </w:rPr>
        </w:r>
        <w:r w:rsidR="001F0B33">
          <w:rPr>
            <w:noProof/>
            <w:webHidden/>
          </w:rPr>
          <w:fldChar w:fldCharType="separate"/>
        </w:r>
        <w:r w:rsidR="000D7633">
          <w:rPr>
            <w:noProof/>
            <w:webHidden/>
          </w:rPr>
          <w:t>38</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02" w:history="1">
        <w:r w:rsidR="001F0B33" w:rsidRPr="00BC74BB">
          <w:rPr>
            <w:rStyle w:val="Hyperlink"/>
            <w:noProof/>
          </w:rPr>
          <w:t>5.7.1.</w:t>
        </w:r>
        <w:r w:rsidR="001F0B33">
          <w:rPr>
            <w:rFonts w:asciiTheme="minorHAnsi" w:eastAsiaTheme="minorEastAsia" w:hAnsiTheme="minorHAnsi"/>
            <w:noProof/>
            <w:sz w:val="22"/>
            <w:szCs w:val="22"/>
          </w:rPr>
          <w:tab/>
        </w:r>
        <w:r w:rsidR="001F0B33" w:rsidRPr="00BC74BB">
          <w:rPr>
            <w:rStyle w:val="Hyperlink"/>
            <w:noProof/>
          </w:rPr>
          <w:t>Set Gain Correction State</w:t>
        </w:r>
      </w:hyperlink>
      <w:r w:rsidR="001F0B33">
        <w:rPr>
          <w:rStyle w:val="Hyperlink"/>
          <w:noProof/>
        </w:rPr>
        <w:tab/>
      </w:r>
      <w:hyperlink w:anchor="_Toc459569303" w:history="1">
        <w:r w:rsidR="001F0B33" w:rsidRPr="00BC74BB">
          <w:rPr>
            <w:rStyle w:val="Hyperlink"/>
            <w:rFonts w:cs="Times New Roman"/>
            <w:noProof/>
          </w:rPr>
          <w:t xml:space="preserve">CORR:GAIN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_Toc459569303 \h </w:instrText>
        </w:r>
        <w:r w:rsidR="001F0B33">
          <w:rPr>
            <w:noProof/>
            <w:webHidden/>
          </w:rPr>
        </w:r>
        <w:r w:rsidR="001F0B33">
          <w:rPr>
            <w:noProof/>
            <w:webHidden/>
          </w:rPr>
          <w:fldChar w:fldCharType="separate"/>
        </w:r>
        <w:r w:rsidR="000D7633">
          <w:rPr>
            <w:noProof/>
            <w:webHidden/>
          </w:rPr>
          <w:t>39</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04" w:history="1">
        <w:r w:rsidR="001F0B33" w:rsidRPr="00BC74BB">
          <w:rPr>
            <w:rStyle w:val="Hyperlink"/>
            <w:noProof/>
          </w:rPr>
          <w:t>5.7.2.</w:t>
        </w:r>
        <w:r w:rsidR="001F0B33">
          <w:rPr>
            <w:rFonts w:asciiTheme="minorHAnsi" w:eastAsiaTheme="minorEastAsia" w:hAnsiTheme="minorHAnsi"/>
            <w:noProof/>
            <w:sz w:val="22"/>
            <w:szCs w:val="22"/>
          </w:rPr>
          <w:tab/>
        </w:r>
        <w:r w:rsidR="001F0B33" w:rsidRPr="00BC74BB">
          <w:rPr>
            <w:rStyle w:val="Hyperlink"/>
            <w:noProof/>
          </w:rPr>
          <w:t>Get Gain Correction State</w:t>
        </w:r>
      </w:hyperlink>
      <w:r w:rsidR="001F0B33">
        <w:rPr>
          <w:rStyle w:val="Hyperlink"/>
          <w:noProof/>
        </w:rPr>
        <w:tab/>
      </w:r>
      <w:hyperlink w:anchor="_Toc459569305" w:history="1">
        <w:r w:rsidR="001F0B33" w:rsidRPr="00BC74BB">
          <w:rPr>
            <w:rStyle w:val="Hyperlink"/>
            <w:rFonts w:cs="Times New Roman"/>
            <w:noProof/>
          </w:rPr>
          <w:t>CORR:GAIN?</w:t>
        </w:r>
        <w:r w:rsidR="001F0B33">
          <w:rPr>
            <w:noProof/>
            <w:webHidden/>
          </w:rPr>
          <w:tab/>
        </w:r>
        <w:r w:rsidR="001F0B33">
          <w:rPr>
            <w:noProof/>
            <w:webHidden/>
          </w:rPr>
          <w:fldChar w:fldCharType="begin"/>
        </w:r>
        <w:r w:rsidR="001F0B33">
          <w:rPr>
            <w:noProof/>
            <w:webHidden/>
          </w:rPr>
          <w:instrText xml:space="preserve"> PAGEREF _Toc459569305 \h </w:instrText>
        </w:r>
        <w:r w:rsidR="001F0B33">
          <w:rPr>
            <w:noProof/>
            <w:webHidden/>
          </w:rPr>
        </w:r>
        <w:r w:rsidR="001F0B33">
          <w:rPr>
            <w:noProof/>
            <w:webHidden/>
          </w:rPr>
          <w:fldChar w:fldCharType="separate"/>
        </w:r>
        <w:r w:rsidR="000D7633">
          <w:rPr>
            <w:noProof/>
            <w:webHidden/>
          </w:rPr>
          <w:t>39</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06" w:history="1">
        <w:r w:rsidR="001F0B33" w:rsidRPr="00BC74BB">
          <w:rPr>
            <w:rStyle w:val="Hyperlink"/>
            <w:noProof/>
          </w:rPr>
          <w:t>5.7.3.</w:t>
        </w:r>
        <w:r w:rsidR="001F0B33">
          <w:rPr>
            <w:rFonts w:asciiTheme="minorHAnsi" w:eastAsiaTheme="minorEastAsia" w:hAnsiTheme="minorHAnsi"/>
            <w:noProof/>
            <w:sz w:val="22"/>
            <w:szCs w:val="22"/>
          </w:rPr>
          <w:tab/>
        </w:r>
        <w:r w:rsidR="001F0B33" w:rsidRPr="00BC74BB">
          <w:rPr>
            <w:rStyle w:val="Hyperlink"/>
            <w:noProof/>
          </w:rPr>
          <w:t>Set Offset Correction State</w:t>
        </w:r>
      </w:hyperlink>
      <w:r w:rsidR="001F0B33">
        <w:rPr>
          <w:rStyle w:val="Hyperlink"/>
          <w:noProof/>
        </w:rPr>
        <w:tab/>
      </w:r>
      <w:hyperlink w:anchor="_Toc459569307" w:history="1">
        <w:r w:rsidR="001F0B33" w:rsidRPr="00BC74BB">
          <w:rPr>
            <w:rStyle w:val="Hyperlink"/>
            <w:rFonts w:cs="Times New Roman"/>
            <w:noProof/>
          </w:rPr>
          <w:t xml:space="preserve">CORR:OFFSET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_Toc459569307 \h </w:instrText>
        </w:r>
        <w:r w:rsidR="001F0B33">
          <w:rPr>
            <w:noProof/>
            <w:webHidden/>
          </w:rPr>
        </w:r>
        <w:r w:rsidR="001F0B33">
          <w:rPr>
            <w:noProof/>
            <w:webHidden/>
          </w:rPr>
          <w:fldChar w:fldCharType="separate"/>
        </w:r>
        <w:r w:rsidR="000D7633">
          <w:rPr>
            <w:noProof/>
            <w:webHidden/>
          </w:rPr>
          <w:t>40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08" w:history="1">
        <w:r w:rsidR="001F0B33" w:rsidRPr="00BC74BB">
          <w:rPr>
            <w:rStyle w:val="Hyperlink"/>
            <w:noProof/>
          </w:rPr>
          <w:t>5.7.4.</w:t>
        </w:r>
        <w:r w:rsidR="001F0B33">
          <w:rPr>
            <w:rFonts w:asciiTheme="minorHAnsi" w:eastAsiaTheme="minorEastAsia" w:hAnsiTheme="minorHAnsi"/>
            <w:noProof/>
            <w:sz w:val="22"/>
            <w:szCs w:val="22"/>
          </w:rPr>
          <w:tab/>
        </w:r>
        <w:r w:rsidR="001F0B33" w:rsidRPr="00BC74BB">
          <w:rPr>
            <w:rStyle w:val="Hyperlink"/>
            <w:noProof/>
          </w:rPr>
          <w:t>Get Offset Correction State</w:t>
        </w:r>
      </w:hyperlink>
      <w:r w:rsidR="001F0B33">
        <w:rPr>
          <w:rStyle w:val="Hyperlink"/>
          <w:noProof/>
        </w:rPr>
        <w:tab/>
      </w:r>
      <w:hyperlink w:anchor="_Toc459569309" w:history="1">
        <w:r w:rsidR="001F0B33" w:rsidRPr="00BC74BB">
          <w:rPr>
            <w:rStyle w:val="Hyperlink"/>
            <w:rFonts w:cs="Times New Roman"/>
            <w:noProof/>
          </w:rPr>
          <w:t>CORR:OFFSET?</w:t>
        </w:r>
        <w:r w:rsidR="001F0B33">
          <w:rPr>
            <w:noProof/>
            <w:webHidden/>
          </w:rPr>
          <w:tab/>
        </w:r>
        <w:r w:rsidR="001F0B33">
          <w:rPr>
            <w:noProof/>
            <w:webHidden/>
          </w:rPr>
          <w:fldChar w:fldCharType="begin"/>
        </w:r>
        <w:r w:rsidR="001F0B33">
          <w:rPr>
            <w:noProof/>
            <w:webHidden/>
          </w:rPr>
          <w:instrText xml:space="preserve"> PAGEREF _Toc459569309 \h </w:instrText>
        </w:r>
        <w:r w:rsidR="001F0B33">
          <w:rPr>
            <w:noProof/>
            <w:webHidden/>
          </w:rPr>
        </w:r>
        <w:r w:rsidR="001F0B33">
          <w:rPr>
            <w:noProof/>
            <w:webHidden/>
          </w:rPr>
          <w:fldChar w:fldCharType="separate"/>
        </w:r>
        <w:r w:rsidR="000D7633">
          <w:rPr>
            <w:noProof/>
            <w:webHidden/>
          </w:rPr>
          <w:t>40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10" w:history="1">
        <w:r w:rsidR="001F0B33" w:rsidRPr="00BC74BB">
          <w:rPr>
            <w:rStyle w:val="Hyperlink"/>
            <w:noProof/>
          </w:rPr>
          <w:t>5.7.5.</w:t>
        </w:r>
        <w:r w:rsidR="001F0B33">
          <w:rPr>
            <w:rFonts w:asciiTheme="minorHAnsi" w:eastAsiaTheme="minorEastAsia" w:hAnsiTheme="minorHAnsi"/>
            <w:noProof/>
            <w:sz w:val="22"/>
            <w:szCs w:val="22"/>
          </w:rPr>
          <w:tab/>
        </w:r>
        <w:r w:rsidR="001F0B33" w:rsidRPr="00BC74BB">
          <w:rPr>
            <w:rStyle w:val="Hyperlink"/>
            <w:noProof/>
          </w:rPr>
          <w:t>Set Global Corrected Offset Value</w:t>
        </w:r>
      </w:hyperlink>
      <w:r w:rsidR="001F0B33">
        <w:rPr>
          <w:rStyle w:val="Hyperlink"/>
          <w:noProof/>
        </w:rPr>
        <w:tab/>
      </w:r>
      <w:r>
        <w:fldChar w:fldCharType="begin"/>
      </w:r>
      <w:r>
        <w:instrText xml:space="preserve"> HYPERLINK \l "_Toc459569311" </w:instrText>
      </w:r>
      <w:r>
        <w:fldChar w:fldCharType="separate"/>
      </w:r>
      <w:r w:rsidR="001F0B33" w:rsidRPr="00BC74BB">
        <w:rPr>
          <w:rStyle w:val="Hyperlink"/>
          <w:rFonts w:cs="Times New Roman"/>
          <w:noProof/>
        </w:rPr>
        <w:t xml:space="preserve">CORR:OFFSET:GLOBAL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_Toc459569311 \h </w:instrText>
      </w:r>
      <w:r w:rsidR="001F0B33">
        <w:rPr>
          <w:noProof/>
          <w:webHidden/>
        </w:rPr>
      </w:r>
      <w:r w:rsidR="001F0B33">
        <w:rPr>
          <w:noProof/>
          <w:webHidden/>
        </w:rPr>
        <w:fldChar w:fldCharType="separate"/>
      </w:r>
      <w:ins w:id="3202" w:author="Dvonch, Curt               UTAS" w:date="2018-09-10T13:22:00Z">
        <w:r w:rsidR="000D7633">
          <w:rPr>
            <w:noProof/>
            <w:webHidden/>
          </w:rPr>
          <w:t>40</w:t>
        </w:r>
      </w:ins>
      <w:del w:id="3203" w:author="Dvonch, Curt               UTAS" w:date="2018-09-10T12:26:00Z">
        <w:r w:rsidR="00EA5B1D" w:rsidDel="00663E4A">
          <w:rPr>
            <w:noProof/>
            <w:webHidden/>
          </w:rPr>
          <w:delText>40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12" w:history="1">
        <w:r w:rsidR="001F0B33" w:rsidRPr="00BC74BB">
          <w:rPr>
            <w:rStyle w:val="Hyperlink"/>
            <w:noProof/>
          </w:rPr>
          <w:t>5.7.6.</w:t>
        </w:r>
        <w:r w:rsidR="001F0B33">
          <w:rPr>
            <w:rFonts w:asciiTheme="minorHAnsi" w:eastAsiaTheme="minorEastAsia" w:hAnsiTheme="minorHAnsi"/>
            <w:noProof/>
            <w:sz w:val="22"/>
            <w:szCs w:val="22"/>
          </w:rPr>
          <w:tab/>
        </w:r>
        <w:r w:rsidR="001F0B33" w:rsidRPr="00BC74BB">
          <w:rPr>
            <w:rStyle w:val="Hyperlink"/>
            <w:noProof/>
          </w:rPr>
          <w:t>Get Global Corrected Offset Value</w:t>
        </w:r>
      </w:hyperlink>
      <w:r w:rsidR="001F0B33">
        <w:rPr>
          <w:rStyle w:val="Hyperlink"/>
          <w:noProof/>
        </w:rPr>
        <w:tab/>
      </w:r>
      <w:hyperlink w:anchor="_Toc459569313" w:history="1">
        <w:r w:rsidR="001F0B33" w:rsidRPr="00BC74BB">
          <w:rPr>
            <w:rStyle w:val="Hyperlink"/>
            <w:rFonts w:cs="Times New Roman"/>
            <w:noProof/>
          </w:rPr>
          <w:t>CORR:OFFSET:GLOBAL?</w:t>
        </w:r>
        <w:r w:rsidR="001F0B33">
          <w:rPr>
            <w:noProof/>
            <w:webHidden/>
          </w:rPr>
          <w:tab/>
        </w:r>
        <w:r w:rsidR="001F0B33">
          <w:rPr>
            <w:noProof/>
            <w:webHidden/>
          </w:rPr>
          <w:fldChar w:fldCharType="begin"/>
        </w:r>
        <w:r w:rsidR="001F0B33">
          <w:rPr>
            <w:noProof/>
            <w:webHidden/>
          </w:rPr>
          <w:instrText xml:space="preserve"> PAGEREF _Toc459569313 \h </w:instrText>
        </w:r>
        <w:r w:rsidR="001F0B33">
          <w:rPr>
            <w:noProof/>
            <w:webHidden/>
          </w:rPr>
        </w:r>
        <w:r w:rsidR="001F0B33">
          <w:rPr>
            <w:noProof/>
            <w:webHidden/>
          </w:rPr>
          <w:fldChar w:fldCharType="separate"/>
        </w:r>
        <w:r w:rsidR="000D7633">
          <w:rPr>
            <w:noProof/>
            <w:webHidden/>
          </w:rPr>
          <w:t>41</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14" w:history="1">
        <w:r w:rsidR="001F0B33" w:rsidRPr="00BC74BB">
          <w:rPr>
            <w:rStyle w:val="Hyperlink"/>
            <w:noProof/>
          </w:rPr>
          <w:t>5.8.1.</w:t>
        </w:r>
        <w:r w:rsidR="001F0B33">
          <w:rPr>
            <w:rFonts w:asciiTheme="minorHAnsi" w:eastAsiaTheme="minorEastAsia" w:hAnsiTheme="minorHAnsi"/>
            <w:noProof/>
            <w:sz w:val="22"/>
            <w:szCs w:val="22"/>
          </w:rPr>
          <w:tab/>
        </w:r>
        <w:r w:rsidR="001F0B33" w:rsidRPr="00BC74BB">
          <w:rPr>
            <w:rStyle w:val="Hyperlink"/>
            <w:noProof/>
          </w:rPr>
          <w:t>Set Pixel Substitution State</w:t>
        </w:r>
      </w:hyperlink>
      <w:r w:rsidR="001F0B33">
        <w:rPr>
          <w:rStyle w:val="Hyperlink"/>
          <w:noProof/>
        </w:rPr>
        <w:tab/>
      </w:r>
      <w:hyperlink w:anchor="_Toc459569315" w:history="1">
        <w:r w:rsidR="001F0B33" w:rsidRPr="00BC74BB">
          <w:rPr>
            <w:rStyle w:val="Hyperlink"/>
            <w:rFonts w:cs="Times New Roman"/>
            <w:noProof/>
          </w:rPr>
          <w:t xml:space="preserve">CORR:PIXEL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_Toc459569315 \h </w:instrText>
        </w:r>
        <w:r w:rsidR="001F0B33">
          <w:rPr>
            <w:noProof/>
            <w:webHidden/>
          </w:rPr>
        </w:r>
        <w:r w:rsidR="001F0B33">
          <w:rPr>
            <w:noProof/>
            <w:webHidden/>
          </w:rPr>
          <w:fldChar w:fldCharType="separate"/>
        </w:r>
        <w:r w:rsidR="000D7633">
          <w:rPr>
            <w:noProof/>
            <w:webHidden/>
          </w:rPr>
          <w:t>41</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16" w:history="1">
        <w:r w:rsidR="001F0B33" w:rsidRPr="00BC74BB">
          <w:rPr>
            <w:rStyle w:val="Hyperlink"/>
            <w:noProof/>
          </w:rPr>
          <w:t>5.8.2.</w:t>
        </w:r>
        <w:r w:rsidR="001F0B33">
          <w:rPr>
            <w:rFonts w:asciiTheme="minorHAnsi" w:eastAsiaTheme="minorEastAsia" w:hAnsiTheme="minorHAnsi"/>
            <w:noProof/>
            <w:sz w:val="22"/>
            <w:szCs w:val="22"/>
          </w:rPr>
          <w:tab/>
        </w:r>
        <w:r w:rsidR="001F0B33" w:rsidRPr="00BC74BB">
          <w:rPr>
            <w:rStyle w:val="Hyperlink"/>
            <w:noProof/>
          </w:rPr>
          <w:t>Get Pixel Substitution State</w:t>
        </w:r>
      </w:hyperlink>
      <w:r w:rsidR="001F0B33">
        <w:rPr>
          <w:rStyle w:val="Hyperlink"/>
          <w:noProof/>
        </w:rPr>
        <w:tab/>
      </w:r>
      <w:hyperlink w:anchor="_Toc459569317" w:history="1">
        <w:r w:rsidR="001F0B33" w:rsidRPr="00BC74BB">
          <w:rPr>
            <w:rStyle w:val="Hyperlink"/>
            <w:rFonts w:cs="Times New Roman"/>
            <w:noProof/>
          </w:rPr>
          <w:t>CORR:PIXEL?</w:t>
        </w:r>
        <w:r w:rsidR="001F0B33">
          <w:rPr>
            <w:noProof/>
            <w:webHidden/>
          </w:rPr>
          <w:tab/>
        </w:r>
        <w:r w:rsidR="001F0B33">
          <w:rPr>
            <w:noProof/>
            <w:webHidden/>
          </w:rPr>
          <w:fldChar w:fldCharType="begin"/>
        </w:r>
        <w:r w:rsidR="001F0B33">
          <w:rPr>
            <w:noProof/>
            <w:webHidden/>
          </w:rPr>
          <w:instrText xml:space="preserve"> PAGEREF _Toc459569317 \h </w:instrText>
        </w:r>
        <w:r w:rsidR="001F0B33">
          <w:rPr>
            <w:noProof/>
            <w:webHidden/>
          </w:rPr>
        </w:r>
        <w:r w:rsidR="001F0B33">
          <w:rPr>
            <w:noProof/>
            <w:webHidden/>
          </w:rPr>
          <w:fldChar w:fldCharType="separate"/>
        </w:r>
        <w:r w:rsidR="000D7633">
          <w:rPr>
            <w:noProof/>
            <w:webHidden/>
          </w:rPr>
          <w:t>42</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18" w:history="1">
        <w:r w:rsidR="001F0B33" w:rsidRPr="00BC74BB">
          <w:rPr>
            <w:rStyle w:val="Hyperlink"/>
            <w:noProof/>
          </w:rPr>
          <w:t>5.8.3.</w:t>
        </w:r>
        <w:r w:rsidR="001F0B33">
          <w:rPr>
            <w:rFonts w:asciiTheme="minorHAnsi" w:eastAsiaTheme="minorEastAsia" w:hAnsiTheme="minorHAnsi"/>
            <w:noProof/>
            <w:sz w:val="22"/>
            <w:szCs w:val="22"/>
          </w:rPr>
          <w:tab/>
        </w:r>
        <w:r w:rsidR="001F0B33" w:rsidRPr="00BC74BB">
          <w:rPr>
            <w:rStyle w:val="Hyperlink"/>
            <w:noProof/>
          </w:rPr>
          <w:t>User Pixel Defect Flag</w:t>
        </w:r>
      </w:hyperlink>
      <w:r w:rsidR="001F0B33">
        <w:rPr>
          <w:rStyle w:val="Hyperlink"/>
          <w:noProof/>
        </w:rPr>
        <w:tab/>
      </w:r>
      <w:hyperlink w:anchor="_Toc459569319" w:history="1">
        <w:r w:rsidR="001F0B33" w:rsidRPr="00BC74BB">
          <w:rPr>
            <w:rStyle w:val="Hyperlink"/>
            <w:rFonts w:cs="Times New Roman"/>
            <w:noProof/>
          </w:rPr>
          <w:t xml:space="preserve">PIX:RPL </w:t>
        </w:r>
        <w:r w:rsidR="001F0B33" w:rsidRPr="00BC74BB">
          <w:rPr>
            <w:rStyle w:val="Hyperlink"/>
            <w:rFonts w:cs="Times New Roman"/>
            <w:i/>
            <w:noProof/>
          </w:rPr>
          <w:t>parameters</w:t>
        </w:r>
        <w:r w:rsidR="001F0B33">
          <w:rPr>
            <w:noProof/>
            <w:webHidden/>
          </w:rPr>
          <w:tab/>
        </w:r>
        <w:r w:rsidR="001F0B33">
          <w:rPr>
            <w:noProof/>
            <w:webHidden/>
          </w:rPr>
          <w:fldChar w:fldCharType="begin"/>
        </w:r>
        <w:r w:rsidR="001F0B33">
          <w:rPr>
            <w:noProof/>
            <w:webHidden/>
          </w:rPr>
          <w:instrText xml:space="preserve"> PAGEREF _Toc459569319 \h </w:instrText>
        </w:r>
        <w:r w:rsidR="001F0B33">
          <w:rPr>
            <w:noProof/>
            <w:webHidden/>
          </w:rPr>
        </w:r>
        <w:r w:rsidR="001F0B33">
          <w:rPr>
            <w:noProof/>
            <w:webHidden/>
          </w:rPr>
          <w:fldChar w:fldCharType="separate"/>
        </w:r>
        <w:r w:rsidR="000D7633">
          <w:rPr>
            <w:noProof/>
            <w:webHidden/>
          </w:rPr>
          <w:t>42</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20" w:history="1">
        <w:r w:rsidR="001F0B33" w:rsidRPr="00BC74BB">
          <w:rPr>
            <w:rStyle w:val="Hyperlink"/>
            <w:noProof/>
          </w:rPr>
          <w:t>5.8.4.</w:t>
        </w:r>
        <w:r w:rsidR="001F0B33">
          <w:rPr>
            <w:rFonts w:asciiTheme="minorHAnsi" w:eastAsiaTheme="minorEastAsia" w:hAnsiTheme="minorHAnsi"/>
            <w:noProof/>
            <w:sz w:val="22"/>
            <w:szCs w:val="22"/>
          </w:rPr>
          <w:tab/>
        </w:r>
        <w:r w:rsidR="001F0B33" w:rsidRPr="00BC74BB">
          <w:rPr>
            <w:rStyle w:val="Hyperlink"/>
            <w:noProof/>
          </w:rPr>
          <w:t>User Pixel Defect Flag Count</w:t>
        </w:r>
      </w:hyperlink>
      <w:r w:rsidR="001F0B33">
        <w:rPr>
          <w:rStyle w:val="Hyperlink"/>
          <w:noProof/>
        </w:rPr>
        <w:tab/>
      </w:r>
      <w:hyperlink w:anchor="_Toc459569321" w:history="1">
        <w:r w:rsidR="001F0B33" w:rsidRPr="00BC74BB">
          <w:rPr>
            <w:rStyle w:val="Hyperlink"/>
            <w:rFonts w:cs="Times New Roman"/>
            <w:noProof/>
          </w:rPr>
          <w:t>PIX:BAD?</w:t>
        </w:r>
        <w:r w:rsidR="001F0B33">
          <w:rPr>
            <w:noProof/>
            <w:webHidden/>
          </w:rPr>
          <w:tab/>
        </w:r>
        <w:r w:rsidR="001F0B33">
          <w:rPr>
            <w:noProof/>
            <w:webHidden/>
          </w:rPr>
          <w:fldChar w:fldCharType="begin"/>
        </w:r>
        <w:r w:rsidR="001F0B33">
          <w:rPr>
            <w:noProof/>
            <w:webHidden/>
          </w:rPr>
          <w:instrText xml:space="preserve"> PAGEREF _Toc459569321 \h </w:instrText>
        </w:r>
        <w:r w:rsidR="001F0B33">
          <w:rPr>
            <w:noProof/>
            <w:webHidden/>
          </w:rPr>
        </w:r>
        <w:r w:rsidR="001F0B33">
          <w:rPr>
            <w:noProof/>
            <w:webHidden/>
          </w:rPr>
          <w:fldChar w:fldCharType="separate"/>
        </w:r>
        <w:r w:rsidR="000D7633">
          <w:rPr>
            <w:noProof/>
            <w:webHidden/>
          </w:rPr>
          <w:t>43</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22" w:history="1">
        <w:r w:rsidR="001F0B33" w:rsidRPr="00BC74BB">
          <w:rPr>
            <w:rStyle w:val="Hyperlink"/>
            <w:noProof/>
          </w:rPr>
          <w:t>5.8.5.</w:t>
        </w:r>
        <w:r w:rsidR="001F0B33">
          <w:rPr>
            <w:rFonts w:asciiTheme="minorHAnsi" w:eastAsiaTheme="minorEastAsia" w:hAnsiTheme="minorHAnsi"/>
            <w:noProof/>
            <w:sz w:val="22"/>
            <w:szCs w:val="22"/>
          </w:rPr>
          <w:tab/>
        </w:r>
        <w:r w:rsidR="001F0B33" w:rsidRPr="00BC74BB">
          <w:rPr>
            <w:rStyle w:val="Hyperlink"/>
            <w:noProof/>
          </w:rPr>
          <w:t>Set Correction Bypass State</w:t>
        </w:r>
      </w:hyperlink>
      <w:r w:rsidR="001F0B33">
        <w:rPr>
          <w:rStyle w:val="Hyperlink"/>
          <w:noProof/>
        </w:rPr>
        <w:tab/>
      </w:r>
      <w:hyperlink w:anchor="_Toc459569323" w:history="1">
        <w:r w:rsidR="001F0B33" w:rsidRPr="00BC74BB">
          <w:rPr>
            <w:rStyle w:val="Hyperlink"/>
            <w:rFonts w:cs="Times New Roman"/>
            <w:noProof/>
          </w:rPr>
          <w:t xml:space="preserve">CORR:BYPASS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_Toc459569323 \h </w:instrText>
        </w:r>
        <w:r w:rsidR="001F0B33">
          <w:rPr>
            <w:noProof/>
            <w:webHidden/>
          </w:rPr>
        </w:r>
        <w:r w:rsidR="001F0B33">
          <w:rPr>
            <w:noProof/>
            <w:webHidden/>
          </w:rPr>
          <w:fldChar w:fldCharType="separate"/>
        </w:r>
        <w:r w:rsidR="000D7633">
          <w:rPr>
            <w:noProof/>
            <w:webHidden/>
          </w:rPr>
          <w:t>43</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24" w:history="1">
        <w:r w:rsidR="001F0B33" w:rsidRPr="00BC74BB">
          <w:rPr>
            <w:rStyle w:val="Hyperlink"/>
            <w:noProof/>
          </w:rPr>
          <w:t>5.8.6.</w:t>
        </w:r>
        <w:r w:rsidR="001F0B33">
          <w:rPr>
            <w:rFonts w:asciiTheme="minorHAnsi" w:eastAsiaTheme="minorEastAsia" w:hAnsiTheme="minorHAnsi"/>
            <w:noProof/>
            <w:sz w:val="22"/>
            <w:szCs w:val="22"/>
          </w:rPr>
          <w:tab/>
        </w:r>
        <w:r w:rsidR="001F0B33" w:rsidRPr="00BC74BB">
          <w:rPr>
            <w:rStyle w:val="Hyperlink"/>
            <w:noProof/>
          </w:rPr>
          <w:t>Get Correction Bypass State</w:t>
        </w:r>
      </w:hyperlink>
      <w:r w:rsidR="001F0B33">
        <w:rPr>
          <w:rStyle w:val="Hyperlink"/>
          <w:noProof/>
        </w:rPr>
        <w:tab/>
      </w:r>
      <w:hyperlink w:anchor="_Toc459569325" w:history="1">
        <w:r w:rsidR="001F0B33" w:rsidRPr="00BC74BB">
          <w:rPr>
            <w:rStyle w:val="Hyperlink"/>
            <w:rFonts w:cs="Times New Roman"/>
            <w:noProof/>
          </w:rPr>
          <w:t>CORR:BYPASS?</w:t>
        </w:r>
        <w:r w:rsidR="001F0B33">
          <w:rPr>
            <w:noProof/>
            <w:webHidden/>
          </w:rPr>
          <w:tab/>
        </w:r>
        <w:r w:rsidR="001F0B33">
          <w:rPr>
            <w:noProof/>
            <w:webHidden/>
          </w:rPr>
          <w:fldChar w:fldCharType="begin"/>
        </w:r>
        <w:r w:rsidR="001F0B33">
          <w:rPr>
            <w:noProof/>
            <w:webHidden/>
          </w:rPr>
          <w:instrText xml:space="preserve"> PAGEREF _Toc459569325 \h </w:instrText>
        </w:r>
        <w:r w:rsidR="001F0B33">
          <w:rPr>
            <w:noProof/>
            <w:webHidden/>
          </w:rPr>
        </w:r>
        <w:r w:rsidR="001F0B33">
          <w:rPr>
            <w:noProof/>
            <w:webHidden/>
          </w:rPr>
          <w:fldChar w:fldCharType="separate"/>
        </w:r>
        <w:r w:rsidR="000D7633">
          <w:rPr>
            <w:noProof/>
            <w:webHidden/>
          </w:rPr>
          <w:t>44</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26" w:history="1">
        <w:r w:rsidR="001F0B33" w:rsidRPr="00BC74BB">
          <w:rPr>
            <w:rStyle w:val="Hyperlink"/>
            <w:noProof/>
          </w:rPr>
          <w:t>5.8.7.</w:t>
        </w:r>
        <w:r w:rsidR="001F0B33">
          <w:rPr>
            <w:rFonts w:asciiTheme="minorHAnsi" w:eastAsiaTheme="minorEastAsia" w:hAnsiTheme="minorHAnsi"/>
            <w:noProof/>
            <w:sz w:val="22"/>
            <w:szCs w:val="22"/>
          </w:rPr>
          <w:tab/>
        </w:r>
        <w:r w:rsidR="001F0B33" w:rsidRPr="00BC74BB">
          <w:rPr>
            <w:rStyle w:val="Hyperlink"/>
            <w:noProof/>
          </w:rPr>
          <w:t>Set Pixel Substitution Map State</w:t>
        </w:r>
      </w:hyperlink>
      <w:r w:rsidR="001F0B33">
        <w:rPr>
          <w:rStyle w:val="Hyperlink"/>
          <w:noProof/>
        </w:rPr>
        <w:tab/>
      </w:r>
      <w:hyperlink w:anchor="_Toc459569327" w:history="1">
        <w:r w:rsidR="001F0B33" w:rsidRPr="00BC74BB">
          <w:rPr>
            <w:rStyle w:val="Hyperlink"/>
            <w:rFonts w:cs="Times New Roman"/>
            <w:noProof/>
          </w:rPr>
          <w:t xml:space="preserve">CORR:PIXEL:MAP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_Toc459569327 \h </w:instrText>
        </w:r>
        <w:r w:rsidR="001F0B33">
          <w:rPr>
            <w:noProof/>
            <w:webHidden/>
          </w:rPr>
        </w:r>
        <w:r w:rsidR="001F0B33">
          <w:rPr>
            <w:noProof/>
            <w:webHidden/>
          </w:rPr>
          <w:fldChar w:fldCharType="separate"/>
        </w:r>
        <w:r w:rsidR="000D7633">
          <w:rPr>
            <w:noProof/>
            <w:webHidden/>
          </w:rPr>
          <w:t>44</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28" w:history="1">
        <w:r w:rsidR="001F0B33" w:rsidRPr="00BC74BB">
          <w:rPr>
            <w:rStyle w:val="Hyperlink"/>
            <w:noProof/>
          </w:rPr>
          <w:t>5.8.8.</w:t>
        </w:r>
        <w:r w:rsidR="001F0B33">
          <w:rPr>
            <w:rFonts w:asciiTheme="minorHAnsi" w:eastAsiaTheme="minorEastAsia" w:hAnsiTheme="minorHAnsi"/>
            <w:noProof/>
            <w:sz w:val="22"/>
            <w:szCs w:val="22"/>
          </w:rPr>
          <w:tab/>
        </w:r>
        <w:r w:rsidR="001F0B33" w:rsidRPr="00BC74BB">
          <w:rPr>
            <w:rStyle w:val="Hyperlink"/>
            <w:noProof/>
          </w:rPr>
          <w:t>Get Pixel Substitution Map State</w:t>
        </w:r>
      </w:hyperlink>
      <w:r w:rsidR="001F0B33">
        <w:rPr>
          <w:rStyle w:val="Hyperlink"/>
          <w:noProof/>
        </w:rPr>
        <w:tab/>
      </w:r>
      <w:r>
        <w:fldChar w:fldCharType="begin"/>
      </w:r>
      <w:r>
        <w:instrText xml:space="preserve"> HYPERLINK \l "_Toc459569329" </w:instrText>
      </w:r>
      <w:r>
        <w:fldChar w:fldCharType="separate"/>
      </w:r>
      <w:r w:rsidR="001F0B33" w:rsidRPr="00BC74BB">
        <w:rPr>
          <w:rStyle w:val="Hyperlink"/>
          <w:rFonts w:cs="Times New Roman"/>
          <w:noProof/>
        </w:rPr>
        <w:t>CORR:PIXEL:MAP?</w:t>
      </w:r>
      <w:r w:rsidR="001F0B33">
        <w:rPr>
          <w:noProof/>
          <w:webHidden/>
        </w:rPr>
        <w:tab/>
      </w:r>
      <w:r w:rsidR="001F0B33">
        <w:rPr>
          <w:noProof/>
          <w:webHidden/>
        </w:rPr>
        <w:fldChar w:fldCharType="begin"/>
      </w:r>
      <w:r w:rsidR="001F0B33">
        <w:rPr>
          <w:noProof/>
          <w:webHidden/>
        </w:rPr>
        <w:instrText xml:space="preserve"> PAGEREF _Toc459569329 \h </w:instrText>
      </w:r>
      <w:r w:rsidR="001F0B33">
        <w:rPr>
          <w:noProof/>
          <w:webHidden/>
        </w:rPr>
      </w:r>
      <w:r w:rsidR="001F0B33">
        <w:rPr>
          <w:noProof/>
          <w:webHidden/>
        </w:rPr>
        <w:fldChar w:fldCharType="separate"/>
      </w:r>
      <w:ins w:id="3204" w:author="Dvonch, Curt               UTAS" w:date="2018-09-10T13:22:00Z">
        <w:r w:rsidR="000D7633">
          <w:rPr>
            <w:noProof/>
            <w:webHidden/>
          </w:rPr>
          <w:t>44</w:t>
        </w:r>
      </w:ins>
      <w:del w:id="3205" w:author="Dvonch, Curt               UTAS" w:date="2018-09-10T12:26:00Z">
        <w:r w:rsidR="00EA5B1D" w:rsidDel="00663E4A">
          <w:rPr>
            <w:noProof/>
            <w:webHidden/>
          </w:rPr>
          <w:delText>44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30" w:history="1">
        <w:r w:rsidR="001F0B33" w:rsidRPr="00BC74BB">
          <w:rPr>
            <w:rStyle w:val="Hyperlink"/>
            <w:noProof/>
          </w:rPr>
          <w:t>5.8.9.</w:t>
        </w:r>
        <w:r w:rsidR="001F0B33">
          <w:rPr>
            <w:rFonts w:asciiTheme="minorHAnsi" w:eastAsiaTheme="minorEastAsia" w:hAnsiTheme="minorHAnsi"/>
            <w:noProof/>
            <w:sz w:val="22"/>
            <w:szCs w:val="22"/>
          </w:rPr>
          <w:tab/>
        </w:r>
        <w:r w:rsidR="001F0B33" w:rsidRPr="00BC74BB">
          <w:rPr>
            <w:rStyle w:val="Hyperlink"/>
            <w:noProof/>
          </w:rPr>
          <w:t>Perform In-Field Dark Offset Operation</w:t>
        </w:r>
      </w:hyperlink>
      <w:r w:rsidR="001F0B33">
        <w:rPr>
          <w:rStyle w:val="Hyperlink"/>
          <w:noProof/>
        </w:rPr>
        <w:tab/>
      </w:r>
      <w:r>
        <w:fldChar w:fldCharType="begin"/>
      </w:r>
      <w:r>
        <w:instrText xml:space="preserve"> HYPERLINK \l "_Toc459569331" </w:instrText>
      </w:r>
      <w:r>
        <w:fldChar w:fldCharType="separate"/>
      </w:r>
      <w:r w:rsidR="001F0B33" w:rsidRPr="00BC74BB">
        <w:rPr>
          <w:rStyle w:val="Hyperlink"/>
          <w:rFonts w:cs="Times New Roman"/>
          <w:noProof/>
        </w:rPr>
        <w:t xml:space="preserve">CORR:OFFSET:CAL </w:t>
      </w:r>
      <w:r w:rsidR="001F0B33" w:rsidRPr="00BC74BB">
        <w:rPr>
          <w:rStyle w:val="Hyperlink"/>
          <w:rFonts w:cs="Times New Roman"/>
          <w:i/>
          <w:noProof/>
        </w:rPr>
        <w:t>arguments</w:t>
      </w:r>
      <w:r w:rsidR="001F0B33">
        <w:rPr>
          <w:noProof/>
          <w:webHidden/>
        </w:rPr>
        <w:tab/>
      </w:r>
      <w:r w:rsidR="001F0B33">
        <w:rPr>
          <w:noProof/>
          <w:webHidden/>
        </w:rPr>
        <w:fldChar w:fldCharType="begin"/>
      </w:r>
      <w:r w:rsidR="001F0B33">
        <w:rPr>
          <w:noProof/>
          <w:webHidden/>
        </w:rPr>
        <w:instrText xml:space="preserve"> PAGEREF _Toc459569331 \h </w:instrText>
      </w:r>
      <w:r w:rsidR="001F0B33">
        <w:rPr>
          <w:noProof/>
          <w:webHidden/>
        </w:rPr>
      </w:r>
      <w:r w:rsidR="001F0B33">
        <w:rPr>
          <w:noProof/>
          <w:webHidden/>
        </w:rPr>
        <w:fldChar w:fldCharType="separate"/>
      </w:r>
      <w:ins w:id="3206" w:author="Dvonch, Curt               UTAS" w:date="2018-09-10T13:22:00Z">
        <w:r w:rsidR="000D7633">
          <w:rPr>
            <w:noProof/>
            <w:webHidden/>
          </w:rPr>
          <w:t>45</w:t>
        </w:r>
      </w:ins>
      <w:del w:id="3207" w:author="Dvonch, Curt               UTAS" w:date="2018-09-10T12:26:00Z">
        <w:r w:rsidR="00EA5B1D" w:rsidDel="00663E4A">
          <w:rPr>
            <w:noProof/>
            <w:webHidden/>
          </w:rPr>
          <w:delText>45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32" w:history="1">
        <w:r w:rsidR="001F0B33" w:rsidRPr="00BC74BB">
          <w:rPr>
            <w:rStyle w:val="Hyperlink"/>
            <w:noProof/>
          </w:rPr>
          <w:t>5.9.1.</w:t>
        </w:r>
        <w:r w:rsidR="001F0B33">
          <w:rPr>
            <w:rFonts w:asciiTheme="minorHAnsi" w:eastAsiaTheme="minorEastAsia" w:hAnsiTheme="minorHAnsi"/>
            <w:noProof/>
            <w:sz w:val="22"/>
            <w:szCs w:val="22"/>
          </w:rPr>
          <w:tab/>
        </w:r>
        <w:r w:rsidR="001F0B33" w:rsidRPr="00BC74BB">
          <w:rPr>
            <w:rStyle w:val="Hyperlink"/>
            <w:noProof/>
          </w:rPr>
          <w:t>Set AGC State</w:t>
        </w:r>
      </w:hyperlink>
      <w:r w:rsidR="001F0B33">
        <w:rPr>
          <w:rStyle w:val="Hyperlink"/>
          <w:noProof/>
        </w:rPr>
        <w:tab/>
      </w:r>
      <w:hyperlink w:anchor="_Toc459569333" w:history="1">
        <w:r w:rsidR="001F0B33" w:rsidRPr="00BC74BB">
          <w:rPr>
            <w:rStyle w:val="Hyperlink"/>
            <w:rFonts w:cs="Times New Roman"/>
            <w:noProof/>
          </w:rPr>
          <w:t xml:space="preserve">AGC:ENABLE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_Toc459569333 \h </w:instrText>
        </w:r>
        <w:r w:rsidR="001F0B33">
          <w:rPr>
            <w:noProof/>
            <w:webHidden/>
          </w:rPr>
        </w:r>
        <w:r w:rsidR="001F0B33">
          <w:rPr>
            <w:noProof/>
            <w:webHidden/>
          </w:rPr>
          <w:fldChar w:fldCharType="separate"/>
        </w:r>
        <w:r w:rsidR="000D7633">
          <w:rPr>
            <w:noProof/>
            <w:webHidden/>
          </w:rPr>
          <w:t>48</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34" w:history="1">
        <w:r w:rsidR="001F0B33" w:rsidRPr="00BC74BB">
          <w:rPr>
            <w:rStyle w:val="Hyperlink"/>
            <w:noProof/>
          </w:rPr>
          <w:t>5.9.2.</w:t>
        </w:r>
        <w:r w:rsidR="001F0B33">
          <w:rPr>
            <w:rFonts w:asciiTheme="minorHAnsi" w:eastAsiaTheme="minorEastAsia" w:hAnsiTheme="minorHAnsi"/>
            <w:noProof/>
            <w:sz w:val="22"/>
            <w:szCs w:val="22"/>
          </w:rPr>
          <w:tab/>
        </w:r>
        <w:r w:rsidR="001F0B33" w:rsidRPr="00BC74BB">
          <w:rPr>
            <w:rStyle w:val="Hyperlink"/>
            <w:noProof/>
          </w:rPr>
          <w:t>Get AGC State</w:t>
        </w:r>
      </w:hyperlink>
      <w:r w:rsidR="001F0B33">
        <w:rPr>
          <w:rStyle w:val="Hyperlink"/>
          <w:noProof/>
        </w:rPr>
        <w:tab/>
      </w:r>
      <w:hyperlink w:anchor="_Toc459569335" w:history="1">
        <w:r w:rsidR="001F0B33" w:rsidRPr="00BC74BB">
          <w:rPr>
            <w:rStyle w:val="Hyperlink"/>
            <w:rFonts w:cs="Times New Roman"/>
            <w:noProof/>
          </w:rPr>
          <w:t>AGC:ENABLE?</w:t>
        </w:r>
        <w:r w:rsidR="001F0B33">
          <w:rPr>
            <w:noProof/>
            <w:webHidden/>
          </w:rPr>
          <w:tab/>
        </w:r>
        <w:r w:rsidR="001F0B33">
          <w:rPr>
            <w:noProof/>
            <w:webHidden/>
          </w:rPr>
          <w:fldChar w:fldCharType="begin"/>
        </w:r>
        <w:r w:rsidR="001F0B33">
          <w:rPr>
            <w:noProof/>
            <w:webHidden/>
          </w:rPr>
          <w:instrText xml:space="preserve"> PAGEREF _Toc459569335 \h </w:instrText>
        </w:r>
        <w:r w:rsidR="001F0B33">
          <w:rPr>
            <w:noProof/>
            <w:webHidden/>
          </w:rPr>
        </w:r>
        <w:r w:rsidR="001F0B33">
          <w:rPr>
            <w:noProof/>
            <w:webHidden/>
          </w:rPr>
          <w:fldChar w:fldCharType="separate"/>
        </w:r>
        <w:r w:rsidR="000D7633">
          <w:rPr>
            <w:noProof/>
            <w:webHidden/>
          </w:rPr>
          <w:t>49</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36" w:history="1">
        <w:r w:rsidR="001F0B33" w:rsidRPr="00BC74BB">
          <w:rPr>
            <w:rStyle w:val="Hyperlink"/>
            <w:noProof/>
          </w:rPr>
          <w:t>5.9.3.</w:t>
        </w:r>
        <w:r w:rsidR="001F0B33">
          <w:rPr>
            <w:rFonts w:asciiTheme="minorHAnsi" w:eastAsiaTheme="minorEastAsia" w:hAnsiTheme="minorHAnsi"/>
            <w:noProof/>
            <w:sz w:val="22"/>
            <w:szCs w:val="22"/>
          </w:rPr>
          <w:tab/>
        </w:r>
        <w:r w:rsidR="001F0B33" w:rsidRPr="00BC74BB">
          <w:rPr>
            <w:rStyle w:val="Hyperlink"/>
            <w:noProof/>
          </w:rPr>
          <w:t>Set AGC Low Operational Setting</w:t>
        </w:r>
      </w:hyperlink>
      <w:r w:rsidR="001F0B33">
        <w:rPr>
          <w:rStyle w:val="Hyperlink"/>
          <w:noProof/>
        </w:rPr>
        <w:tab/>
      </w:r>
      <w:hyperlink w:anchor="_Toc459569337" w:history="1">
        <w:r w:rsidR="001F0B33" w:rsidRPr="00BC74BB">
          <w:rPr>
            <w:rStyle w:val="Hyperlink"/>
            <w:rFonts w:cs="Times New Roman"/>
            <w:noProof/>
          </w:rPr>
          <w:t xml:space="preserve">AGC:OPR:LOW </w:t>
        </w:r>
        <w:r w:rsidR="001F0B33" w:rsidRPr="00BC74BB">
          <w:rPr>
            <w:rStyle w:val="Hyperlink"/>
            <w:rFonts w:cs="Times New Roman"/>
            <w:i/>
            <w:noProof/>
          </w:rPr>
          <w:t>opr_setting</w:t>
        </w:r>
        <w:r w:rsidR="001F0B33">
          <w:rPr>
            <w:noProof/>
            <w:webHidden/>
          </w:rPr>
          <w:tab/>
        </w:r>
        <w:r w:rsidR="001F0B33">
          <w:rPr>
            <w:noProof/>
            <w:webHidden/>
          </w:rPr>
          <w:fldChar w:fldCharType="begin"/>
        </w:r>
        <w:r w:rsidR="001F0B33">
          <w:rPr>
            <w:noProof/>
            <w:webHidden/>
          </w:rPr>
          <w:instrText xml:space="preserve"> PAGEREF _Toc459569337 \h </w:instrText>
        </w:r>
        <w:r w:rsidR="001F0B33">
          <w:rPr>
            <w:noProof/>
            <w:webHidden/>
          </w:rPr>
        </w:r>
        <w:r w:rsidR="001F0B33">
          <w:rPr>
            <w:noProof/>
            <w:webHidden/>
          </w:rPr>
          <w:fldChar w:fldCharType="separate"/>
        </w:r>
        <w:r w:rsidR="000D7633">
          <w:rPr>
            <w:noProof/>
            <w:webHidden/>
          </w:rPr>
          <w:t>49</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38" w:history="1">
        <w:r w:rsidR="001F0B33" w:rsidRPr="00BC74BB">
          <w:rPr>
            <w:rStyle w:val="Hyperlink"/>
            <w:noProof/>
          </w:rPr>
          <w:t>5.9.4.</w:t>
        </w:r>
        <w:r w:rsidR="001F0B33">
          <w:rPr>
            <w:rFonts w:asciiTheme="minorHAnsi" w:eastAsiaTheme="minorEastAsia" w:hAnsiTheme="minorHAnsi"/>
            <w:noProof/>
            <w:sz w:val="22"/>
            <w:szCs w:val="22"/>
          </w:rPr>
          <w:tab/>
        </w:r>
        <w:r w:rsidR="001F0B33" w:rsidRPr="00BC74BB">
          <w:rPr>
            <w:rStyle w:val="Hyperlink"/>
            <w:noProof/>
          </w:rPr>
          <w:t>Get AGC Low Operational Setting</w:t>
        </w:r>
      </w:hyperlink>
      <w:r w:rsidR="001F0B33">
        <w:rPr>
          <w:rStyle w:val="Hyperlink"/>
          <w:noProof/>
        </w:rPr>
        <w:tab/>
      </w:r>
      <w:r>
        <w:fldChar w:fldCharType="begin"/>
      </w:r>
      <w:r>
        <w:instrText xml:space="preserve"> HYPERLINK \l "_Toc459569339" </w:instrText>
      </w:r>
      <w:r>
        <w:fldChar w:fldCharType="separate"/>
      </w:r>
      <w:r w:rsidR="001F0B33" w:rsidRPr="00BC74BB">
        <w:rPr>
          <w:rStyle w:val="Hyperlink"/>
          <w:rFonts w:cs="Times New Roman"/>
          <w:noProof/>
        </w:rPr>
        <w:t>AGC:OPR:LOW?</w:t>
      </w:r>
      <w:r w:rsidR="001F0B33">
        <w:rPr>
          <w:noProof/>
          <w:webHidden/>
        </w:rPr>
        <w:tab/>
      </w:r>
      <w:r w:rsidR="001F0B33">
        <w:rPr>
          <w:noProof/>
          <w:webHidden/>
        </w:rPr>
        <w:fldChar w:fldCharType="begin"/>
      </w:r>
      <w:r w:rsidR="001F0B33">
        <w:rPr>
          <w:noProof/>
          <w:webHidden/>
        </w:rPr>
        <w:instrText xml:space="preserve"> PAGEREF _Toc459569339 \h </w:instrText>
      </w:r>
      <w:r w:rsidR="001F0B33">
        <w:rPr>
          <w:noProof/>
          <w:webHidden/>
        </w:rPr>
      </w:r>
      <w:r w:rsidR="001F0B33">
        <w:rPr>
          <w:noProof/>
          <w:webHidden/>
        </w:rPr>
        <w:fldChar w:fldCharType="separate"/>
      </w:r>
      <w:ins w:id="3208" w:author="Dvonch, Curt               UTAS" w:date="2018-09-10T13:22:00Z">
        <w:r w:rsidR="000D7633">
          <w:rPr>
            <w:noProof/>
            <w:webHidden/>
          </w:rPr>
          <w:t>49</w:t>
        </w:r>
      </w:ins>
      <w:del w:id="3209" w:author="Dvonch, Curt               UTAS" w:date="2018-09-10T12:26:00Z">
        <w:r w:rsidR="00EA5B1D" w:rsidDel="00663E4A">
          <w:rPr>
            <w:noProof/>
            <w:webHidden/>
          </w:rPr>
          <w:delText>49</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40" w:history="1">
        <w:r w:rsidR="001F0B33" w:rsidRPr="00BC74BB">
          <w:rPr>
            <w:rStyle w:val="Hyperlink"/>
            <w:noProof/>
          </w:rPr>
          <w:t>5.9.5.</w:t>
        </w:r>
        <w:r w:rsidR="001F0B33">
          <w:rPr>
            <w:rFonts w:asciiTheme="minorHAnsi" w:eastAsiaTheme="minorEastAsia" w:hAnsiTheme="minorHAnsi"/>
            <w:noProof/>
            <w:sz w:val="22"/>
            <w:szCs w:val="22"/>
          </w:rPr>
          <w:tab/>
        </w:r>
        <w:r w:rsidR="001F0B33" w:rsidRPr="00BC74BB">
          <w:rPr>
            <w:rStyle w:val="Hyperlink"/>
            <w:noProof/>
          </w:rPr>
          <w:t>Set AGC High Operational Setting</w:t>
        </w:r>
      </w:hyperlink>
      <w:r w:rsidR="001F0B33">
        <w:rPr>
          <w:rStyle w:val="Hyperlink"/>
          <w:noProof/>
        </w:rPr>
        <w:tab/>
      </w:r>
      <w:hyperlink w:anchor="_Toc459569341" w:history="1">
        <w:r w:rsidR="001F0B33" w:rsidRPr="00BC74BB">
          <w:rPr>
            <w:rStyle w:val="Hyperlink"/>
            <w:rFonts w:cs="Times New Roman"/>
            <w:noProof/>
          </w:rPr>
          <w:t xml:space="preserve">AGC:OPR:HIGH </w:t>
        </w:r>
        <w:r w:rsidR="001F0B33" w:rsidRPr="00BC74BB">
          <w:rPr>
            <w:rStyle w:val="Hyperlink"/>
            <w:rFonts w:cs="Times New Roman"/>
            <w:i/>
            <w:noProof/>
          </w:rPr>
          <w:t>opr_setting</w:t>
        </w:r>
        <w:r w:rsidR="001F0B33">
          <w:rPr>
            <w:noProof/>
            <w:webHidden/>
          </w:rPr>
          <w:tab/>
        </w:r>
        <w:r w:rsidR="001F0B33">
          <w:rPr>
            <w:noProof/>
            <w:webHidden/>
          </w:rPr>
          <w:fldChar w:fldCharType="begin"/>
        </w:r>
        <w:r w:rsidR="001F0B33">
          <w:rPr>
            <w:noProof/>
            <w:webHidden/>
          </w:rPr>
          <w:instrText xml:space="preserve"> PAGEREF _Toc459569341 \h </w:instrText>
        </w:r>
        <w:r w:rsidR="001F0B33">
          <w:rPr>
            <w:noProof/>
            <w:webHidden/>
          </w:rPr>
        </w:r>
        <w:r w:rsidR="001F0B33">
          <w:rPr>
            <w:noProof/>
            <w:webHidden/>
          </w:rPr>
          <w:fldChar w:fldCharType="separate"/>
        </w:r>
        <w:r w:rsidR="000D7633">
          <w:rPr>
            <w:noProof/>
            <w:webHidden/>
          </w:rPr>
          <w:t>50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42" w:history="1">
        <w:r w:rsidR="001F0B33" w:rsidRPr="00BC74BB">
          <w:rPr>
            <w:rStyle w:val="Hyperlink"/>
            <w:noProof/>
          </w:rPr>
          <w:t>5.9.6.</w:t>
        </w:r>
        <w:r w:rsidR="001F0B33">
          <w:rPr>
            <w:rFonts w:asciiTheme="minorHAnsi" w:eastAsiaTheme="minorEastAsia" w:hAnsiTheme="minorHAnsi"/>
            <w:noProof/>
            <w:sz w:val="22"/>
            <w:szCs w:val="22"/>
          </w:rPr>
          <w:tab/>
        </w:r>
        <w:r w:rsidR="001F0B33" w:rsidRPr="00BC74BB">
          <w:rPr>
            <w:rStyle w:val="Hyperlink"/>
            <w:noProof/>
          </w:rPr>
          <w:t>Get AGC High Operational Setting</w:t>
        </w:r>
      </w:hyperlink>
      <w:r w:rsidR="001F0B33">
        <w:rPr>
          <w:rStyle w:val="Hyperlink"/>
          <w:noProof/>
        </w:rPr>
        <w:tab/>
      </w:r>
      <w:hyperlink w:anchor="_Toc459569343" w:history="1">
        <w:r w:rsidR="001F0B33" w:rsidRPr="00BC74BB">
          <w:rPr>
            <w:rStyle w:val="Hyperlink"/>
            <w:rFonts w:cs="Times New Roman"/>
            <w:noProof/>
          </w:rPr>
          <w:t>AGC:OPR:HIGH?</w:t>
        </w:r>
        <w:r w:rsidR="001F0B33">
          <w:rPr>
            <w:noProof/>
            <w:webHidden/>
          </w:rPr>
          <w:tab/>
        </w:r>
        <w:r w:rsidR="001F0B33">
          <w:rPr>
            <w:noProof/>
            <w:webHidden/>
          </w:rPr>
          <w:fldChar w:fldCharType="begin"/>
        </w:r>
        <w:r w:rsidR="001F0B33">
          <w:rPr>
            <w:noProof/>
            <w:webHidden/>
          </w:rPr>
          <w:instrText xml:space="preserve"> PAGEREF _Toc459569343 \h </w:instrText>
        </w:r>
        <w:r w:rsidR="001F0B33">
          <w:rPr>
            <w:noProof/>
            <w:webHidden/>
          </w:rPr>
        </w:r>
        <w:r w:rsidR="001F0B33">
          <w:rPr>
            <w:noProof/>
            <w:webHidden/>
          </w:rPr>
          <w:fldChar w:fldCharType="separate"/>
        </w:r>
        <w:r w:rsidR="000D7633">
          <w:rPr>
            <w:noProof/>
            <w:webHidden/>
          </w:rPr>
          <w:t>50</w:t>
        </w:r>
        <w:r w:rsidR="001F0B33">
          <w:rPr>
            <w:noProof/>
            <w:webHidden/>
          </w:rPr>
          <w:fldChar w:fldCharType="end"/>
        </w:r>
      </w:hyperlink>
    </w:p>
    <w:p w:rsidR="001F0B33" w:rsidRDefault="00663E4A" w:rsidP="005D4DFF">
      <w:pPr>
        <w:pStyle w:val="TOC4"/>
        <w:rPr>
          <w:rFonts w:asciiTheme="minorHAnsi" w:eastAsiaTheme="minorEastAsia" w:hAnsiTheme="minorHAnsi"/>
          <w:noProof/>
          <w:sz w:val="22"/>
          <w:szCs w:val="22"/>
        </w:rPr>
      </w:pPr>
      <w:hyperlink w:anchor="_Toc459569344" w:history="1">
        <w:r w:rsidR="001F0B33" w:rsidRPr="00BC74BB">
          <w:rPr>
            <w:rStyle w:val="Hyperlink"/>
            <w:noProof/>
          </w:rPr>
          <w:t>5.10.1.</w:t>
        </w:r>
        <w:r w:rsidR="001F0B33">
          <w:rPr>
            <w:rFonts w:asciiTheme="minorHAnsi" w:eastAsiaTheme="minorEastAsia" w:hAnsiTheme="minorHAnsi"/>
            <w:noProof/>
            <w:sz w:val="22"/>
            <w:szCs w:val="22"/>
          </w:rPr>
          <w:tab/>
        </w:r>
        <w:r w:rsidR="001F0B33" w:rsidRPr="00BC74BB">
          <w:rPr>
            <w:rStyle w:val="Hyperlink"/>
            <w:noProof/>
          </w:rPr>
          <w:t>Set Enhancement State</w:t>
        </w:r>
      </w:hyperlink>
      <w:r w:rsidR="001F0B33">
        <w:rPr>
          <w:rStyle w:val="Hyperlink"/>
          <w:noProof/>
        </w:rPr>
        <w:tab/>
      </w:r>
      <w:r>
        <w:fldChar w:fldCharType="begin"/>
      </w:r>
      <w:r>
        <w:instrText xml:space="preserve"> HYPERLINK \l "_Toc459569345" </w:instrText>
      </w:r>
      <w:r>
        <w:fldChar w:fldCharType="separate"/>
      </w:r>
      <w:r w:rsidR="001F0B33" w:rsidRPr="00BC74BB">
        <w:rPr>
          <w:rStyle w:val="Hyperlink"/>
          <w:rFonts w:cs="Times New Roman"/>
          <w:noProof/>
        </w:rPr>
        <w:t xml:space="preserve">ENH:ENABLE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_Toc459569345 \h </w:instrText>
      </w:r>
      <w:r w:rsidR="001F0B33">
        <w:rPr>
          <w:noProof/>
          <w:webHidden/>
        </w:rPr>
      </w:r>
      <w:r w:rsidR="001F0B33">
        <w:rPr>
          <w:noProof/>
          <w:webHidden/>
        </w:rPr>
        <w:fldChar w:fldCharType="separate"/>
      </w:r>
      <w:ins w:id="3210" w:author="Dvonch, Curt               UTAS" w:date="2018-09-10T13:22:00Z">
        <w:r w:rsidR="000D7633">
          <w:rPr>
            <w:noProof/>
            <w:webHidden/>
          </w:rPr>
          <w:t>52</w:t>
        </w:r>
      </w:ins>
      <w:del w:id="3211" w:author="Dvonch, Curt               UTAS" w:date="2018-09-10T12:26:00Z">
        <w:r w:rsidR="00EA5B1D" w:rsidDel="00663E4A">
          <w:rPr>
            <w:noProof/>
            <w:webHidden/>
          </w:rPr>
          <w:delText>52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46" w:history="1">
        <w:r w:rsidR="001F0B33" w:rsidRPr="00BC74BB">
          <w:rPr>
            <w:rStyle w:val="Hyperlink"/>
            <w:noProof/>
          </w:rPr>
          <w:t>5.10.2.</w:t>
        </w:r>
        <w:r w:rsidR="001F0B33">
          <w:rPr>
            <w:rFonts w:asciiTheme="minorHAnsi" w:eastAsiaTheme="minorEastAsia" w:hAnsiTheme="minorHAnsi"/>
            <w:noProof/>
            <w:sz w:val="22"/>
            <w:szCs w:val="22"/>
          </w:rPr>
          <w:tab/>
        </w:r>
        <w:r w:rsidR="001F0B33" w:rsidRPr="00BC74BB">
          <w:rPr>
            <w:rStyle w:val="Hyperlink"/>
            <w:noProof/>
          </w:rPr>
          <w:t>Get Enhancement State</w:t>
        </w:r>
      </w:hyperlink>
      <w:r w:rsidR="001F0B33">
        <w:rPr>
          <w:rStyle w:val="Hyperlink"/>
          <w:noProof/>
        </w:rPr>
        <w:tab/>
      </w:r>
      <w:r>
        <w:fldChar w:fldCharType="begin"/>
      </w:r>
      <w:r>
        <w:instrText xml:space="preserve"> HYPERLINK \l "_Toc459569347" </w:instrText>
      </w:r>
      <w:r>
        <w:fldChar w:fldCharType="separate"/>
      </w:r>
      <w:r w:rsidR="001F0B33" w:rsidRPr="00BC74BB">
        <w:rPr>
          <w:rStyle w:val="Hyperlink"/>
          <w:rFonts w:cs="Times New Roman"/>
          <w:noProof/>
        </w:rPr>
        <w:t>ENH:ENABLE?</w:t>
      </w:r>
      <w:r w:rsidR="001F0B33">
        <w:rPr>
          <w:noProof/>
          <w:webHidden/>
        </w:rPr>
        <w:tab/>
      </w:r>
      <w:r w:rsidR="001F0B33">
        <w:rPr>
          <w:noProof/>
          <w:webHidden/>
        </w:rPr>
        <w:fldChar w:fldCharType="begin"/>
      </w:r>
      <w:r w:rsidR="001F0B33">
        <w:rPr>
          <w:noProof/>
          <w:webHidden/>
        </w:rPr>
        <w:instrText xml:space="preserve"> PAGEREF _Toc459569347 \h </w:instrText>
      </w:r>
      <w:r w:rsidR="001F0B33">
        <w:rPr>
          <w:noProof/>
          <w:webHidden/>
        </w:rPr>
      </w:r>
      <w:r w:rsidR="001F0B33">
        <w:rPr>
          <w:noProof/>
          <w:webHidden/>
        </w:rPr>
        <w:fldChar w:fldCharType="separate"/>
      </w:r>
      <w:ins w:id="3212" w:author="Dvonch, Curt               UTAS" w:date="2018-09-10T13:22:00Z">
        <w:r w:rsidR="000D7633">
          <w:rPr>
            <w:noProof/>
            <w:webHidden/>
          </w:rPr>
          <w:t>52</w:t>
        </w:r>
      </w:ins>
      <w:del w:id="3213" w:author="Dvonch, Curt               UTAS" w:date="2018-09-10T12:26:00Z">
        <w:r w:rsidR="00EA5B1D" w:rsidDel="00663E4A">
          <w:rPr>
            <w:noProof/>
            <w:webHidden/>
          </w:rPr>
          <w:delText>52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48" w:history="1">
        <w:r w:rsidR="001F0B33" w:rsidRPr="00BC74BB">
          <w:rPr>
            <w:rStyle w:val="Hyperlink"/>
            <w:noProof/>
          </w:rPr>
          <w:t>5.10.3.</w:t>
        </w:r>
        <w:r w:rsidR="001F0B33">
          <w:rPr>
            <w:rFonts w:asciiTheme="minorHAnsi" w:eastAsiaTheme="minorEastAsia" w:hAnsiTheme="minorHAnsi"/>
            <w:noProof/>
            <w:sz w:val="22"/>
            <w:szCs w:val="22"/>
          </w:rPr>
          <w:tab/>
        </w:r>
        <w:r w:rsidR="001F0B33" w:rsidRPr="00BC74BB">
          <w:rPr>
            <w:rStyle w:val="Hyperlink"/>
            <w:noProof/>
          </w:rPr>
          <w:t>Set Automatic Enhancement State</w:t>
        </w:r>
      </w:hyperlink>
      <w:r w:rsidR="001F0B33">
        <w:rPr>
          <w:rStyle w:val="Hyperlink"/>
          <w:noProof/>
        </w:rPr>
        <w:tab/>
      </w:r>
      <w:r>
        <w:fldChar w:fldCharType="begin"/>
      </w:r>
      <w:r>
        <w:instrText xml:space="preserve"> HYPERLINK \l "_Toc459569349" </w:instrText>
      </w:r>
      <w:r>
        <w:fldChar w:fldCharType="separate"/>
      </w:r>
      <w:r w:rsidR="001F0B33" w:rsidRPr="00BC74BB">
        <w:rPr>
          <w:rStyle w:val="Hyperlink"/>
          <w:rFonts w:cs="Times New Roman"/>
          <w:noProof/>
        </w:rPr>
        <w:t xml:space="preserve">ENH:AUTO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_Toc459569349 \h </w:instrText>
      </w:r>
      <w:r w:rsidR="001F0B33">
        <w:rPr>
          <w:noProof/>
          <w:webHidden/>
        </w:rPr>
      </w:r>
      <w:r w:rsidR="001F0B33">
        <w:rPr>
          <w:noProof/>
          <w:webHidden/>
        </w:rPr>
        <w:fldChar w:fldCharType="separate"/>
      </w:r>
      <w:ins w:id="3214" w:author="Dvonch, Curt               UTAS" w:date="2018-09-10T13:22:00Z">
        <w:r w:rsidR="000D7633">
          <w:rPr>
            <w:noProof/>
            <w:webHidden/>
          </w:rPr>
          <w:t>52</w:t>
        </w:r>
      </w:ins>
      <w:del w:id="3215" w:author="Dvonch, Curt               UTAS" w:date="2018-09-10T12:26:00Z">
        <w:r w:rsidR="00EA5B1D" w:rsidDel="00663E4A">
          <w:rPr>
            <w:noProof/>
            <w:webHidden/>
          </w:rPr>
          <w:delText>52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50" w:history="1">
        <w:r w:rsidR="001F0B33" w:rsidRPr="00BC74BB">
          <w:rPr>
            <w:rStyle w:val="Hyperlink"/>
            <w:noProof/>
          </w:rPr>
          <w:t>5.10.4.</w:t>
        </w:r>
        <w:r w:rsidR="001F0B33">
          <w:rPr>
            <w:rFonts w:asciiTheme="minorHAnsi" w:eastAsiaTheme="minorEastAsia" w:hAnsiTheme="minorHAnsi"/>
            <w:noProof/>
            <w:sz w:val="22"/>
            <w:szCs w:val="22"/>
          </w:rPr>
          <w:tab/>
        </w:r>
        <w:r w:rsidR="001F0B33" w:rsidRPr="00BC74BB">
          <w:rPr>
            <w:rStyle w:val="Hyperlink"/>
            <w:noProof/>
          </w:rPr>
          <w:t>Get Automatic Enhancement State</w:t>
        </w:r>
      </w:hyperlink>
      <w:r w:rsidR="001F0B33">
        <w:rPr>
          <w:rStyle w:val="Hyperlink"/>
          <w:noProof/>
        </w:rPr>
        <w:tab/>
      </w:r>
      <w:r>
        <w:fldChar w:fldCharType="begin"/>
      </w:r>
      <w:r>
        <w:instrText xml:space="preserve"> HYPERLINK \l "_Toc459569351" </w:instrText>
      </w:r>
      <w:r>
        <w:fldChar w:fldCharType="separate"/>
      </w:r>
      <w:r w:rsidR="001F0B33" w:rsidRPr="00BC74BB">
        <w:rPr>
          <w:rStyle w:val="Hyperlink"/>
          <w:rFonts w:cs="Times New Roman"/>
          <w:noProof/>
        </w:rPr>
        <w:t>ENH:AUTO?</w:t>
      </w:r>
      <w:r w:rsidR="001F0B33">
        <w:rPr>
          <w:noProof/>
          <w:webHidden/>
        </w:rPr>
        <w:tab/>
      </w:r>
      <w:r w:rsidR="001F0B33">
        <w:rPr>
          <w:noProof/>
          <w:webHidden/>
        </w:rPr>
        <w:fldChar w:fldCharType="begin"/>
      </w:r>
      <w:r w:rsidR="001F0B33">
        <w:rPr>
          <w:noProof/>
          <w:webHidden/>
        </w:rPr>
        <w:instrText xml:space="preserve"> PAGEREF _Toc459569351 \h </w:instrText>
      </w:r>
      <w:r w:rsidR="001F0B33">
        <w:rPr>
          <w:noProof/>
          <w:webHidden/>
        </w:rPr>
      </w:r>
      <w:r w:rsidR="001F0B33">
        <w:rPr>
          <w:noProof/>
          <w:webHidden/>
        </w:rPr>
        <w:fldChar w:fldCharType="separate"/>
      </w:r>
      <w:ins w:id="3216" w:author="Dvonch, Curt               UTAS" w:date="2018-09-10T13:22:00Z">
        <w:r w:rsidR="000D7633">
          <w:rPr>
            <w:noProof/>
            <w:webHidden/>
          </w:rPr>
          <w:t>53</w:t>
        </w:r>
      </w:ins>
      <w:del w:id="3217" w:author="Dvonch, Curt               UTAS" w:date="2018-09-10T12:26:00Z">
        <w:r w:rsidR="00EA5B1D" w:rsidDel="00663E4A">
          <w:rPr>
            <w:noProof/>
            <w:webHidden/>
          </w:rPr>
          <w:delText>53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52" w:history="1">
        <w:r w:rsidR="001F0B33" w:rsidRPr="00BC74BB">
          <w:rPr>
            <w:rStyle w:val="Hyperlink"/>
            <w:noProof/>
          </w:rPr>
          <w:t>5.10.5.</w:t>
        </w:r>
        <w:r w:rsidR="001F0B33">
          <w:rPr>
            <w:rFonts w:asciiTheme="minorHAnsi" w:eastAsiaTheme="minorEastAsia" w:hAnsiTheme="minorHAnsi"/>
            <w:noProof/>
            <w:sz w:val="22"/>
            <w:szCs w:val="22"/>
          </w:rPr>
          <w:tab/>
        </w:r>
        <w:r w:rsidR="001F0B33" w:rsidRPr="00BC74BB">
          <w:rPr>
            <w:rStyle w:val="Hyperlink"/>
            <w:noProof/>
          </w:rPr>
          <w:t>Set Enhancement/AGC Frame Average and Width Weight</w:t>
        </w:r>
      </w:hyperlink>
      <w:r w:rsidR="001F0B33">
        <w:rPr>
          <w:rStyle w:val="Hyperlink"/>
          <w:noProof/>
        </w:rPr>
        <w:tab/>
      </w:r>
      <w:r>
        <w:fldChar w:fldCharType="begin"/>
      </w:r>
      <w:r>
        <w:instrText xml:space="preserve"> HYPERLINK \l "_Toc459569353" </w:instrText>
      </w:r>
      <w:r>
        <w:fldChar w:fldCharType="separate"/>
      </w:r>
      <w:r w:rsidR="001F0B33" w:rsidRPr="00BC74BB">
        <w:rPr>
          <w:rStyle w:val="Hyperlink"/>
          <w:rFonts w:cs="Times New Roman"/>
          <w:noProof/>
        </w:rPr>
        <w:t xml:space="preserve">ENH:AVG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_Toc459569353 \h </w:instrText>
      </w:r>
      <w:r w:rsidR="001F0B33">
        <w:rPr>
          <w:noProof/>
          <w:webHidden/>
        </w:rPr>
      </w:r>
      <w:r w:rsidR="001F0B33">
        <w:rPr>
          <w:noProof/>
          <w:webHidden/>
        </w:rPr>
        <w:fldChar w:fldCharType="separate"/>
      </w:r>
      <w:ins w:id="3218" w:author="Dvonch, Curt               UTAS" w:date="2018-09-10T13:22:00Z">
        <w:r w:rsidR="000D7633">
          <w:rPr>
            <w:noProof/>
            <w:webHidden/>
          </w:rPr>
          <w:t>53</w:t>
        </w:r>
      </w:ins>
      <w:del w:id="3219" w:author="Dvonch, Curt               UTAS" w:date="2018-09-10T12:26:00Z">
        <w:r w:rsidR="00EA5B1D" w:rsidDel="00663E4A">
          <w:rPr>
            <w:noProof/>
            <w:webHidden/>
          </w:rPr>
          <w:delText>53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54" w:history="1">
        <w:r w:rsidR="001F0B33" w:rsidRPr="00BC74BB">
          <w:rPr>
            <w:rStyle w:val="Hyperlink"/>
            <w:noProof/>
          </w:rPr>
          <w:t>5.10.6.</w:t>
        </w:r>
        <w:r w:rsidR="001F0B33">
          <w:rPr>
            <w:rFonts w:asciiTheme="minorHAnsi" w:eastAsiaTheme="minorEastAsia" w:hAnsiTheme="minorHAnsi"/>
            <w:noProof/>
            <w:sz w:val="22"/>
            <w:szCs w:val="22"/>
          </w:rPr>
          <w:tab/>
        </w:r>
        <w:r w:rsidR="001F0B33" w:rsidRPr="00BC74BB">
          <w:rPr>
            <w:rStyle w:val="Hyperlink"/>
            <w:noProof/>
          </w:rPr>
          <w:t>Get Enhancement/AGC Frame Average Weight</w:t>
        </w:r>
      </w:hyperlink>
      <w:r w:rsidR="001F0B33">
        <w:rPr>
          <w:rStyle w:val="Hyperlink"/>
          <w:noProof/>
        </w:rPr>
        <w:tab/>
      </w:r>
      <w:r>
        <w:fldChar w:fldCharType="begin"/>
      </w:r>
      <w:r>
        <w:instrText xml:space="preserve"> HYPERLINK \l "_Toc459569355" </w:instrText>
      </w:r>
      <w:r>
        <w:fldChar w:fldCharType="separate"/>
      </w:r>
      <w:r w:rsidR="001F0B33" w:rsidRPr="00BC74BB">
        <w:rPr>
          <w:rStyle w:val="Hyperlink"/>
          <w:rFonts w:cs="Times New Roman"/>
          <w:noProof/>
        </w:rPr>
        <w:t>ENH:AVG?</w:t>
      </w:r>
      <w:r w:rsidR="001F0B33">
        <w:rPr>
          <w:noProof/>
          <w:webHidden/>
        </w:rPr>
        <w:tab/>
      </w:r>
      <w:r w:rsidR="001F0B33">
        <w:rPr>
          <w:noProof/>
          <w:webHidden/>
        </w:rPr>
        <w:fldChar w:fldCharType="begin"/>
      </w:r>
      <w:r w:rsidR="001F0B33">
        <w:rPr>
          <w:noProof/>
          <w:webHidden/>
        </w:rPr>
        <w:instrText xml:space="preserve"> PAGEREF _Toc459569355 \h </w:instrText>
      </w:r>
      <w:r w:rsidR="001F0B33">
        <w:rPr>
          <w:noProof/>
          <w:webHidden/>
        </w:rPr>
      </w:r>
      <w:r w:rsidR="001F0B33">
        <w:rPr>
          <w:noProof/>
          <w:webHidden/>
        </w:rPr>
        <w:fldChar w:fldCharType="separate"/>
      </w:r>
      <w:ins w:id="3220" w:author="Dvonch, Curt               UTAS" w:date="2018-09-10T13:22:00Z">
        <w:r w:rsidR="000D7633">
          <w:rPr>
            <w:noProof/>
            <w:webHidden/>
          </w:rPr>
          <w:t>53</w:t>
        </w:r>
      </w:ins>
      <w:del w:id="3221" w:author="Dvonch, Curt               UTAS" w:date="2018-09-10T12:26:00Z">
        <w:r w:rsidR="00EA5B1D" w:rsidDel="00663E4A">
          <w:rPr>
            <w:noProof/>
            <w:webHidden/>
          </w:rPr>
          <w:delText>53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56" w:history="1">
        <w:r w:rsidR="001F0B33" w:rsidRPr="00BC74BB">
          <w:rPr>
            <w:rStyle w:val="Hyperlink"/>
            <w:noProof/>
          </w:rPr>
          <w:t>5.10.7.</w:t>
        </w:r>
        <w:r w:rsidR="001F0B33">
          <w:rPr>
            <w:rFonts w:asciiTheme="minorHAnsi" w:eastAsiaTheme="minorEastAsia" w:hAnsiTheme="minorHAnsi"/>
            <w:noProof/>
            <w:sz w:val="22"/>
            <w:szCs w:val="22"/>
          </w:rPr>
          <w:tab/>
        </w:r>
        <w:r w:rsidR="001F0B33" w:rsidRPr="00BC74BB">
          <w:rPr>
            <w:rStyle w:val="Hyperlink"/>
            <w:noProof/>
          </w:rPr>
          <w:t>Set Enhancement Power Function</w:t>
        </w:r>
      </w:hyperlink>
      <w:r w:rsidR="001F0B33">
        <w:rPr>
          <w:rStyle w:val="Hyperlink"/>
          <w:noProof/>
        </w:rPr>
        <w:tab/>
      </w:r>
      <w:r>
        <w:fldChar w:fldCharType="begin"/>
      </w:r>
      <w:r>
        <w:instrText xml:space="preserve"> HYPERLINK \l "_Toc459569357" </w:instrText>
      </w:r>
      <w:r>
        <w:fldChar w:fldCharType="separate"/>
      </w:r>
      <w:r w:rsidR="001F0B33" w:rsidRPr="00BC74BB">
        <w:rPr>
          <w:rStyle w:val="Hyperlink"/>
          <w:rFonts w:cs="Times New Roman"/>
          <w:noProof/>
        </w:rPr>
        <w:t xml:space="preserve">ENH:POWER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_Toc459569357 \h </w:instrText>
      </w:r>
      <w:r w:rsidR="001F0B33">
        <w:rPr>
          <w:noProof/>
          <w:webHidden/>
        </w:rPr>
      </w:r>
      <w:r w:rsidR="001F0B33">
        <w:rPr>
          <w:noProof/>
          <w:webHidden/>
        </w:rPr>
        <w:fldChar w:fldCharType="separate"/>
      </w:r>
      <w:ins w:id="3222" w:author="Dvonch, Curt               UTAS" w:date="2018-09-10T13:22:00Z">
        <w:r w:rsidR="000D7633">
          <w:rPr>
            <w:noProof/>
            <w:webHidden/>
          </w:rPr>
          <w:t>54</w:t>
        </w:r>
      </w:ins>
      <w:del w:id="3223" w:author="Dvonch, Curt               UTAS" w:date="2018-09-10T12:26:00Z">
        <w:r w:rsidR="00EA5B1D" w:rsidDel="00663E4A">
          <w:rPr>
            <w:noProof/>
            <w:webHidden/>
          </w:rPr>
          <w:delText>54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58" w:history="1">
        <w:r w:rsidR="001F0B33" w:rsidRPr="00BC74BB">
          <w:rPr>
            <w:rStyle w:val="Hyperlink"/>
            <w:noProof/>
          </w:rPr>
          <w:t>5.10.8.</w:t>
        </w:r>
        <w:r w:rsidR="001F0B33">
          <w:rPr>
            <w:rFonts w:asciiTheme="minorHAnsi" w:eastAsiaTheme="minorEastAsia" w:hAnsiTheme="minorHAnsi"/>
            <w:noProof/>
            <w:sz w:val="22"/>
            <w:szCs w:val="22"/>
          </w:rPr>
          <w:tab/>
        </w:r>
        <w:r w:rsidR="001F0B33" w:rsidRPr="00BC74BB">
          <w:rPr>
            <w:rStyle w:val="Hyperlink"/>
            <w:noProof/>
          </w:rPr>
          <w:t>Get Enhancement Power Function</w:t>
        </w:r>
      </w:hyperlink>
      <w:r w:rsidR="001F0B33">
        <w:rPr>
          <w:rStyle w:val="Hyperlink"/>
          <w:noProof/>
        </w:rPr>
        <w:tab/>
      </w:r>
      <w:r>
        <w:fldChar w:fldCharType="begin"/>
      </w:r>
      <w:r>
        <w:instrText xml:space="preserve"> HYPERLINK \l "_Toc459569359" </w:instrText>
      </w:r>
      <w:r>
        <w:fldChar w:fldCharType="separate"/>
      </w:r>
      <w:r w:rsidR="001F0B33" w:rsidRPr="00BC74BB">
        <w:rPr>
          <w:rStyle w:val="Hyperlink"/>
          <w:rFonts w:cs="Times New Roman"/>
          <w:noProof/>
        </w:rPr>
        <w:t>ENH:POWER?</w:t>
      </w:r>
      <w:r w:rsidR="001F0B33">
        <w:rPr>
          <w:noProof/>
          <w:webHidden/>
        </w:rPr>
        <w:tab/>
      </w:r>
      <w:r w:rsidR="001F0B33">
        <w:rPr>
          <w:noProof/>
          <w:webHidden/>
        </w:rPr>
        <w:fldChar w:fldCharType="begin"/>
      </w:r>
      <w:r w:rsidR="001F0B33">
        <w:rPr>
          <w:noProof/>
          <w:webHidden/>
        </w:rPr>
        <w:instrText xml:space="preserve"> PAGEREF _Toc459569359 \h </w:instrText>
      </w:r>
      <w:r w:rsidR="001F0B33">
        <w:rPr>
          <w:noProof/>
          <w:webHidden/>
        </w:rPr>
      </w:r>
      <w:r w:rsidR="001F0B33">
        <w:rPr>
          <w:noProof/>
          <w:webHidden/>
        </w:rPr>
        <w:fldChar w:fldCharType="separate"/>
      </w:r>
      <w:ins w:id="3224" w:author="Dvonch, Curt               UTAS" w:date="2018-09-10T13:22:00Z">
        <w:r w:rsidR="000D7633">
          <w:rPr>
            <w:noProof/>
            <w:webHidden/>
          </w:rPr>
          <w:t>54</w:t>
        </w:r>
      </w:ins>
      <w:del w:id="3225" w:author="Dvonch, Curt               UTAS" w:date="2018-09-10T12:26:00Z">
        <w:r w:rsidR="00EA5B1D" w:rsidDel="00663E4A">
          <w:rPr>
            <w:noProof/>
            <w:webHidden/>
          </w:rPr>
          <w:delText>54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60" w:history="1">
        <w:r w:rsidR="001F0B33" w:rsidRPr="00BC74BB">
          <w:rPr>
            <w:rStyle w:val="Hyperlink"/>
            <w:noProof/>
          </w:rPr>
          <w:t>5.11.1.</w:t>
        </w:r>
        <w:r w:rsidR="001F0B33">
          <w:rPr>
            <w:rFonts w:asciiTheme="minorHAnsi" w:eastAsiaTheme="minorEastAsia" w:hAnsiTheme="minorHAnsi"/>
            <w:noProof/>
            <w:sz w:val="22"/>
            <w:szCs w:val="22"/>
          </w:rPr>
          <w:tab/>
        </w:r>
        <w:r w:rsidR="001F0B33" w:rsidRPr="00BC74BB">
          <w:rPr>
            <w:rStyle w:val="Hyperlink"/>
            <w:noProof/>
          </w:rPr>
          <w:t>Get Pixel Clock Maximum Rate</w:t>
        </w:r>
      </w:hyperlink>
      <w:r w:rsidR="001F0B33">
        <w:rPr>
          <w:rStyle w:val="Hyperlink"/>
          <w:noProof/>
        </w:rPr>
        <w:tab/>
      </w:r>
      <w:r>
        <w:fldChar w:fldCharType="begin"/>
      </w:r>
      <w:r>
        <w:instrText xml:space="preserve"> HYPERLINK \l "_Toc459569361" </w:instrText>
      </w:r>
      <w:r>
        <w:fldChar w:fldCharType="separate"/>
      </w:r>
      <w:r w:rsidR="001F0B33" w:rsidRPr="00BC74BB">
        <w:rPr>
          <w:rStyle w:val="Hyperlink"/>
          <w:rFonts w:cs="Times New Roman"/>
          <w:noProof/>
        </w:rPr>
        <w:t>PIXCLK:MAX?</w:t>
      </w:r>
      <w:r w:rsidR="001F0B33">
        <w:rPr>
          <w:noProof/>
          <w:webHidden/>
        </w:rPr>
        <w:tab/>
      </w:r>
      <w:r w:rsidR="001F0B33">
        <w:rPr>
          <w:noProof/>
          <w:webHidden/>
        </w:rPr>
        <w:fldChar w:fldCharType="begin"/>
      </w:r>
      <w:r w:rsidR="001F0B33">
        <w:rPr>
          <w:noProof/>
          <w:webHidden/>
        </w:rPr>
        <w:instrText xml:space="preserve"> PAGEREF _Toc459569361 \h </w:instrText>
      </w:r>
      <w:r w:rsidR="001F0B33">
        <w:rPr>
          <w:noProof/>
          <w:webHidden/>
        </w:rPr>
      </w:r>
      <w:r w:rsidR="001F0B33">
        <w:rPr>
          <w:noProof/>
          <w:webHidden/>
        </w:rPr>
        <w:fldChar w:fldCharType="separate"/>
      </w:r>
      <w:ins w:id="3226" w:author="Dvonch, Curt               UTAS" w:date="2018-09-10T13:22:00Z">
        <w:r w:rsidR="000D7633">
          <w:rPr>
            <w:noProof/>
            <w:webHidden/>
          </w:rPr>
          <w:t>55</w:t>
        </w:r>
      </w:ins>
      <w:del w:id="3227" w:author="Dvonch, Curt               UTAS" w:date="2018-09-10T12:26:00Z">
        <w:r w:rsidR="00EA5B1D" w:rsidDel="00663E4A">
          <w:rPr>
            <w:noProof/>
            <w:webHidden/>
          </w:rPr>
          <w:delText>55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62" w:history="1">
        <w:r w:rsidR="001F0B33" w:rsidRPr="00BC74BB">
          <w:rPr>
            <w:rStyle w:val="Hyperlink"/>
            <w:noProof/>
          </w:rPr>
          <w:t>5.12.1.</w:t>
        </w:r>
        <w:r w:rsidR="001F0B33">
          <w:rPr>
            <w:rFonts w:asciiTheme="minorHAnsi" w:eastAsiaTheme="minorEastAsia" w:hAnsiTheme="minorHAnsi"/>
            <w:noProof/>
            <w:sz w:val="22"/>
            <w:szCs w:val="22"/>
          </w:rPr>
          <w:tab/>
        </w:r>
        <w:r w:rsidR="001F0B33" w:rsidRPr="00BC74BB">
          <w:rPr>
            <w:rStyle w:val="Hyperlink"/>
            <w:noProof/>
          </w:rPr>
          <w:t>Set Exposure Period</w:t>
        </w:r>
      </w:hyperlink>
      <w:r w:rsidR="001F0B33">
        <w:rPr>
          <w:rStyle w:val="Hyperlink"/>
          <w:noProof/>
        </w:rPr>
        <w:tab/>
      </w:r>
      <w:r>
        <w:fldChar w:fldCharType="begin"/>
      </w:r>
      <w:r>
        <w:instrText xml:space="preserve"> HYPERLINK \l "_Toc459569363" </w:instrText>
      </w:r>
      <w:r>
        <w:fldChar w:fldCharType="separate"/>
      </w:r>
      <w:r w:rsidR="001F0B33" w:rsidRPr="00BC74BB">
        <w:rPr>
          <w:rStyle w:val="Hyperlink"/>
          <w:rFonts w:cs="Times New Roman"/>
          <w:noProof/>
        </w:rPr>
        <w:t xml:space="preserve">EXP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_Toc459569363 \h </w:instrText>
      </w:r>
      <w:r w:rsidR="001F0B33">
        <w:rPr>
          <w:noProof/>
          <w:webHidden/>
        </w:rPr>
      </w:r>
      <w:r w:rsidR="001F0B33">
        <w:rPr>
          <w:noProof/>
          <w:webHidden/>
        </w:rPr>
        <w:fldChar w:fldCharType="separate"/>
      </w:r>
      <w:ins w:id="3228" w:author="Dvonch, Curt               UTAS" w:date="2018-09-10T13:22:00Z">
        <w:r w:rsidR="000D7633">
          <w:rPr>
            <w:noProof/>
            <w:webHidden/>
          </w:rPr>
          <w:t>55</w:t>
        </w:r>
      </w:ins>
      <w:del w:id="3229" w:author="Dvonch, Curt               UTAS" w:date="2018-09-10T12:26:00Z">
        <w:r w:rsidR="00EA5B1D" w:rsidDel="00663E4A">
          <w:rPr>
            <w:noProof/>
            <w:webHidden/>
          </w:rPr>
          <w:delText>55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64" w:history="1">
        <w:r w:rsidR="001F0B33" w:rsidRPr="00BC74BB">
          <w:rPr>
            <w:rStyle w:val="Hyperlink"/>
            <w:noProof/>
          </w:rPr>
          <w:t>5.12.2.</w:t>
        </w:r>
        <w:r w:rsidR="001F0B33">
          <w:rPr>
            <w:rFonts w:asciiTheme="minorHAnsi" w:eastAsiaTheme="minorEastAsia" w:hAnsiTheme="minorHAnsi"/>
            <w:noProof/>
            <w:sz w:val="22"/>
            <w:szCs w:val="22"/>
          </w:rPr>
          <w:tab/>
        </w:r>
        <w:r w:rsidR="001F0B33" w:rsidRPr="00BC74BB">
          <w:rPr>
            <w:rStyle w:val="Hyperlink"/>
            <w:noProof/>
          </w:rPr>
          <w:t>Get Exposure Period</w:t>
        </w:r>
      </w:hyperlink>
      <w:r w:rsidR="001F0B33">
        <w:rPr>
          <w:rStyle w:val="Hyperlink"/>
          <w:noProof/>
        </w:rPr>
        <w:tab/>
      </w:r>
      <w:r>
        <w:fldChar w:fldCharType="begin"/>
      </w:r>
      <w:r>
        <w:instrText xml:space="preserve"> HYPERLINK \l "_Toc459569365" </w:instrText>
      </w:r>
      <w:r>
        <w:fldChar w:fldCharType="separate"/>
      </w:r>
      <w:r w:rsidR="001F0B33" w:rsidRPr="00BC74BB">
        <w:rPr>
          <w:rStyle w:val="Hyperlink"/>
          <w:rFonts w:cs="Times New Roman"/>
          <w:noProof/>
        </w:rPr>
        <w:t>EXP?</w:t>
      </w:r>
      <w:r w:rsidR="001F0B33">
        <w:rPr>
          <w:noProof/>
          <w:webHidden/>
        </w:rPr>
        <w:tab/>
      </w:r>
      <w:r w:rsidR="001F0B33">
        <w:rPr>
          <w:noProof/>
          <w:webHidden/>
        </w:rPr>
        <w:fldChar w:fldCharType="begin"/>
      </w:r>
      <w:r w:rsidR="001F0B33">
        <w:rPr>
          <w:noProof/>
          <w:webHidden/>
        </w:rPr>
        <w:instrText xml:space="preserve"> PAGEREF _Toc459569365 \h </w:instrText>
      </w:r>
      <w:r w:rsidR="001F0B33">
        <w:rPr>
          <w:noProof/>
          <w:webHidden/>
        </w:rPr>
      </w:r>
      <w:r w:rsidR="001F0B33">
        <w:rPr>
          <w:noProof/>
          <w:webHidden/>
        </w:rPr>
        <w:fldChar w:fldCharType="separate"/>
      </w:r>
      <w:ins w:id="3230" w:author="Dvonch, Curt               UTAS" w:date="2018-09-10T13:22:00Z">
        <w:r w:rsidR="000D7633">
          <w:rPr>
            <w:noProof/>
            <w:webHidden/>
          </w:rPr>
          <w:t>56</w:t>
        </w:r>
      </w:ins>
      <w:del w:id="3231" w:author="Dvonch, Curt               UTAS" w:date="2018-09-10T12:26:00Z">
        <w:r w:rsidR="00EA5B1D" w:rsidDel="00663E4A">
          <w:rPr>
            <w:noProof/>
            <w:webHidden/>
          </w:rPr>
          <w:delText>56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66" w:history="1">
        <w:r w:rsidR="001F0B33" w:rsidRPr="00BC74BB">
          <w:rPr>
            <w:rStyle w:val="Hyperlink"/>
            <w:noProof/>
          </w:rPr>
          <w:t>5.12.3.</w:t>
        </w:r>
        <w:r w:rsidR="001F0B33">
          <w:rPr>
            <w:rFonts w:asciiTheme="minorHAnsi" w:eastAsiaTheme="minorEastAsia" w:hAnsiTheme="minorHAnsi"/>
            <w:noProof/>
            <w:sz w:val="22"/>
            <w:szCs w:val="22"/>
          </w:rPr>
          <w:tab/>
        </w:r>
        <w:r w:rsidR="001F0B33" w:rsidRPr="00BC74BB">
          <w:rPr>
            <w:rStyle w:val="Hyperlink"/>
            <w:noProof/>
          </w:rPr>
          <w:t>Set Frame Period</w:t>
        </w:r>
      </w:hyperlink>
      <w:r w:rsidR="001F0B33">
        <w:rPr>
          <w:rStyle w:val="Hyperlink"/>
          <w:noProof/>
        </w:rPr>
        <w:tab/>
      </w:r>
      <w:r>
        <w:fldChar w:fldCharType="begin"/>
      </w:r>
      <w:r>
        <w:instrText xml:space="preserve"> HYPERLINK \l "_Toc459569367" </w:instrText>
      </w:r>
      <w:r>
        <w:fldChar w:fldCharType="separate"/>
      </w:r>
      <w:r w:rsidR="001F0B33" w:rsidRPr="00BC74BB">
        <w:rPr>
          <w:rStyle w:val="Hyperlink"/>
          <w:rFonts w:cs="Times New Roman"/>
          <w:noProof/>
        </w:rPr>
        <w:t xml:space="preserve">FRAME:PERIOD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_Toc459569367 \h </w:instrText>
      </w:r>
      <w:r w:rsidR="001F0B33">
        <w:rPr>
          <w:noProof/>
          <w:webHidden/>
        </w:rPr>
      </w:r>
      <w:r w:rsidR="001F0B33">
        <w:rPr>
          <w:noProof/>
          <w:webHidden/>
        </w:rPr>
        <w:fldChar w:fldCharType="separate"/>
      </w:r>
      <w:ins w:id="3232" w:author="Dvonch, Curt               UTAS" w:date="2018-09-10T13:22:00Z">
        <w:r w:rsidR="000D7633">
          <w:rPr>
            <w:noProof/>
            <w:webHidden/>
          </w:rPr>
          <w:t>56</w:t>
        </w:r>
      </w:ins>
      <w:del w:id="3233" w:author="Dvonch, Curt               UTAS" w:date="2018-09-10T12:26:00Z">
        <w:r w:rsidR="00EA5B1D" w:rsidDel="00663E4A">
          <w:rPr>
            <w:noProof/>
            <w:webHidden/>
          </w:rPr>
          <w:delText>56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68" w:history="1">
        <w:r w:rsidR="001F0B33" w:rsidRPr="00BC74BB">
          <w:rPr>
            <w:rStyle w:val="Hyperlink"/>
            <w:noProof/>
          </w:rPr>
          <w:t>5.12.4.</w:t>
        </w:r>
        <w:r w:rsidR="001F0B33">
          <w:rPr>
            <w:rFonts w:asciiTheme="minorHAnsi" w:eastAsiaTheme="minorEastAsia" w:hAnsiTheme="minorHAnsi"/>
            <w:noProof/>
            <w:sz w:val="22"/>
            <w:szCs w:val="22"/>
          </w:rPr>
          <w:tab/>
        </w:r>
        <w:r w:rsidR="001F0B33" w:rsidRPr="00BC74BB">
          <w:rPr>
            <w:rStyle w:val="Hyperlink"/>
            <w:noProof/>
          </w:rPr>
          <w:t>Get Frame Period</w:t>
        </w:r>
      </w:hyperlink>
      <w:r w:rsidR="001F0B33">
        <w:rPr>
          <w:rStyle w:val="Hyperlink"/>
          <w:noProof/>
        </w:rPr>
        <w:tab/>
      </w:r>
      <w:r>
        <w:fldChar w:fldCharType="begin"/>
      </w:r>
      <w:r>
        <w:instrText xml:space="preserve"> HYPERLINK \l "_Toc459569369" </w:instrText>
      </w:r>
      <w:r>
        <w:fldChar w:fldCharType="separate"/>
      </w:r>
      <w:r w:rsidR="001F0B33" w:rsidRPr="00BC74BB">
        <w:rPr>
          <w:rStyle w:val="Hyperlink"/>
          <w:rFonts w:cs="Times New Roman"/>
          <w:noProof/>
        </w:rPr>
        <w:t>FRAME:PERIOD?</w:t>
      </w:r>
      <w:r w:rsidR="001F0B33">
        <w:rPr>
          <w:noProof/>
          <w:webHidden/>
        </w:rPr>
        <w:tab/>
      </w:r>
      <w:r w:rsidR="001F0B33">
        <w:rPr>
          <w:noProof/>
          <w:webHidden/>
        </w:rPr>
        <w:fldChar w:fldCharType="begin"/>
      </w:r>
      <w:r w:rsidR="001F0B33">
        <w:rPr>
          <w:noProof/>
          <w:webHidden/>
        </w:rPr>
        <w:instrText xml:space="preserve"> PAGEREF _Toc459569369 \h </w:instrText>
      </w:r>
      <w:r w:rsidR="001F0B33">
        <w:rPr>
          <w:noProof/>
          <w:webHidden/>
        </w:rPr>
      </w:r>
      <w:r w:rsidR="001F0B33">
        <w:rPr>
          <w:noProof/>
          <w:webHidden/>
        </w:rPr>
        <w:fldChar w:fldCharType="separate"/>
      </w:r>
      <w:ins w:id="3234" w:author="Dvonch, Curt               UTAS" w:date="2018-09-10T13:22:00Z">
        <w:r w:rsidR="000D7633">
          <w:rPr>
            <w:noProof/>
            <w:webHidden/>
          </w:rPr>
          <w:t>56</w:t>
        </w:r>
      </w:ins>
      <w:del w:id="3235" w:author="Dvonch, Curt               UTAS" w:date="2018-09-10T12:26:00Z">
        <w:r w:rsidR="00EA5B1D" w:rsidDel="00663E4A">
          <w:rPr>
            <w:noProof/>
            <w:webHidden/>
          </w:rPr>
          <w:delText>56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70" w:history="1">
        <w:r w:rsidR="001F0B33" w:rsidRPr="00BC74BB">
          <w:rPr>
            <w:rStyle w:val="Hyperlink"/>
            <w:noProof/>
          </w:rPr>
          <w:t>5.13.1.</w:t>
        </w:r>
        <w:r w:rsidR="001F0B33">
          <w:rPr>
            <w:rFonts w:asciiTheme="minorHAnsi" w:eastAsiaTheme="minorEastAsia" w:hAnsiTheme="minorHAnsi"/>
            <w:noProof/>
            <w:sz w:val="22"/>
            <w:szCs w:val="22"/>
          </w:rPr>
          <w:tab/>
        </w:r>
        <w:r w:rsidR="001F0B33" w:rsidRPr="00BC74BB">
          <w:rPr>
            <w:rStyle w:val="Hyperlink"/>
            <w:noProof/>
          </w:rPr>
          <w:t>Set Trigger Mode</w:t>
        </w:r>
      </w:hyperlink>
      <w:r w:rsidR="001F0B33">
        <w:rPr>
          <w:rStyle w:val="Hyperlink"/>
          <w:noProof/>
        </w:rPr>
        <w:tab/>
      </w:r>
      <w:r>
        <w:fldChar w:fldCharType="begin"/>
      </w:r>
      <w:r>
        <w:instrText xml:space="preserve"> HYPERLINK \l "_Toc459569371" </w:instrText>
      </w:r>
      <w:r>
        <w:fldChar w:fldCharType="separate"/>
      </w:r>
      <w:r w:rsidR="001F0B33" w:rsidRPr="00BC74BB">
        <w:rPr>
          <w:rStyle w:val="Hyperlink"/>
          <w:rFonts w:cs="Times New Roman"/>
          <w:noProof/>
        </w:rPr>
        <w:t xml:space="preserve">TRIG:MODE </w:t>
      </w:r>
      <w:r w:rsidR="001F0B33" w:rsidRPr="00BC74BB">
        <w:rPr>
          <w:rStyle w:val="Hyperlink"/>
          <w:rFonts w:cs="Times New Roman"/>
          <w:i/>
          <w:noProof/>
        </w:rPr>
        <w:t>mode</w:t>
      </w:r>
      <w:r w:rsidR="001F0B33">
        <w:rPr>
          <w:noProof/>
          <w:webHidden/>
        </w:rPr>
        <w:tab/>
      </w:r>
      <w:r w:rsidR="001F0B33">
        <w:rPr>
          <w:noProof/>
          <w:webHidden/>
        </w:rPr>
        <w:fldChar w:fldCharType="begin"/>
      </w:r>
      <w:r w:rsidR="001F0B33">
        <w:rPr>
          <w:noProof/>
          <w:webHidden/>
        </w:rPr>
        <w:instrText xml:space="preserve"> PAGEREF _Toc459569371 \h </w:instrText>
      </w:r>
      <w:r w:rsidR="001F0B33">
        <w:rPr>
          <w:noProof/>
          <w:webHidden/>
        </w:rPr>
      </w:r>
      <w:r w:rsidR="001F0B33">
        <w:rPr>
          <w:noProof/>
          <w:webHidden/>
        </w:rPr>
        <w:fldChar w:fldCharType="separate"/>
      </w:r>
      <w:ins w:id="3236" w:author="Dvonch, Curt               UTAS" w:date="2018-09-10T13:22:00Z">
        <w:r w:rsidR="000D7633">
          <w:rPr>
            <w:noProof/>
            <w:webHidden/>
          </w:rPr>
          <w:t>60</w:t>
        </w:r>
      </w:ins>
      <w:del w:id="3237" w:author="Dvonch, Curt               UTAS" w:date="2018-09-10T12:26:00Z">
        <w:r w:rsidR="00EA5B1D" w:rsidDel="00663E4A">
          <w:rPr>
            <w:noProof/>
            <w:webHidden/>
          </w:rPr>
          <w:delText>60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72" w:history="1">
        <w:r w:rsidR="001F0B33" w:rsidRPr="00BC74BB">
          <w:rPr>
            <w:rStyle w:val="Hyperlink"/>
            <w:noProof/>
          </w:rPr>
          <w:t>5.13.2.</w:t>
        </w:r>
        <w:r w:rsidR="001F0B33">
          <w:rPr>
            <w:rFonts w:asciiTheme="minorHAnsi" w:eastAsiaTheme="minorEastAsia" w:hAnsiTheme="minorHAnsi"/>
            <w:noProof/>
            <w:sz w:val="22"/>
            <w:szCs w:val="22"/>
          </w:rPr>
          <w:tab/>
        </w:r>
        <w:r w:rsidR="001F0B33" w:rsidRPr="00BC74BB">
          <w:rPr>
            <w:rStyle w:val="Hyperlink"/>
            <w:noProof/>
          </w:rPr>
          <w:t>Get Trigger Mode</w:t>
        </w:r>
      </w:hyperlink>
      <w:r w:rsidR="001F0B33">
        <w:rPr>
          <w:rStyle w:val="Hyperlink"/>
          <w:noProof/>
        </w:rPr>
        <w:tab/>
      </w:r>
      <w:r>
        <w:fldChar w:fldCharType="begin"/>
      </w:r>
      <w:r>
        <w:instrText xml:space="preserve"> HYPERLINK \l "_Toc459569373" </w:instrText>
      </w:r>
      <w:r>
        <w:fldChar w:fldCharType="separate"/>
      </w:r>
      <w:r w:rsidR="001F0B33" w:rsidRPr="00BC74BB">
        <w:rPr>
          <w:rStyle w:val="Hyperlink"/>
          <w:rFonts w:cs="Times New Roman"/>
          <w:noProof/>
        </w:rPr>
        <w:t>TRIG:MODE?</w:t>
      </w:r>
      <w:r w:rsidR="001F0B33">
        <w:rPr>
          <w:noProof/>
          <w:webHidden/>
        </w:rPr>
        <w:tab/>
      </w:r>
      <w:r w:rsidR="001F0B33">
        <w:rPr>
          <w:noProof/>
          <w:webHidden/>
        </w:rPr>
        <w:fldChar w:fldCharType="begin"/>
      </w:r>
      <w:r w:rsidR="001F0B33">
        <w:rPr>
          <w:noProof/>
          <w:webHidden/>
        </w:rPr>
        <w:instrText xml:space="preserve"> PAGEREF _Toc459569373 \h </w:instrText>
      </w:r>
      <w:r w:rsidR="001F0B33">
        <w:rPr>
          <w:noProof/>
          <w:webHidden/>
        </w:rPr>
      </w:r>
      <w:r w:rsidR="001F0B33">
        <w:rPr>
          <w:noProof/>
          <w:webHidden/>
        </w:rPr>
        <w:fldChar w:fldCharType="separate"/>
      </w:r>
      <w:ins w:id="3238" w:author="Dvonch, Curt               UTAS" w:date="2018-09-10T13:22:00Z">
        <w:r w:rsidR="000D7633">
          <w:rPr>
            <w:noProof/>
            <w:webHidden/>
          </w:rPr>
          <w:t>60</w:t>
        </w:r>
      </w:ins>
      <w:del w:id="3239" w:author="Dvonch, Curt               UTAS" w:date="2018-09-10T12:26:00Z">
        <w:r w:rsidR="00EA5B1D" w:rsidDel="00663E4A">
          <w:rPr>
            <w:noProof/>
            <w:webHidden/>
          </w:rPr>
          <w:delText>60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74" w:history="1">
        <w:r w:rsidR="001F0B33" w:rsidRPr="00BC74BB">
          <w:rPr>
            <w:rStyle w:val="Hyperlink"/>
            <w:noProof/>
          </w:rPr>
          <w:t>5.13.3.</w:t>
        </w:r>
        <w:r w:rsidR="001F0B33">
          <w:rPr>
            <w:rFonts w:asciiTheme="minorHAnsi" w:eastAsiaTheme="minorEastAsia" w:hAnsiTheme="minorHAnsi"/>
            <w:noProof/>
            <w:sz w:val="22"/>
            <w:szCs w:val="22"/>
          </w:rPr>
          <w:tab/>
        </w:r>
        <w:r w:rsidR="001F0B33" w:rsidRPr="00BC74BB">
          <w:rPr>
            <w:rStyle w:val="Hyperlink"/>
            <w:noProof/>
          </w:rPr>
          <w:t>Set Trigger Source Mode</w:t>
        </w:r>
      </w:hyperlink>
      <w:r w:rsidR="001F0B33">
        <w:rPr>
          <w:rStyle w:val="Hyperlink"/>
          <w:noProof/>
        </w:rPr>
        <w:tab/>
      </w:r>
      <w:r>
        <w:fldChar w:fldCharType="begin"/>
      </w:r>
      <w:r>
        <w:instrText xml:space="preserve"> HYPERLINK \l "_Toc459569375" </w:instrText>
      </w:r>
      <w:r>
        <w:fldChar w:fldCharType="separate"/>
      </w:r>
      <w:r w:rsidR="001F0B33" w:rsidRPr="00BC74BB">
        <w:rPr>
          <w:rStyle w:val="Hyperlink"/>
          <w:rFonts w:cs="Times New Roman"/>
          <w:noProof/>
        </w:rPr>
        <w:t xml:space="preserve">TRIG:SOURCE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_Toc459569375 \h </w:instrText>
      </w:r>
      <w:r w:rsidR="001F0B33">
        <w:rPr>
          <w:noProof/>
          <w:webHidden/>
        </w:rPr>
      </w:r>
      <w:r w:rsidR="001F0B33">
        <w:rPr>
          <w:noProof/>
          <w:webHidden/>
        </w:rPr>
        <w:fldChar w:fldCharType="separate"/>
      </w:r>
      <w:ins w:id="3240" w:author="Dvonch, Curt               UTAS" w:date="2018-09-10T13:22:00Z">
        <w:r w:rsidR="000D7633">
          <w:rPr>
            <w:noProof/>
            <w:webHidden/>
          </w:rPr>
          <w:t>61</w:t>
        </w:r>
      </w:ins>
      <w:del w:id="3241" w:author="Dvonch, Curt               UTAS" w:date="2018-09-10T12:26:00Z">
        <w:r w:rsidR="00EA5B1D" w:rsidDel="00663E4A">
          <w:rPr>
            <w:noProof/>
            <w:webHidden/>
          </w:rPr>
          <w:delText>61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76" w:history="1">
        <w:r w:rsidR="001F0B33" w:rsidRPr="00BC74BB">
          <w:rPr>
            <w:rStyle w:val="Hyperlink"/>
            <w:noProof/>
          </w:rPr>
          <w:t>5.13.4.</w:t>
        </w:r>
        <w:r w:rsidR="001F0B33">
          <w:rPr>
            <w:rFonts w:asciiTheme="minorHAnsi" w:eastAsiaTheme="minorEastAsia" w:hAnsiTheme="minorHAnsi"/>
            <w:noProof/>
            <w:sz w:val="22"/>
            <w:szCs w:val="22"/>
          </w:rPr>
          <w:tab/>
        </w:r>
        <w:r w:rsidR="001F0B33" w:rsidRPr="00BC74BB">
          <w:rPr>
            <w:rStyle w:val="Hyperlink"/>
            <w:noProof/>
          </w:rPr>
          <w:t>Get Trigger Source Mode</w:t>
        </w:r>
      </w:hyperlink>
      <w:r w:rsidR="001F0B33">
        <w:rPr>
          <w:rStyle w:val="Hyperlink"/>
          <w:noProof/>
        </w:rPr>
        <w:tab/>
      </w:r>
      <w:r>
        <w:fldChar w:fldCharType="begin"/>
      </w:r>
      <w:r>
        <w:instrText xml:space="preserve"> HYPERLINK \l "_Toc459569377" </w:instrText>
      </w:r>
      <w:r>
        <w:fldChar w:fldCharType="separate"/>
      </w:r>
      <w:r w:rsidR="001F0B33" w:rsidRPr="00BC74BB">
        <w:rPr>
          <w:rStyle w:val="Hyperlink"/>
          <w:rFonts w:cs="Times New Roman"/>
          <w:noProof/>
        </w:rPr>
        <w:t>TRIG:SOURCE?</w:t>
      </w:r>
      <w:r w:rsidR="001F0B33">
        <w:rPr>
          <w:noProof/>
          <w:webHidden/>
        </w:rPr>
        <w:tab/>
      </w:r>
      <w:r w:rsidR="001F0B33">
        <w:rPr>
          <w:noProof/>
          <w:webHidden/>
        </w:rPr>
        <w:fldChar w:fldCharType="begin"/>
      </w:r>
      <w:r w:rsidR="001F0B33">
        <w:rPr>
          <w:noProof/>
          <w:webHidden/>
        </w:rPr>
        <w:instrText xml:space="preserve"> PAGEREF _Toc459569377 \h </w:instrText>
      </w:r>
      <w:r w:rsidR="001F0B33">
        <w:rPr>
          <w:noProof/>
          <w:webHidden/>
        </w:rPr>
      </w:r>
      <w:r w:rsidR="001F0B33">
        <w:rPr>
          <w:noProof/>
          <w:webHidden/>
        </w:rPr>
        <w:fldChar w:fldCharType="separate"/>
      </w:r>
      <w:ins w:id="3242" w:author="Dvonch, Curt               UTAS" w:date="2018-09-10T13:22:00Z">
        <w:r w:rsidR="000D7633">
          <w:rPr>
            <w:noProof/>
            <w:webHidden/>
          </w:rPr>
          <w:t>61</w:t>
        </w:r>
      </w:ins>
      <w:del w:id="3243" w:author="Dvonch, Curt               UTAS" w:date="2018-09-10T12:26:00Z">
        <w:r w:rsidR="00EA5B1D" w:rsidDel="00663E4A">
          <w:rPr>
            <w:noProof/>
            <w:webHidden/>
          </w:rPr>
          <w:delText>61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78" w:history="1">
        <w:r w:rsidR="001F0B33" w:rsidRPr="00BC74BB">
          <w:rPr>
            <w:rStyle w:val="Hyperlink"/>
            <w:noProof/>
          </w:rPr>
          <w:t>5.13.5.</w:t>
        </w:r>
        <w:r w:rsidR="001F0B33">
          <w:rPr>
            <w:rFonts w:asciiTheme="minorHAnsi" w:eastAsiaTheme="minorEastAsia" w:hAnsiTheme="minorHAnsi"/>
            <w:noProof/>
            <w:sz w:val="22"/>
            <w:szCs w:val="22"/>
          </w:rPr>
          <w:tab/>
        </w:r>
        <w:r w:rsidR="001F0B33" w:rsidRPr="00BC74BB">
          <w:rPr>
            <w:rStyle w:val="Hyperlink"/>
            <w:noProof/>
          </w:rPr>
          <w:t>Set Trigger Polarity</w:t>
        </w:r>
      </w:hyperlink>
      <w:r w:rsidR="001F0B33">
        <w:rPr>
          <w:rStyle w:val="Hyperlink"/>
          <w:noProof/>
        </w:rPr>
        <w:tab/>
      </w:r>
      <w:r>
        <w:fldChar w:fldCharType="begin"/>
      </w:r>
      <w:r>
        <w:instrText xml:space="preserve"> HYPERLINK \l "_Toc459569379" </w:instrText>
      </w:r>
      <w:r>
        <w:fldChar w:fldCharType="separate"/>
      </w:r>
      <w:r w:rsidR="001F0B33" w:rsidRPr="00BC74BB">
        <w:rPr>
          <w:rStyle w:val="Hyperlink"/>
          <w:rFonts w:cs="Times New Roman"/>
          <w:noProof/>
        </w:rPr>
        <w:t xml:space="preserve">TRIG:POL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_Toc459569379 \h </w:instrText>
      </w:r>
      <w:r w:rsidR="001F0B33">
        <w:rPr>
          <w:noProof/>
          <w:webHidden/>
        </w:rPr>
      </w:r>
      <w:r w:rsidR="001F0B33">
        <w:rPr>
          <w:noProof/>
          <w:webHidden/>
        </w:rPr>
        <w:fldChar w:fldCharType="separate"/>
      </w:r>
      <w:ins w:id="3244" w:author="Dvonch, Curt               UTAS" w:date="2018-09-10T13:22:00Z">
        <w:r w:rsidR="000D7633">
          <w:rPr>
            <w:noProof/>
            <w:webHidden/>
          </w:rPr>
          <w:t>62</w:t>
        </w:r>
      </w:ins>
      <w:del w:id="3245" w:author="Dvonch, Curt               UTAS" w:date="2018-09-10T12:26:00Z">
        <w:r w:rsidR="00EA5B1D" w:rsidDel="00663E4A">
          <w:rPr>
            <w:noProof/>
            <w:webHidden/>
          </w:rPr>
          <w:delText>62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80" w:history="1">
        <w:r w:rsidR="001F0B33" w:rsidRPr="00BC74BB">
          <w:rPr>
            <w:rStyle w:val="Hyperlink"/>
            <w:noProof/>
          </w:rPr>
          <w:t>5.13.6.</w:t>
        </w:r>
        <w:r w:rsidR="001F0B33">
          <w:rPr>
            <w:rFonts w:asciiTheme="minorHAnsi" w:eastAsiaTheme="minorEastAsia" w:hAnsiTheme="minorHAnsi"/>
            <w:noProof/>
            <w:sz w:val="22"/>
            <w:szCs w:val="22"/>
          </w:rPr>
          <w:tab/>
        </w:r>
        <w:r w:rsidR="001F0B33" w:rsidRPr="00BC74BB">
          <w:rPr>
            <w:rStyle w:val="Hyperlink"/>
            <w:noProof/>
          </w:rPr>
          <w:t>Get Trigger Polarity</w:t>
        </w:r>
      </w:hyperlink>
      <w:r w:rsidR="001F0B33">
        <w:rPr>
          <w:rStyle w:val="Hyperlink"/>
          <w:noProof/>
        </w:rPr>
        <w:tab/>
      </w:r>
      <w:r>
        <w:fldChar w:fldCharType="begin"/>
      </w:r>
      <w:r>
        <w:instrText xml:space="preserve"> HYPERLINK \l "_Toc459569381" </w:instrText>
      </w:r>
      <w:r>
        <w:fldChar w:fldCharType="separate"/>
      </w:r>
      <w:r w:rsidR="001F0B33" w:rsidRPr="00BC74BB">
        <w:rPr>
          <w:rStyle w:val="Hyperlink"/>
          <w:rFonts w:cs="Times New Roman"/>
          <w:noProof/>
        </w:rPr>
        <w:t>TRIG:POL?</w:t>
      </w:r>
      <w:r w:rsidR="001F0B33">
        <w:rPr>
          <w:noProof/>
          <w:webHidden/>
        </w:rPr>
        <w:tab/>
      </w:r>
      <w:r w:rsidR="001F0B33">
        <w:rPr>
          <w:noProof/>
          <w:webHidden/>
        </w:rPr>
        <w:fldChar w:fldCharType="begin"/>
      </w:r>
      <w:r w:rsidR="001F0B33">
        <w:rPr>
          <w:noProof/>
          <w:webHidden/>
        </w:rPr>
        <w:instrText xml:space="preserve"> PAGEREF _Toc459569381 \h </w:instrText>
      </w:r>
      <w:r w:rsidR="001F0B33">
        <w:rPr>
          <w:noProof/>
          <w:webHidden/>
        </w:rPr>
      </w:r>
      <w:r w:rsidR="001F0B33">
        <w:rPr>
          <w:noProof/>
          <w:webHidden/>
        </w:rPr>
        <w:fldChar w:fldCharType="separate"/>
      </w:r>
      <w:ins w:id="3246" w:author="Dvonch, Curt               UTAS" w:date="2018-09-10T13:22:00Z">
        <w:r w:rsidR="000D7633">
          <w:rPr>
            <w:noProof/>
            <w:webHidden/>
          </w:rPr>
          <w:t>62</w:t>
        </w:r>
      </w:ins>
      <w:del w:id="3247" w:author="Dvonch, Curt               UTAS" w:date="2018-09-10T12:26:00Z">
        <w:r w:rsidR="00EA5B1D" w:rsidDel="00663E4A">
          <w:rPr>
            <w:noProof/>
            <w:webHidden/>
          </w:rPr>
          <w:delText>62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82" w:history="1">
        <w:r w:rsidR="001F0B33" w:rsidRPr="00BC74BB">
          <w:rPr>
            <w:rStyle w:val="Hyperlink"/>
            <w:noProof/>
          </w:rPr>
          <w:t>5.13.7.</w:t>
        </w:r>
        <w:r w:rsidR="001F0B33">
          <w:rPr>
            <w:rFonts w:asciiTheme="minorHAnsi" w:eastAsiaTheme="minorEastAsia" w:hAnsiTheme="minorHAnsi"/>
            <w:noProof/>
            <w:sz w:val="22"/>
            <w:szCs w:val="22"/>
          </w:rPr>
          <w:tab/>
        </w:r>
        <w:r w:rsidR="001F0B33" w:rsidRPr="00BC74BB">
          <w:rPr>
            <w:rStyle w:val="Hyperlink"/>
            <w:noProof/>
          </w:rPr>
          <w:t>Set Trigger Delay</w:t>
        </w:r>
      </w:hyperlink>
      <w:r w:rsidR="001F0B33">
        <w:rPr>
          <w:rStyle w:val="Hyperlink"/>
          <w:noProof/>
        </w:rPr>
        <w:tab/>
      </w:r>
      <w:r>
        <w:fldChar w:fldCharType="begin"/>
      </w:r>
      <w:r>
        <w:instrText xml:space="preserve"> HYPERLINK \l "_Toc459569383" </w:instrText>
      </w:r>
      <w:r>
        <w:fldChar w:fldCharType="separate"/>
      </w:r>
      <w:r w:rsidR="001F0B33" w:rsidRPr="00BC74BB">
        <w:rPr>
          <w:rStyle w:val="Hyperlink"/>
          <w:rFonts w:cs="Times New Roman"/>
          <w:noProof/>
        </w:rPr>
        <w:t xml:space="preserve">TRIG:DELAY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_Toc459569383 \h </w:instrText>
      </w:r>
      <w:r w:rsidR="001F0B33">
        <w:rPr>
          <w:noProof/>
          <w:webHidden/>
        </w:rPr>
      </w:r>
      <w:r w:rsidR="001F0B33">
        <w:rPr>
          <w:noProof/>
          <w:webHidden/>
        </w:rPr>
        <w:fldChar w:fldCharType="separate"/>
      </w:r>
      <w:ins w:id="3248" w:author="Dvonch, Curt               UTAS" w:date="2018-09-10T13:22:00Z">
        <w:r w:rsidR="000D7633">
          <w:rPr>
            <w:noProof/>
            <w:webHidden/>
          </w:rPr>
          <w:t>63</w:t>
        </w:r>
      </w:ins>
      <w:del w:id="3249" w:author="Dvonch, Curt               UTAS" w:date="2018-09-10T12:26:00Z">
        <w:r w:rsidR="00EA5B1D" w:rsidDel="00663E4A">
          <w:rPr>
            <w:noProof/>
            <w:webHidden/>
          </w:rPr>
          <w:delText>63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84" w:history="1">
        <w:r w:rsidR="001F0B33" w:rsidRPr="00BC74BB">
          <w:rPr>
            <w:rStyle w:val="Hyperlink"/>
            <w:noProof/>
          </w:rPr>
          <w:t>5.13.8.</w:t>
        </w:r>
        <w:r w:rsidR="001F0B33">
          <w:rPr>
            <w:rFonts w:asciiTheme="minorHAnsi" w:eastAsiaTheme="minorEastAsia" w:hAnsiTheme="minorHAnsi"/>
            <w:noProof/>
            <w:sz w:val="22"/>
            <w:szCs w:val="22"/>
          </w:rPr>
          <w:tab/>
        </w:r>
        <w:r w:rsidR="001F0B33" w:rsidRPr="00BC74BB">
          <w:rPr>
            <w:rStyle w:val="Hyperlink"/>
            <w:noProof/>
          </w:rPr>
          <w:t>Get Trigger Delay</w:t>
        </w:r>
      </w:hyperlink>
      <w:r w:rsidR="001F0B33">
        <w:rPr>
          <w:rStyle w:val="Hyperlink"/>
          <w:noProof/>
        </w:rPr>
        <w:tab/>
      </w:r>
      <w:r>
        <w:fldChar w:fldCharType="begin"/>
      </w:r>
      <w:r>
        <w:instrText xml:space="preserve"> HYPERLINK \l "_Toc459569385" </w:instrText>
      </w:r>
      <w:r>
        <w:fldChar w:fldCharType="separate"/>
      </w:r>
      <w:r w:rsidR="001F0B33" w:rsidRPr="00BC74BB">
        <w:rPr>
          <w:rStyle w:val="Hyperlink"/>
          <w:rFonts w:cs="Times New Roman"/>
          <w:noProof/>
        </w:rPr>
        <w:t>TRIG:DELAY?</w:t>
      </w:r>
      <w:r w:rsidR="001F0B33">
        <w:rPr>
          <w:noProof/>
          <w:webHidden/>
        </w:rPr>
        <w:tab/>
      </w:r>
      <w:r w:rsidR="001F0B33">
        <w:rPr>
          <w:noProof/>
          <w:webHidden/>
        </w:rPr>
        <w:fldChar w:fldCharType="begin"/>
      </w:r>
      <w:r w:rsidR="001F0B33">
        <w:rPr>
          <w:noProof/>
          <w:webHidden/>
        </w:rPr>
        <w:instrText xml:space="preserve"> PAGEREF _Toc459569385 \h </w:instrText>
      </w:r>
      <w:r w:rsidR="001F0B33">
        <w:rPr>
          <w:noProof/>
          <w:webHidden/>
        </w:rPr>
      </w:r>
      <w:r w:rsidR="001F0B33">
        <w:rPr>
          <w:noProof/>
          <w:webHidden/>
        </w:rPr>
        <w:fldChar w:fldCharType="separate"/>
      </w:r>
      <w:ins w:id="3250" w:author="Dvonch, Curt               UTAS" w:date="2018-09-10T13:22:00Z">
        <w:r w:rsidR="000D7633">
          <w:rPr>
            <w:noProof/>
            <w:webHidden/>
          </w:rPr>
          <w:t>63</w:t>
        </w:r>
      </w:ins>
      <w:del w:id="3251" w:author="Dvonch, Curt               UTAS" w:date="2018-09-10T12:26:00Z">
        <w:r w:rsidR="00EA5B1D" w:rsidDel="00663E4A">
          <w:rPr>
            <w:noProof/>
            <w:webHidden/>
          </w:rPr>
          <w:delText>63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86" w:history="1">
        <w:r w:rsidR="001F0B33" w:rsidRPr="00BC74BB">
          <w:rPr>
            <w:rStyle w:val="Hyperlink"/>
            <w:noProof/>
          </w:rPr>
          <w:t>5.14.1.</w:t>
        </w:r>
        <w:r w:rsidR="001F0B33">
          <w:rPr>
            <w:rFonts w:asciiTheme="minorHAnsi" w:eastAsiaTheme="minorEastAsia" w:hAnsiTheme="minorHAnsi"/>
            <w:noProof/>
            <w:sz w:val="22"/>
            <w:szCs w:val="22"/>
          </w:rPr>
          <w:tab/>
        </w:r>
        <w:r w:rsidR="001F0B33" w:rsidRPr="00BC74BB">
          <w:rPr>
            <w:rStyle w:val="Hyperlink"/>
            <w:noProof/>
          </w:rPr>
          <w:t>Set Digital Gain</w:t>
        </w:r>
      </w:hyperlink>
      <w:r w:rsidR="001F0B33">
        <w:rPr>
          <w:rStyle w:val="Hyperlink"/>
          <w:noProof/>
        </w:rPr>
        <w:tab/>
      </w:r>
      <w:r>
        <w:fldChar w:fldCharType="begin"/>
      </w:r>
      <w:r>
        <w:instrText xml:space="preserve"> HYPERLINK \l "_Toc459569387" </w:instrText>
      </w:r>
      <w:r>
        <w:fldChar w:fldCharType="separate"/>
      </w:r>
      <w:r w:rsidR="001F0B33" w:rsidRPr="00BC74BB">
        <w:rPr>
          <w:rStyle w:val="Hyperlink"/>
          <w:rFonts w:cs="Times New Roman"/>
          <w:noProof/>
        </w:rPr>
        <w:t xml:space="preserve">GAIN:DIGITAL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_Toc459569387 \h </w:instrText>
      </w:r>
      <w:r w:rsidR="001F0B33">
        <w:rPr>
          <w:noProof/>
          <w:webHidden/>
        </w:rPr>
      </w:r>
      <w:r w:rsidR="001F0B33">
        <w:rPr>
          <w:noProof/>
          <w:webHidden/>
        </w:rPr>
        <w:fldChar w:fldCharType="separate"/>
      </w:r>
      <w:ins w:id="3252" w:author="Dvonch, Curt               UTAS" w:date="2018-09-10T13:22:00Z">
        <w:r w:rsidR="000D7633">
          <w:rPr>
            <w:noProof/>
            <w:webHidden/>
          </w:rPr>
          <w:t>64</w:t>
        </w:r>
      </w:ins>
      <w:del w:id="3253" w:author="Dvonch, Curt               UTAS" w:date="2018-09-10T12:26:00Z">
        <w:r w:rsidR="00EA5B1D" w:rsidDel="00663E4A">
          <w:rPr>
            <w:noProof/>
            <w:webHidden/>
          </w:rPr>
          <w:delText>64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88" w:history="1">
        <w:r w:rsidR="001F0B33" w:rsidRPr="00BC74BB">
          <w:rPr>
            <w:rStyle w:val="Hyperlink"/>
            <w:noProof/>
          </w:rPr>
          <w:t>5.14.2.</w:t>
        </w:r>
        <w:r w:rsidR="001F0B33">
          <w:rPr>
            <w:rFonts w:asciiTheme="minorHAnsi" w:eastAsiaTheme="minorEastAsia" w:hAnsiTheme="minorHAnsi"/>
            <w:noProof/>
            <w:sz w:val="22"/>
            <w:szCs w:val="22"/>
          </w:rPr>
          <w:tab/>
        </w:r>
        <w:r w:rsidR="001F0B33" w:rsidRPr="00BC74BB">
          <w:rPr>
            <w:rStyle w:val="Hyperlink"/>
            <w:noProof/>
          </w:rPr>
          <w:t>Get Digital Gain</w:t>
        </w:r>
      </w:hyperlink>
      <w:r w:rsidR="001F0B33">
        <w:rPr>
          <w:rStyle w:val="Hyperlink"/>
          <w:noProof/>
        </w:rPr>
        <w:tab/>
      </w:r>
      <w:r>
        <w:fldChar w:fldCharType="begin"/>
      </w:r>
      <w:r>
        <w:instrText xml:space="preserve"> HYPERLINK \l "_Toc459569389" </w:instrText>
      </w:r>
      <w:r>
        <w:fldChar w:fldCharType="separate"/>
      </w:r>
      <w:r w:rsidR="001F0B33" w:rsidRPr="00BC74BB">
        <w:rPr>
          <w:rStyle w:val="Hyperlink"/>
          <w:rFonts w:cs="Times New Roman"/>
          <w:noProof/>
        </w:rPr>
        <w:t>GAIN:DIGITAL?</w:t>
      </w:r>
      <w:r w:rsidR="001F0B33">
        <w:rPr>
          <w:noProof/>
          <w:webHidden/>
        </w:rPr>
        <w:tab/>
      </w:r>
      <w:r w:rsidR="001F0B33">
        <w:rPr>
          <w:noProof/>
          <w:webHidden/>
        </w:rPr>
        <w:fldChar w:fldCharType="begin"/>
      </w:r>
      <w:r w:rsidR="001F0B33">
        <w:rPr>
          <w:noProof/>
          <w:webHidden/>
        </w:rPr>
        <w:instrText xml:space="preserve"> PAGEREF _Toc459569389 \h </w:instrText>
      </w:r>
      <w:r w:rsidR="001F0B33">
        <w:rPr>
          <w:noProof/>
          <w:webHidden/>
        </w:rPr>
      </w:r>
      <w:r w:rsidR="001F0B33">
        <w:rPr>
          <w:noProof/>
          <w:webHidden/>
        </w:rPr>
        <w:fldChar w:fldCharType="separate"/>
      </w:r>
      <w:ins w:id="3254" w:author="Dvonch, Curt               UTAS" w:date="2018-09-10T13:22:00Z">
        <w:r w:rsidR="000D7633">
          <w:rPr>
            <w:noProof/>
            <w:webHidden/>
          </w:rPr>
          <w:t>64</w:t>
        </w:r>
      </w:ins>
      <w:del w:id="3255" w:author="Dvonch, Curt               UTAS" w:date="2018-09-10T12:26:00Z">
        <w:r w:rsidR="00EA5B1D" w:rsidDel="00663E4A">
          <w:rPr>
            <w:noProof/>
            <w:webHidden/>
          </w:rPr>
          <w:delText>64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90" w:history="1">
        <w:r w:rsidR="001F0B33" w:rsidRPr="00BC74BB">
          <w:rPr>
            <w:rStyle w:val="Hyperlink"/>
            <w:noProof/>
          </w:rPr>
          <w:t>5.15.1.</w:t>
        </w:r>
        <w:r w:rsidR="001F0B33">
          <w:rPr>
            <w:rFonts w:asciiTheme="minorHAnsi" w:eastAsiaTheme="minorEastAsia" w:hAnsiTheme="minorHAnsi"/>
            <w:noProof/>
            <w:sz w:val="22"/>
            <w:szCs w:val="22"/>
          </w:rPr>
          <w:tab/>
        </w:r>
        <w:r w:rsidR="001F0B33" w:rsidRPr="00BC74BB">
          <w:rPr>
            <w:rStyle w:val="Hyperlink"/>
            <w:noProof/>
          </w:rPr>
          <w:t>Get System Temperature</w:t>
        </w:r>
      </w:hyperlink>
      <w:r w:rsidR="001F0B33">
        <w:rPr>
          <w:rStyle w:val="Hyperlink"/>
          <w:noProof/>
        </w:rPr>
        <w:tab/>
      </w:r>
      <w:r>
        <w:fldChar w:fldCharType="begin"/>
      </w:r>
      <w:r>
        <w:instrText xml:space="preserve"> HYPERLINK \l "_Toc459569391" </w:instrText>
      </w:r>
      <w:r>
        <w:fldChar w:fldCharType="separate"/>
      </w:r>
      <w:r w:rsidR="001F0B33" w:rsidRPr="00BC74BB">
        <w:rPr>
          <w:rStyle w:val="Hyperlink"/>
          <w:noProof/>
        </w:rPr>
        <w:t xml:space="preserve">SYSTEM:TEMP? </w:t>
      </w:r>
      <w:r w:rsidR="001F0B33" w:rsidRPr="00BC74BB">
        <w:rPr>
          <w:rStyle w:val="Hyperlink"/>
          <w:i/>
          <w:noProof/>
        </w:rPr>
        <w:t>Kelvin</w:t>
      </w:r>
      <w:r w:rsidR="001F0B33">
        <w:rPr>
          <w:noProof/>
          <w:webHidden/>
        </w:rPr>
        <w:tab/>
      </w:r>
      <w:r w:rsidR="001F0B33">
        <w:rPr>
          <w:noProof/>
          <w:webHidden/>
        </w:rPr>
        <w:fldChar w:fldCharType="begin"/>
      </w:r>
      <w:r w:rsidR="001F0B33">
        <w:rPr>
          <w:noProof/>
          <w:webHidden/>
        </w:rPr>
        <w:instrText xml:space="preserve"> PAGEREF _Toc459569391 \h </w:instrText>
      </w:r>
      <w:r w:rsidR="001F0B33">
        <w:rPr>
          <w:noProof/>
          <w:webHidden/>
        </w:rPr>
      </w:r>
      <w:r w:rsidR="001F0B33">
        <w:rPr>
          <w:noProof/>
          <w:webHidden/>
        </w:rPr>
        <w:fldChar w:fldCharType="separate"/>
      </w:r>
      <w:ins w:id="3256" w:author="Dvonch, Curt               UTAS" w:date="2018-09-10T13:22:00Z">
        <w:r w:rsidR="000D7633">
          <w:rPr>
            <w:noProof/>
            <w:webHidden/>
          </w:rPr>
          <w:t>65</w:t>
        </w:r>
      </w:ins>
      <w:del w:id="3257" w:author="Dvonch, Curt               UTAS" w:date="2018-09-10T12:26:00Z">
        <w:r w:rsidR="00EA5B1D" w:rsidDel="00663E4A">
          <w:rPr>
            <w:noProof/>
            <w:webHidden/>
          </w:rPr>
          <w:delText>65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92" w:history="1">
        <w:r w:rsidR="001F0B33" w:rsidRPr="00BC74BB">
          <w:rPr>
            <w:rStyle w:val="Hyperlink"/>
            <w:noProof/>
          </w:rPr>
          <w:t>5.15.2.</w:t>
        </w:r>
        <w:r w:rsidR="001F0B33">
          <w:rPr>
            <w:rFonts w:asciiTheme="minorHAnsi" w:eastAsiaTheme="minorEastAsia" w:hAnsiTheme="minorHAnsi"/>
            <w:noProof/>
            <w:sz w:val="22"/>
            <w:szCs w:val="22"/>
          </w:rPr>
          <w:tab/>
        </w:r>
        <w:r w:rsidR="001F0B33" w:rsidRPr="00BC74BB">
          <w:rPr>
            <w:rStyle w:val="Hyperlink"/>
            <w:noProof/>
          </w:rPr>
          <w:t>Get FPA Temperature</w:t>
        </w:r>
      </w:hyperlink>
      <w:r w:rsidR="001F0B33">
        <w:rPr>
          <w:rStyle w:val="Hyperlink"/>
          <w:noProof/>
        </w:rPr>
        <w:tab/>
      </w:r>
      <w:r>
        <w:fldChar w:fldCharType="begin"/>
      </w:r>
      <w:r>
        <w:instrText xml:space="preserve"> HYPERLINK \l "_Toc459569393" </w:instrText>
      </w:r>
      <w:r>
        <w:fldChar w:fldCharType="separate"/>
      </w:r>
      <w:r w:rsidR="001F0B33" w:rsidRPr="00BC74BB">
        <w:rPr>
          <w:rStyle w:val="Hyperlink"/>
          <w:noProof/>
        </w:rPr>
        <w:t>FPA:TEMP? -or- FPA:TEMP? Kelvin</w:t>
      </w:r>
      <w:r w:rsidR="001F0B33">
        <w:rPr>
          <w:noProof/>
          <w:webHidden/>
        </w:rPr>
        <w:tab/>
      </w:r>
      <w:r w:rsidR="001F0B33">
        <w:rPr>
          <w:noProof/>
          <w:webHidden/>
        </w:rPr>
        <w:fldChar w:fldCharType="begin"/>
      </w:r>
      <w:r w:rsidR="001F0B33">
        <w:rPr>
          <w:noProof/>
          <w:webHidden/>
        </w:rPr>
        <w:instrText xml:space="preserve"> PAGEREF _Toc459569393 \h </w:instrText>
      </w:r>
      <w:r w:rsidR="001F0B33">
        <w:rPr>
          <w:noProof/>
          <w:webHidden/>
        </w:rPr>
      </w:r>
      <w:r w:rsidR="001F0B33">
        <w:rPr>
          <w:noProof/>
          <w:webHidden/>
        </w:rPr>
        <w:fldChar w:fldCharType="separate"/>
      </w:r>
      <w:ins w:id="3258" w:author="Dvonch, Curt               UTAS" w:date="2018-09-10T13:22:00Z">
        <w:r w:rsidR="000D7633">
          <w:rPr>
            <w:noProof/>
            <w:webHidden/>
          </w:rPr>
          <w:t>65</w:t>
        </w:r>
      </w:ins>
      <w:del w:id="3259" w:author="Dvonch, Curt               UTAS" w:date="2018-09-10T12:26:00Z">
        <w:r w:rsidR="00EA5B1D" w:rsidDel="00663E4A">
          <w:rPr>
            <w:noProof/>
            <w:webHidden/>
          </w:rPr>
          <w:delText>65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94" w:history="1">
        <w:r w:rsidR="001F0B33" w:rsidRPr="00BC74BB">
          <w:rPr>
            <w:rStyle w:val="Hyperlink"/>
            <w:noProof/>
          </w:rPr>
          <w:t>5.15.3.</w:t>
        </w:r>
        <w:r w:rsidR="001F0B33">
          <w:rPr>
            <w:rFonts w:asciiTheme="minorHAnsi" w:eastAsiaTheme="minorEastAsia" w:hAnsiTheme="minorHAnsi"/>
            <w:noProof/>
            <w:sz w:val="22"/>
            <w:szCs w:val="22"/>
          </w:rPr>
          <w:tab/>
        </w:r>
        <w:r w:rsidR="001F0B33" w:rsidRPr="00BC74BB">
          <w:rPr>
            <w:rStyle w:val="Hyperlink"/>
            <w:noProof/>
          </w:rPr>
          <w:t>Get Thermoelectric Cooler Lock Status</w:t>
        </w:r>
      </w:hyperlink>
      <w:r w:rsidR="001F0B33">
        <w:rPr>
          <w:rStyle w:val="Hyperlink"/>
          <w:noProof/>
        </w:rPr>
        <w:tab/>
      </w:r>
      <w:r>
        <w:fldChar w:fldCharType="begin"/>
      </w:r>
      <w:r>
        <w:instrText xml:space="preserve"> HYPERLINK \l "_Toc459569395" </w:instrText>
      </w:r>
      <w:r>
        <w:fldChar w:fldCharType="separate"/>
      </w:r>
      <w:r w:rsidR="001F0B33" w:rsidRPr="00BC74BB">
        <w:rPr>
          <w:rStyle w:val="Hyperlink"/>
          <w:rFonts w:cs="Times New Roman"/>
          <w:noProof/>
        </w:rPr>
        <w:t>TEC:LOCK?</w:t>
      </w:r>
      <w:r w:rsidR="001F0B33">
        <w:rPr>
          <w:noProof/>
          <w:webHidden/>
        </w:rPr>
        <w:tab/>
      </w:r>
      <w:r w:rsidR="001F0B33">
        <w:rPr>
          <w:noProof/>
          <w:webHidden/>
        </w:rPr>
        <w:fldChar w:fldCharType="begin"/>
      </w:r>
      <w:r w:rsidR="001F0B33">
        <w:rPr>
          <w:noProof/>
          <w:webHidden/>
        </w:rPr>
        <w:instrText xml:space="preserve"> PAGEREF _Toc459569395 \h </w:instrText>
      </w:r>
      <w:r w:rsidR="001F0B33">
        <w:rPr>
          <w:noProof/>
          <w:webHidden/>
        </w:rPr>
      </w:r>
      <w:r w:rsidR="001F0B33">
        <w:rPr>
          <w:noProof/>
          <w:webHidden/>
        </w:rPr>
        <w:fldChar w:fldCharType="separate"/>
      </w:r>
      <w:ins w:id="3260" w:author="Dvonch, Curt               UTAS" w:date="2018-09-10T13:22:00Z">
        <w:r w:rsidR="000D7633">
          <w:rPr>
            <w:noProof/>
            <w:webHidden/>
          </w:rPr>
          <w:t>66</w:t>
        </w:r>
      </w:ins>
      <w:del w:id="3261" w:author="Dvonch, Curt               UTAS" w:date="2018-09-10T12:26:00Z">
        <w:r w:rsidR="00EA5B1D" w:rsidDel="00663E4A">
          <w:rPr>
            <w:noProof/>
            <w:webHidden/>
          </w:rPr>
          <w:delText>66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96" w:history="1">
        <w:r w:rsidR="001F0B33" w:rsidRPr="00BC74BB">
          <w:rPr>
            <w:rStyle w:val="Hyperlink"/>
            <w:noProof/>
          </w:rPr>
          <w:t>5.15.4.</w:t>
        </w:r>
        <w:r w:rsidR="001F0B33">
          <w:rPr>
            <w:rFonts w:asciiTheme="minorHAnsi" w:eastAsiaTheme="minorEastAsia" w:hAnsiTheme="minorHAnsi"/>
            <w:noProof/>
            <w:sz w:val="22"/>
            <w:szCs w:val="22"/>
          </w:rPr>
          <w:tab/>
        </w:r>
        <w:r w:rsidR="001F0B33" w:rsidRPr="00BC74BB">
          <w:rPr>
            <w:rStyle w:val="Hyperlink"/>
            <w:noProof/>
          </w:rPr>
          <w:t>Get Thermoelectric Cooler Setpoint</w:t>
        </w:r>
      </w:hyperlink>
      <w:r w:rsidR="001F0B33">
        <w:rPr>
          <w:rStyle w:val="Hyperlink"/>
          <w:noProof/>
        </w:rPr>
        <w:tab/>
      </w:r>
      <w:r>
        <w:fldChar w:fldCharType="begin"/>
      </w:r>
      <w:r>
        <w:instrText xml:space="preserve"> HYPERLINK \l "_Toc459569397" </w:instrText>
      </w:r>
      <w:r>
        <w:fldChar w:fldCharType="separate"/>
      </w:r>
      <w:r w:rsidR="001F0B33" w:rsidRPr="00BC74BB">
        <w:rPr>
          <w:rStyle w:val="Hyperlink"/>
          <w:rFonts w:cs="Times New Roman"/>
          <w:noProof/>
        </w:rPr>
        <w:t>TEC:SETPOINT?</w:t>
      </w:r>
      <w:r w:rsidR="001F0B33">
        <w:rPr>
          <w:noProof/>
          <w:webHidden/>
        </w:rPr>
        <w:tab/>
      </w:r>
      <w:r w:rsidR="001F0B33">
        <w:rPr>
          <w:noProof/>
          <w:webHidden/>
        </w:rPr>
        <w:fldChar w:fldCharType="begin"/>
      </w:r>
      <w:r w:rsidR="001F0B33">
        <w:rPr>
          <w:noProof/>
          <w:webHidden/>
        </w:rPr>
        <w:instrText xml:space="preserve"> PAGEREF _Toc459569397 \h </w:instrText>
      </w:r>
      <w:r w:rsidR="001F0B33">
        <w:rPr>
          <w:noProof/>
          <w:webHidden/>
        </w:rPr>
      </w:r>
      <w:r w:rsidR="001F0B33">
        <w:rPr>
          <w:noProof/>
          <w:webHidden/>
        </w:rPr>
        <w:fldChar w:fldCharType="separate"/>
      </w:r>
      <w:ins w:id="3262" w:author="Dvonch, Curt               UTAS" w:date="2018-09-10T13:22:00Z">
        <w:r w:rsidR="000D7633">
          <w:rPr>
            <w:noProof/>
            <w:webHidden/>
          </w:rPr>
          <w:t>66</w:t>
        </w:r>
      </w:ins>
      <w:del w:id="3263" w:author="Dvonch, Curt               UTAS" w:date="2018-09-10T12:26:00Z">
        <w:r w:rsidR="00EA5B1D" w:rsidDel="00663E4A">
          <w:rPr>
            <w:noProof/>
            <w:webHidden/>
          </w:rPr>
          <w:delText>66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398" w:history="1">
        <w:r w:rsidR="001F0B33" w:rsidRPr="00BC74BB">
          <w:rPr>
            <w:rStyle w:val="Hyperlink"/>
            <w:noProof/>
          </w:rPr>
          <w:t>5.15.5.</w:t>
        </w:r>
        <w:r w:rsidR="001F0B33">
          <w:rPr>
            <w:rFonts w:asciiTheme="minorHAnsi" w:eastAsiaTheme="minorEastAsia" w:hAnsiTheme="minorHAnsi"/>
            <w:noProof/>
            <w:sz w:val="22"/>
            <w:szCs w:val="22"/>
          </w:rPr>
          <w:tab/>
        </w:r>
        <w:r w:rsidR="001F0B33" w:rsidRPr="00BC74BB">
          <w:rPr>
            <w:rStyle w:val="Hyperlink"/>
            <w:noProof/>
          </w:rPr>
          <w:t>Set Thermoelectric Cooler State</w:t>
        </w:r>
      </w:hyperlink>
      <w:r w:rsidR="001F0B33">
        <w:rPr>
          <w:rStyle w:val="Hyperlink"/>
          <w:noProof/>
        </w:rPr>
        <w:tab/>
      </w:r>
      <w:r>
        <w:fldChar w:fldCharType="begin"/>
      </w:r>
      <w:r>
        <w:instrText xml:space="preserve"> HYPERLINK \l "_Toc459569399" </w:instrText>
      </w:r>
      <w:r>
        <w:fldChar w:fldCharType="separate"/>
      </w:r>
      <w:r w:rsidR="001F0B33" w:rsidRPr="00BC74BB">
        <w:rPr>
          <w:rStyle w:val="Hyperlink"/>
          <w:rFonts w:cs="Times New Roman"/>
          <w:noProof/>
        </w:rPr>
        <w:t xml:space="preserve">TEC:ENABLE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_Toc459569399 \h </w:instrText>
      </w:r>
      <w:r w:rsidR="001F0B33">
        <w:rPr>
          <w:noProof/>
          <w:webHidden/>
        </w:rPr>
      </w:r>
      <w:r w:rsidR="001F0B33">
        <w:rPr>
          <w:noProof/>
          <w:webHidden/>
        </w:rPr>
        <w:fldChar w:fldCharType="separate"/>
      </w:r>
      <w:ins w:id="3264" w:author="Dvonch, Curt               UTAS" w:date="2018-09-10T13:22:00Z">
        <w:r w:rsidR="000D7633">
          <w:rPr>
            <w:noProof/>
            <w:webHidden/>
          </w:rPr>
          <w:t>67</w:t>
        </w:r>
      </w:ins>
      <w:del w:id="3265" w:author="Dvonch, Curt               UTAS" w:date="2018-09-10T12:26:00Z">
        <w:r w:rsidR="00EA5B1D" w:rsidDel="00663E4A">
          <w:rPr>
            <w:noProof/>
            <w:webHidden/>
          </w:rPr>
          <w:delText>67</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00" w:history="1">
        <w:r w:rsidR="001F0B33" w:rsidRPr="00BC74BB">
          <w:rPr>
            <w:rStyle w:val="Hyperlink"/>
            <w:noProof/>
          </w:rPr>
          <w:t>5.15.6.</w:t>
        </w:r>
        <w:r w:rsidR="001F0B33">
          <w:rPr>
            <w:rFonts w:asciiTheme="minorHAnsi" w:eastAsiaTheme="minorEastAsia" w:hAnsiTheme="minorHAnsi"/>
            <w:noProof/>
            <w:sz w:val="22"/>
            <w:szCs w:val="22"/>
          </w:rPr>
          <w:tab/>
        </w:r>
        <w:r w:rsidR="001F0B33" w:rsidRPr="00BC74BB">
          <w:rPr>
            <w:rStyle w:val="Hyperlink"/>
            <w:noProof/>
          </w:rPr>
          <w:t>Get Thermoelectric Cooler State</w:t>
        </w:r>
      </w:hyperlink>
      <w:r w:rsidR="001F0B33">
        <w:rPr>
          <w:rStyle w:val="Hyperlink"/>
          <w:noProof/>
        </w:rPr>
        <w:tab/>
      </w:r>
      <w:r>
        <w:fldChar w:fldCharType="begin"/>
      </w:r>
      <w:r>
        <w:instrText xml:space="preserve"> HYPERLINK \l "_Toc459569401" </w:instrText>
      </w:r>
      <w:r>
        <w:fldChar w:fldCharType="separate"/>
      </w:r>
      <w:r w:rsidR="001F0B33" w:rsidRPr="00BC74BB">
        <w:rPr>
          <w:rStyle w:val="Hyperlink"/>
          <w:rFonts w:cs="Times New Roman"/>
          <w:noProof/>
        </w:rPr>
        <w:t>TEC:ENABLE?</w:t>
      </w:r>
      <w:r w:rsidR="001F0B33">
        <w:rPr>
          <w:noProof/>
          <w:webHidden/>
        </w:rPr>
        <w:tab/>
      </w:r>
      <w:r w:rsidR="001F0B33">
        <w:rPr>
          <w:noProof/>
          <w:webHidden/>
        </w:rPr>
        <w:fldChar w:fldCharType="begin"/>
      </w:r>
      <w:r w:rsidR="001F0B33">
        <w:rPr>
          <w:noProof/>
          <w:webHidden/>
        </w:rPr>
        <w:instrText xml:space="preserve"> PAGEREF _Toc459569401 \h </w:instrText>
      </w:r>
      <w:r w:rsidR="001F0B33">
        <w:rPr>
          <w:noProof/>
          <w:webHidden/>
        </w:rPr>
      </w:r>
      <w:r w:rsidR="001F0B33">
        <w:rPr>
          <w:noProof/>
          <w:webHidden/>
        </w:rPr>
        <w:fldChar w:fldCharType="separate"/>
      </w:r>
      <w:ins w:id="3266" w:author="Dvonch, Curt               UTAS" w:date="2018-09-10T13:22:00Z">
        <w:r w:rsidR="000D7633">
          <w:rPr>
            <w:noProof/>
            <w:webHidden/>
          </w:rPr>
          <w:t>67</w:t>
        </w:r>
      </w:ins>
      <w:del w:id="3267" w:author="Dvonch, Curt               UTAS" w:date="2018-09-10T12:26:00Z">
        <w:r w:rsidR="00EA5B1D" w:rsidDel="00663E4A">
          <w:rPr>
            <w:noProof/>
            <w:webHidden/>
          </w:rPr>
          <w:delText>67</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02" w:history="1">
        <w:r w:rsidR="001F0B33" w:rsidRPr="00BC74BB">
          <w:rPr>
            <w:rStyle w:val="Hyperlink"/>
            <w:noProof/>
          </w:rPr>
          <w:t>5.15.7.</w:t>
        </w:r>
        <w:r w:rsidR="001F0B33">
          <w:rPr>
            <w:rFonts w:asciiTheme="minorHAnsi" w:eastAsiaTheme="minorEastAsia" w:hAnsiTheme="minorHAnsi"/>
            <w:noProof/>
            <w:sz w:val="22"/>
            <w:szCs w:val="22"/>
          </w:rPr>
          <w:tab/>
        </w:r>
        <w:r w:rsidR="001F0B33" w:rsidRPr="00BC74BB">
          <w:rPr>
            <w:rStyle w:val="Hyperlink"/>
            <w:noProof/>
          </w:rPr>
          <w:t>Wait for TEC Lock</w:t>
        </w:r>
      </w:hyperlink>
      <w:r w:rsidR="001F0B33">
        <w:rPr>
          <w:rStyle w:val="Hyperlink"/>
          <w:noProof/>
        </w:rPr>
        <w:tab/>
      </w:r>
      <w:r>
        <w:fldChar w:fldCharType="begin"/>
      </w:r>
      <w:r>
        <w:instrText xml:space="preserve"> HYPERLINK \l "_Toc459569403" </w:instrText>
      </w:r>
      <w:r>
        <w:fldChar w:fldCharType="separate"/>
      </w:r>
      <w:r w:rsidR="001F0B33" w:rsidRPr="00BC74BB">
        <w:rPr>
          <w:rStyle w:val="Hyperlink"/>
          <w:rFonts w:cs="Times New Roman"/>
          <w:noProof/>
        </w:rPr>
        <w:t>TEC:WAIT</w:t>
      </w:r>
      <w:r w:rsidR="001F0B33">
        <w:rPr>
          <w:noProof/>
          <w:webHidden/>
        </w:rPr>
        <w:tab/>
      </w:r>
      <w:r w:rsidR="001F0B33">
        <w:rPr>
          <w:noProof/>
          <w:webHidden/>
        </w:rPr>
        <w:fldChar w:fldCharType="begin"/>
      </w:r>
      <w:r w:rsidR="001F0B33">
        <w:rPr>
          <w:noProof/>
          <w:webHidden/>
        </w:rPr>
        <w:instrText xml:space="preserve"> PAGEREF _Toc459569403 \h </w:instrText>
      </w:r>
      <w:r w:rsidR="001F0B33">
        <w:rPr>
          <w:noProof/>
          <w:webHidden/>
        </w:rPr>
      </w:r>
      <w:r w:rsidR="001F0B33">
        <w:rPr>
          <w:noProof/>
          <w:webHidden/>
        </w:rPr>
        <w:fldChar w:fldCharType="separate"/>
      </w:r>
      <w:ins w:id="3268" w:author="Dvonch, Curt               UTAS" w:date="2018-09-10T13:22:00Z">
        <w:r w:rsidR="000D7633">
          <w:rPr>
            <w:noProof/>
            <w:webHidden/>
          </w:rPr>
          <w:t>67</w:t>
        </w:r>
      </w:ins>
      <w:del w:id="3269" w:author="Dvonch, Curt               UTAS" w:date="2018-09-10T12:26:00Z">
        <w:r w:rsidR="00EA5B1D" w:rsidDel="00663E4A">
          <w:rPr>
            <w:noProof/>
            <w:webHidden/>
          </w:rPr>
          <w:delText>67</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04" w:history="1">
        <w:r w:rsidR="001F0B33" w:rsidRPr="00BC74BB">
          <w:rPr>
            <w:rStyle w:val="Hyperlink"/>
            <w:noProof/>
          </w:rPr>
          <w:t>5.16.1.</w:t>
        </w:r>
        <w:r w:rsidR="001F0B33">
          <w:rPr>
            <w:rFonts w:asciiTheme="minorHAnsi" w:eastAsiaTheme="minorEastAsia" w:hAnsiTheme="minorHAnsi"/>
            <w:noProof/>
            <w:sz w:val="22"/>
            <w:szCs w:val="22"/>
          </w:rPr>
          <w:tab/>
        </w:r>
        <w:r w:rsidR="001F0B33" w:rsidRPr="00BC74BB">
          <w:rPr>
            <w:rStyle w:val="Hyperlink"/>
            <w:noProof/>
          </w:rPr>
          <w:t>Set Digital Data Source</w:t>
        </w:r>
      </w:hyperlink>
      <w:r w:rsidR="001F0B33">
        <w:rPr>
          <w:rStyle w:val="Hyperlink"/>
          <w:noProof/>
        </w:rPr>
        <w:tab/>
      </w:r>
      <w:r>
        <w:fldChar w:fldCharType="begin"/>
      </w:r>
      <w:r>
        <w:instrText xml:space="preserve"> HYPERLINK \l "_Toc459569405" </w:instrText>
      </w:r>
      <w:r>
        <w:fldChar w:fldCharType="separate"/>
      </w:r>
      <w:r w:rsidR="001F0B33" w:rsidRPr="00BC74BB">
        <w:rPr>
          <w:rStyle w:val="Hyperlink"/>
          <w:rFonts w:cs="Times New Roman"/>
          <w:noProof/>
        </w:rPr>
        <w:t xml:space="preserve">DIGITAL:SOURCE </w:t>
      </w:r>
      <w:r w:rsidR="001F0B33" w:rsidRPr="00BC74BB">
        <w:rPr>
          <w:rStyle w:val="Hyperlink"/>
          <w:rFonts w:cs="Times New Roman"/>
          <w:i/>
          <w:noProof/>
        </w:rPr>
        <w:t>source</w:t>
      </w:r>
      <w:r w:rsidR="001F0B33">
        <w:rPr>
          <w:noProof/>
          <w:webHidden/>
        </w:rPr>
        <w:tab/>
      </w:r>
      <w:r w:rsidR="001F0B33">
        <w:rPr>
          <w:noProof/>
          <w:webHidden/>
        </w:rPr>
        <w:fldChar w:fldCharType="begin"/>
      </w:r>
      <w:r w:rsidR="001F0B33">
        <w:rPr>
          <w:noProof/>
          <w:webHidden/>
        </w:rPr>
        <w:instrText xml:space="preserve"> PAGEREF _Toc459569405 \h </w:instrText>
      </w:r>
      <w:r w:rsidR="001F0B33">
        <w:rPr>
          <w:noProof/>
          <w:webHidden/>
        </w:rPr>
      </w:r>
      <w:r w:rsidR="001F0B33">
        <w:rPr>
          <w:noProof/>
          <w:webHidden/>
        </w:rPr>
        <w:fldChar w:fldCharType="separate"/>
      </w:r>
      <w:ins w:id="3270" w:author="Dvonch, Curt               UTAS" w:date="2018-09-10T13:22:00Z">
        <w:r w:rsidR="000D7633">
          <w:rPr>
            <w:noProof/>
            <w:webHidden/>
          </w:rPr>
          <w:t>68</w:t>
        </w:r>
      </w:ins>
      <w:del w:id="3271" w:author="Dvonch, Curt               UTAS" w:date="2018-09-10T12:26:00Z">
        <w:r w:rsidR="00EA5B1D" w:rsidDel="00663E4A">
          <w:rPr>
            <w:noProof/>
            <w:webHidden/>
          </w:rPr>
          <w:delText>68</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06" w:history="1">
        <w:r w:rsidR="001F0B33" w:rsidRPr="00BC74BB">
          <w:rPr>
            <w:rStyle w:val="Hyperlink"/>
            <w:noProof/>
          </w:rPr>
          <w:t>5.16.2.</w:t>
        </w:r>
        <w:r w:rsidR="001F0B33">
          <w:rPr>
            <w:rFonts w:asciiTheme="minorHAnsi" w:eastAsiaTheme="minorEastAsia" w:hAnsiTheme="minorHAnsi"/>
            <w:noProof/>
            <w:sz w:val="22"/>
            <w:szCs w:val="22"/>
          </w:rPr>
          <w:tab/>
        </w:r>
        <w:r w:rsidR="001F0B33" w:rsidRPr="00BC74BB">
          <w:rPr>
            <w:rStyle w:val="Hyperlink"/>
            <w:noProof/>
          </w:rPr>
          <w:t>Get Digital Data Source</w:t>
        </w:r>
      </w:hyperlink>
      <w:r w:rsidR="001F0B33">
        <w:rPr>
          <w:rStyle w:val="Hyperlink"/>
          <w:noProof/>
        </w:rPr>
        <w:tab/>
      </w:r>
      <w:r>
        <w:fldChar w:fldCharType="begin"/>
      </w:r>
      <w:r>
        <w:instrText xml:space="preserve"> HYPERLINK \l "_Toc459569407" </w:instrText>
      </w:r>
      <w:r>
        <w:fldChar w:fldCharType="separate"/>
      </w:r>
      <w:r w:rsidR="001F0B33" w:rsidRPr="00BC74BB">
        <w:rPr>
          <w:rStyle w:val="Hyperlink"/>
          <w:rFonts w:cs="Times New Roman"/>
          <w:noProof/>
        </w:rPr>
        <w:t>DIGITAL:SOURCE?</w:t>
      </w:r>
      <w:r w:rsidR="001F0B33">
        <w:rPr>
          <w:noProof/>
          <w:webHidden/>
        </w:rPr>
        <w:tab/>
      </w:r>
      <w:r w:rsidR="001F0B33">
        <w:rPr>
          <w:noProof/>
          <w:webHidden/>
        </w:rPr>
        <w:fldChar w:fldCharType="begin"/>
      </w:r>
      <w:r w:rsidR="001F0B33">
        <w:rPr>
          <w:noProof/>
          <w:webHidden/>
        </w:rPr>
        <w:instrText xml:space="preserve"> PAGEREF _Toc459569407 \h </w:instrText>
      </w:r>
      <w:r w:rsidR="001F0B33">
        <w:rPr>
          <w:noProof/>
          <w:webHidden/>
        </w:rPr>
      </w:r>
      <w:r w:rsidR="001F0B33">
        <w:rPr>
          <w:noProof/>
          <w:webHidden/>
        </w:rPr>
        <w:fldChar w:fldCharType="separate"/>
      </w:r>
      <w:ins w:id="3272" w:author="Dvonch, Curt               UTAS" w:date="2018-09-10T13:22:00Z">
        <w:r w:rsidR="000D7633">
          <w:rPr>
            <w:noProof/>
            <w:webHidden/>
          </w:rPr>
          <w:t>68</w:t>
        </w:r>
      </w:ins>
      <w:del w:id="3273" w:author="Dvonch, Curt               UTAS" w:date="2018-09-10T12:26:00Z">
        <w:r w:rsidR="00EA5B1D" w:rsidDel="00663E4A">
          <w:rPr>
            <w:noProof/>
            <w:webHidden/>
          </w:rPr>
          <w:delText>68</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08" w:history="1">
        <w:r w:rsidR="001F0B33" w:rsidRPr="00BC74BB">
          <w:rPr>
            <w:rStyle w:val="Hyperlink"/>
            <w:noProof/>
          </w:rPr>
          <w:t>5.17.1.</w:t>
        </w:r>
        <w:r w:rsidR="001F0B33">
          <w:rPr>
            <w:rFonts w:asciiTheme="minorHAnsi" w:eastAsiaTheme="minorEastAsia" w:hAnsiTheme="minorHAnsi"/>
            <w:noProof/>
            <w:sz w:val="22"/>
            <w:szCs w:val="22"/>
          </w:rPr>
          <w:tab/>
        </w:r>
        <w:r w:rsidR="001F0B33" w:rsidRPr="00BC74BB">
          <w:rPr>
            <w:rStyle w:val="Hyperlink"/>
            <w:noProof/>
          </w:rPr>
          <w:t>Get Camera Serial Number</w:t>
        </w:r>
      </w:hyperlink>
      <w:r w:rsidR="001F0B33">
        <w:rPr>
          <w:rStyle w:val="Hyperlink"/>
          <w:noProof/>
        </w:rPr>
        <w:tab/>
      </w:r>
      <w:r>
        <w:fldChar w:fldCharType="begin"/>
      </w:r>
      <w:r>
        <w:instrText xml:space="preserve"> HYPERLINK \l "_Toc459569409" </w:instrText>
      </w:r>
      <w:r>
        <w:fldChar w:fldCharType="separate"/>
      </w:r>
      <w:r w:rsidR="001F0B33" w:rsidRPr="00BC74BB">
        <w:rPr>
          <w:rStyle w:val="Hyperlink"/>
          <w:rFonts w:cs="Times New Roman"/>
          <w:noProof/>
        </w:rPr>
        <w:t>CAMERA:SN?</w:t>
      </w:r>
      <w:r w:rsidR="001F0B33">
        <w:rPr>
          <w:noProof/>
          <w:webHidden/>
        </w:rPr>
        <w:tab/>
      </w:r>
      <w:r w:rsidR="001F0B33">
        <w:rPr>
          <w:noProof/>
          <w:webHidden/>
        </w:rPr>
        <w:fldChar w:fldCharType="begin"/>
      </w:r>
      <w:r w:rsidR="001F0B33">
        <w:rPr>
          <w:noProof/>
          <w:webHidden/>
        </w:rPr>
        <w:instrText xml:space="preserve"> PAGEREF _Toc459569409 \h </w:instrText>
      </w:r>
      <w:r w:rsidR="001F0B33">
        <w:rPr>
          <w:noProof/>
          <w:webHidden/>
        </w:rPr>
      </w:r>
      <w:r w:rsidR="001F0B33">
        <w:rPr>
          <w:noProof/>
          <w:webHidden/>
        </w:rPr>
        <w:fldChar w:fldCharType="separate"/>
      </w:r>
      <w:ins w:id="3274" w:author="Dvonch, Curt               UTAS" w:date="2018-09-10T13:22:00Z">
        <w:r w:rsidR="000D7633">
          <w:rPr>
            <w:noProof/>
            <w:webHidden/>
          </w:rPr>
          <w:t>69</w:t>
        </w:r>
      </w:ins>
      <w:del w:id="3275" w:author="Dvonch, Curt               UTAS" w:date="2018-09-10T12:26:00Z">
        <w:r w:rsidR="00EA5B1D" w:rsidDel="00663E4A">
          <w:rPr>
            <w:noProof/>
            <w:webHidden/>
          </w:rPr>
          <w:delText>69</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10" w:history="1">
        <w:r w:rsidR="001F0B33" w:rsidRPr="00BC74BB">
          <w:rPr>
            <w:rStyle w:val="Hyperlink"/>
            <w:noProof/>
          </w:rPr>
          <w:t>5.17.2.</w:t>
        </w:r>
        <w:r w:rsidR="001F0B33">
          <w:rPr>
            <w:rFonts w:asciiTheme="minorHAnsi" w:eastAsiaTheme="minorEastAsia" w:hAnsiTheme="minorHAnsi"/>
            <w:noProof/>
            <w:sz w:val="22"/>
            <w:szCs w:val="22"/>
          </w:rPr>
          <w:tab/>
        </w:r>
        <w:r w:rsidR="001F0B33" w:rsidRPr="00BC74BB">
          <w:rPr>
            <w:rStyle w:val="Hyperlink"/>
            <w:noProof/>
          </w:rPr>
          <w:t>Get Camera Part Number</w:t>
        </w:r>
      </w:hyperlink>
      <w:r w:rsidR="001F0B33">
        <w:rPr>
          <w:rStyle w:val="Hyperlink"/>
          <w:noProof/>
        </w:rPr>
        <w:tab/>
      </w:r>
      <w:r>
        <w:fldChar w:fldCharType="begin"/>
      </w:r>
      <w:r>
        <w:instrText xml:space="preserve"> HYPERLINK \l "_Toc459569411" </w:instrText>
      </w:r>
      <w:r>
        <w:fldChar w:fldCharType="separate"/>
      </w:r>
      <w:r w:rsidR="001F0B33" w:rsidRPr="00BC74BB">
        <w:rPr>
          <w:rStyle w:val="Hyperlink"/>
          <w:rFonts w:cs="Times New Roman"/>
          <w:noProof/>
        </w:rPr>
        <w:t>CAMERA:PN?</w:t>
      </w:r>
      <w:r w:rsidR="001F0B33">
        <w:rPr>
          <w:noProof/>
          <w:webHidden/>
        </w:rPr>
        <w:tab/>
      </w:r>
      <w:r w:rsidR="001F0B33">
        <w:rPr>
          <w:noProof/>
          <w:webHidden/>
        </w:rPr>
        <w:fldChar w:fldCharType="begin"/>
      </w:r>
      <w:r w:rsidR="001F0B33">
        <w:rPr>
          <w:noProof/>
          <w:webHidden/>
        </w:rPr>
        <w:instrText xml:space="preserve"> PAGEREF _Toc459569411 \h </w:instrText>
      </w:r>
      <w:r w:rsidR="001F0B33">
        <w:rPr>
          <w:noProof/>
          <w:webHidden/>
        </w:rPr>
      </w:r>
      <w:r w:rsidR="001F0B33">
        <w:rPr>
          <w:noProof/>
          <w:webHidden/>
        </w:rPr>
        <w:fldChar w:fldCharType="separate"/>
      </w:r>
      <w:ins w:id="3276" w:author="Dvonch, Curt               UTAS" w:date="2018-09-10T13:22:00Z">
        <w:r w:rsidR="000D7633">
          <w:rPr>
            <w:noProof/>
            <w:webHidden/>
          </w:rPr>
          <w:t>69</w:t>
        </w:r>
      </w:ins>
      <w:del w:id="3277" w:author="Dvonch, Curt               UTAS" w:date="2018-09-10T12:26:00Z">
        <w:r w:rsidR="00EA5B1D" w:rsidDel="00663E4A">
          <w:rPr>
            <w:noProof/>
            <w:webHidden/>
          </w:rPr>
          <w:delText>69</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12" w:history="1">
        <w:r w:rsidR="001F0B33" w:rsidRPr="00BC74BB">
          <w:rPr>
            <w:rStyle w:val="Hyperlink"/>
            <w:noProof/>
          </w:rPr>
          <w:t>5.17.3.</w:t>
        </w:r>
        <w:r w:rsidR="001F0B33">
          <w:rPr>
            <w:rFonts w:asciiTheme="minorHAnsi" w:eastAsiaTheme="minorEastAsia" w:hAnsiTheme="minorHAnsi"/>
            <w:noProof/>
            <w:sz w:val="22"/>
            <w:szCs w:val="22"/>
          </w:rPr>
          <w:tab/>
        </w:r>
        <w:r w:rsidR="001F0B33" w:rsidRPr="00BC74BB">
          <w:rPr>
            <w:rStyle w:val="Hyperlink"/>
            <w:noProof/>
          </w:rPr>
          <w:t>Get Camera Revision</w:t>
        </w:r>
      </w:hyperlink>
      <w:r w:rsidR="001F0B33">
        <w:rPr>
          <w:rStyle w:val="Hyperlink"/>
          <w:noProof/>
        </w:rPr>
        <w:tab/>
      </w:r>
      <w:r>
        <w:fldChar w:fldCharType="begin"/>
      </w:r>
      <w:r>
        <w:instrText xml:space="preserve"> HYPERLINK \l "_Toc459569413" </w:instrText>
      </w:r>
      <w:r>
        <w:fldChar w:fldCharType="separate"/>
      </w:r>
      <w:r w:rsidR="001F0B33" w:rsidRPr="00BC74BB">
        <w:rPr>
          <w:rStyle w:val="Hyperlink"/>
          <w:rFonts w:cs="Times New Roman"/>
          <w:noProof/>
        </w:rPr>
        <w:t>CAMERA:REV?</w:t>
      </w:r>
      <w:r w:rsidR="001F0B33">
        <w:rPr>
          <w:noProof/>
          <w:webHidden/>
        </w:rPr>
        <w:tab/>
      </w:r>
      <w:r w:rsidR="001F0B33">
        <w:rPr>
          <w:noProof/>
          <w:webHidden/>
        </w:rPr>
        <w:fldChar w:fldCharType="begin"/>
      </w:r>
      <w:r w:rsidR="001F0B33">
        <w:rPr>
          <w:noProof/>
          <w:webHidden/>
        </w:rPr>
        <w:instrText xml:space="preserve"> PAGEREF _Toc459569413 \h </w:instrText>
      </w:r>
      <w:r w:rsidR="001F0B33">
        <w:rPr>
          <w:noProof/>
          <w:webHidden/>
        </w:rPr>
      </w:r>
      <w:r w:rsidR="001F0B33">
        <w:rPr>
          <w:noProof/>
          <w:webHidden/>
        </w:rPr>
        <w:fldChar w:fldCharType="separate"/>
      </w:r>
      <w:ins w:id="3278" w:author="Dvonch, Curt               UTAS" w:date="2018-09-10T13:22:00Z">
        <w:r w:rsidR="000D7633">
          <w:rPr>
            <w:noProof/>
            <w:webHidden/>
          </w:rPr>
          <w:t>70</w:t>
        </w:r>
      </w:ins>
      <w:del w:id="3279" w:author="Dvonch, Curt               UTAS" w:date="2018-09-10T12:26:00Z">
        <w:r w:rsidR="00EA5B1D" w:rsidDel="00663E4A">
          <w:rPr>
            <w:noProof/>
            <w:webHidden/>
          </w:rPr>
          <w:delText>70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14" w:history="1">
        <w:r w:rsidR="001F0B33" w:rsidRPr="00BC74BB">
          <w:rPr>
            <w:rStyle w:val="Hyperlink"/>
            <w:noProof/>
          </w:rPr>
          <w:t>5.17.4.</w:t>
        </w:r>
        <w:r w:rsidR="001F0B33">
          <w:rPr>
            <w:rFonts w:asciiTheme="minorHAnsi" w:eastAsiaTheme="minorEastAsia" w:hAnsiTheme="minorHAnsi"/>
            <w:noProof/>
            <w:sz w:val="22"/>
            <w:szCs w:val="22"/>
          </w:rPr>
          <w:tab/>
        </w:r>
        <w:r w:rsidR="001F0B33" w:rsidRPr="00BC74BB">
          <w:rPr>
            <w:rStyle w:val="Hyperlink"/>
            <w:noProof/>
          </w:rPr>
          <w:t>Get Firmware Part Number</w:t>
        </w:r>
      </w:hyperlink>
      <w:r w:rsidR="001F0B33">
        <w:rPr>
          <w:rStyle w:val="Hyperlink"/>
          <w:noProof/>
        </w:rPr>
        <w:tab/>
      </w:r>
      <w:r>
        <w:fldChar w:fldCharType="begin"/>
      </w:r>
      <w:r>
        <w:instrText xml:space="preserve"> HYPERLINK \l "_Toc459569415" </w:instrText>
      </w:r>
      <w:r>
        <w:fldChar w:fldCharType="separate"/>
      </w:r>
      <w:r w:rsidR="001F0B33" w:rsidRPr="00BC74BB">
        <w:rPr>
          <w:rStyle w:val="Hyperlink"/>
          <w:rFonts w:cs="Times New Roman"/>
          <w:noProof/>
        </w:rPr>
        <w:t>FIRM:PN?</w:t>
      </w:r>
      <w:r w:rsidR="001F0B33">
        <w:rPr>
          <w:noProof/>
          <w:webHidden/>
        </w:rPr>
        <w:tab/>
      </w:r>
      <w:r w:rsidR="001F0B33">
        <w:rPr>
          <w:noProof/>
          <w:webHidden/>
        </w:rPr>
        <w:fldChar w:fldCharType="begin"/>
      </w:r>
      <w:r w:rsidR="001F0B33">
        <w:rPr>
          <w:noProof/>
          <w:webHidden/>
        </w:rPr>
        <w:instrText xml:space="preserve"> PAGEREF _Toc459569415 \h </w:instrText>
      </w:r>
      <w:r w:rsidR="001F0B33">
        <w:rPr>
          <w:noProof/>
          <w:webHidden/>
        </w:rPr>
      </w:r>
      <w:r w:rsidR="001F0B33">
        <w:rPr>
          <w:noProof/>
          <w:webHidden/>
        </w:rPr>
        <w:fldChar w:fldCharType="separate"/>
      </w:r>
      <w:ins w:id="3280" w:author="Dvonch, Curt               UTAS" w:date="2018-09-10T13:22:00Z">
        <w:r w:rsidR="000D7633">
          <w:rPr>
            <w:noProof/>
            <w:webHidden/>
          </w:rPr>
          <w:t>70</w:t>
        </w:r>
      </w:ins>
      <w:del w:id="3281" w:author="Dvonch, Curt               UTAS" w:date="2018-09-10T12:26:00Z">
        <w:r w:rsidR="00EA5B1D" w:rsidDel="00663E4A">
          <w:rPr>
            <w:noProof/>
            <w:webHidden/>
          </w:rPr>
          <w:delText>70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16" w:history="1">
        <w:r w:rsidR="001F0B33" w:rsidRPr="00BC74BB">
          <w:rPr>
            <w:rStyle w:val="Hyperlink"/>
            <w:noProof/>
          </w:rPr>
          <w:t>5.17.5.</w:t>
        </w:r>
        <w:r w:rsidR="001F0B33">
          <w:rPr>
            <w:rFonts w:asciiTheme="minorHAnsi" w:eastAsiaTheme="minorEastAsia" w:hAnsiTheme="minorHAnsi"/>
            <w:noProof/>
            <w:sz w:val="22"/>
            <w:szCs w:val="22"/>
          </w:rPr>
          <w:tab/>
        </w:r>
        <w:r w:rsidR="001F0B33" w:rsidRPr="00BC74BB">
          <w:rPr>
            <w:rStyle w:val="Hyperlink"/>
            <w:noProof/>
          </w:rPr>
          <w:t>Get Firmware Revision</w:t>
        </w:r>
      </w:hyperlink>
      <w:r w:rsidR="001F0B33">
        <w:rPr>
          <w:rStyle w:val="Hyperlink"/>
          <w:noProof/>
        </w:rPr>
        <w:tab/>
      </w:r>
      <w:r>
        <w:fldChar w:fldCharType="begin"/>
      </w:r>
      <w:r>
        <w:instrText xml:space="preserve"> HYPERLINK \l "_Toc459569417" </w:instrText>
      </w:r>
      <w:r>
        <w:fldChar w:fldCharType="separate"/>
      </w:r>
      <w:r w:rsidR="001F0B33" w:rsidRPr="00BC74BB">
        <w:rPr>
          <w:rStyle w:val="Hyperlink"/>
          <w:rFonts w:cs="Times New Roman"/>
          <w:noProof/>
        </w:rPr>
        <w:t>FIRM:REV?</w:t>
      </w:r>
      <w:r w:rsidR="001F0B33">
        <w:rPr>
          <w:noProof/>
          <w:webHidden/>
        </w:rPr>
        <w:tab/>
      </w:r>
      <w:r w:rsidR="001F0B33">
        <w:rPr>
          <w:noProof/>
          <w:webHidden/>
        </w:rPr>
        <w:fldChar w:fldCharType="begin"/>
      </w:r>
      <w:r w:rsidR="001F0B33">
        <w:rPr>
          <w:noProof/>
          <w:webHidden/>
        </w:rPr>
        <w:instrText xml:space="preserve"> PAGEREF _Toc459569417 \h </w:instrText>
      </w:r>
      <w:r w:rsidR="001F0B33">
        <w:rPr>
          <w:noProof/>
          <w:webHidden/>
        </w:rPr>
      </w:r>
      <w:r w:rsidR="001F0B33">
        <w:rPr>
          <w:noProof/>
          <w:webHidden/>
        </w:rPr>
        <w:fldChar w:fldCharType="separate"/>
      </w:r>
      <w:ins w:id="3282" w:author="Dvonch, Curt               UTAS" w:date="2018-09-10T13:22:00Z">
        <w:r w:rsidR="000D7633">
          <w:rPr>
            <w:noProof/>
            <w:webHidden/>
          </w:rPr>
          <w:t>70</w:t>
        </w:r>
      </w:ins>
      <w:del w:id="3283" w:author="Dvonch, Curt               UTAS" w:date="2018-09-10T12:26:00Z">
        <w:r w:rsidR="00EA5B1D" w:rsidDel="00663E4A">
          <w:rPr>
            <w:noProof/>
            <w:webHidden/>
          </w:rPr>
          <w:delText>70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18" w:history="1">
        <w:r w:rsidR="001F0B33" w:rsidRPr="00BC74BB">
          <w:rPr>
            <w:rStyle w:val="Hyperlink"/>
            <w:noProof/>
          </w:rPr>
          <w:t>5.17.6.</w:t>
        </w:r>
        <w:r w:rsidR="001F0B33">
          <w:rPr>
            <w:rFonts w:asciiTheme="minorHAnsi" w:eastAsiaTheme="minorEastAsia" w:hAnsiTheme="minorHAnsi"/>
            <w:noProof/>
            <w:sz w:val="22"/>
            <w:szCs w:val="22"/>
          </w:rPr>
          <w:tab/>
        </w:r>
        <w:r w:rsidR="001F0B33" w:rsidRPr="00BC74BB">
          <w:rPr>
            <w:rStyle w:val="Hyperlink"/>
            <w:noProof/>
          </w:rPr>
          <w:t>Get Hardware Revision</w:t>
        </w:r>
      </w:hyperlink>
      <w:r w:rsidR="001F0B33">
        <w:rPr>
          <w:rStyle w:val="Hyperlink"/>
          <w:noProof/>
        </w:rPr>
        <w:tab/>
      </w:r>
      <w:r>
        <w:fldChar w:fldCharType="begin"/>
      </w:r>
      <w:r>
        <w:instrText xml:space="preserve"> HYPERLINK \l "_Toc459569419" </w:instrText>
      </w:r>
      <w:r>
        <w:fldChar w:fldCharType="separate"/>
      </w:r>
      <w:r w:rsidR="001F0B33" w:rsidRPr="00BC74BB">
        <w:rPr>
          <w:rStyle w:val="Hyperlink"/>
          <w:rFonts w:cs="Times New Roman"/>
          <w:noProof/>
        </w:rPr>
        <w:t>VER:HW?</w:t>
      </w:r>
      <w:r w:rsidR="001F0B33">
        <w:rPr>
          <w:noProof/>
          <w:webHidden/>
        </w:rPr>
        <w:tab/>
      </w:r>
      <w:r w:rsidR="001F0B33">
        <w:rPr>
          <w:noProof/>
          <w:webHidden/>
        </w:rPr>
        <w:fldChar w:fldCharType="begin"/>
      </w:r>
      <w:r w:rsidR="001F0B33">
        <w:rPr>
          <w:noProof/>
          <w:webHidden/>
        </w:rPr>
        <w:instrText xml:space="preserve"> PAGEREF _Toc459569419 \h </w:instrText>
      </w:r>
      <w:r w:rsidR="001F0B33">
        <w:rPr>
          <w:noProof/>
          <w:webHidden/>
        </w:rPr>
      </w:r>
      <w:r w:rsidR="001F0B33">
        <w:rPr>
          <w:noProof/>
          <w:webHidden/>
        </w:rPr>
        <w:fldChar w:fldCharType="separate"/>
      </w:r>
      <w:ins w:id="3284" w:author="Dvonch, Curt               UTAS" w:date="2018-09-10T13:22:00Z">
        <w:r w:rsidR="000D7633">
          <w:rPr>
            <w:noProof/>
            <w:webHidden/>
          </w:rPr>
          <w:t>71</w:t>
        </w:r>
      </w:ins>
      <w:del w:id="3285" w:author="Dvonch, Curt               UTAS" w:date="2018-09-10T12:26:00Z">
        <w:r w:rsidR="00EA5B1D" w:rsidDel="00663E4A">
          <w:rPr>
            <w:noProof/>
            <w:webHidden/>
          </w:rPr>
          <w:delText>71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20" w:history="1">
        <w:r w:rsidR="001F0B33" w:rsidRPr="00BC74BB">
          <w:rPr>
            <w:rStyle w:val="Hyperlink"/>
            <w:noProof/>
          </w:rPr>
          <w:t>5.17.7.</w:t>
        </w:r>
        <w:r w:rsidR="001F0B33">
          <w:rPr>
            <w:rFonts w:asciiTheme="minorHAnsi" w:eastAsiaTheme="minorEastAsia" w:hAnsiTheme="minorHAnsi"/>
            <w:noProof/>
            <w:sz w:val="22"/>
            <w:szCs w:val="22"/>
          </w:rPr>
          <w:tab/>
        </w:r>
        <w:r w:rsidR="001F0B33" w:rsidRPr="00BC74BB">
          <w:rPr>
            <w:rStyle w:val="Hyperlink"/>
            <w:noProof/>
          </w:rPr>
          <w:t>Get Software Revision</w:t>
        </w:r>
      </w:hyperlink>
      <w:r w:rsidR="001F0B33">
        <w:rPr>
          <w:rStyle w:val="Hyperlink"/>
          <w:noProof/>
        </w:rPr>
        <w:tab/>
      </w:r>
      <w:r>
        <w:fldChar w:fldCharType="begin"/>
      </w:r>
      <w:r>
        <w:instrText xml:space="preserve"> HYPERLINK \l "_Toc459569421" </w:instrText>
      </w:r>
      <w:r>
        <w:fldChar w:fldCharType="separate"/>
      </w:r>
      <w:r w:rsidR="001F0B33" w:rsidRPr="00BC74BB">
        <w:rPr>
          <w:rStyle w:val="Hyperlink"/>
          <w:rFonts w:cs="Times New Roman"/>
          <w:noProof/>
        </w:rPr>
        <w:t>VER:SW?</w:t>
      </w:r>
      <w:r w:rsidR="001F0B33">
        <w:rPr>
          <w:noProof/>
          <w:webHidden/>
        </w:rPr>
        <w:tab/>
      </w:r>
      <w:r w:rsidR="001F0B33">
        <w:rPr>
          <w:noProof/>
          <w:webHidden/>
        </w:rPr>
        <w:fldChar w:fldCharType="begin"/>
      </w:r>
      <w:r w:rsidR="001F0B33">
        <w:rPr>
          <w:noProof/>
          <w:webHidden/>
        </w:rPr>
        <w:instrText xml:space="preserve"> PAGEREF _Toc459569421 \h </w:instrText>
      </w:r>
      <w:r w:rsidR="001F0B33">
        <w:rPr>
          <w:noProof/>
          <w:webHidden/>
        </w:rPr>
      </w:r>
      <w:r w:rsidR="001F0B33">
        <w:rPr>
          <w:noProof/>
          <w:webHidden/>
        </w:rPr>
        <w:fldChar w:fldCharType="separate"/>
      </w:r>
      <w:ins w:id="3286" w:author="Dvonch, Curt               UTAS" w:date="2018-09-10T13:22:00Z">
        <w:r w:rsidR="000D7633">
          <w:rPr>
            <w:noProof/>
            <w:webHidden/>
          </w:rPr>
          <w:t>71</w:t>
        </w:r>
      </w:ins>
      <w:del w:id="3287" w:author="Dvonch, Curt               UTAS" w:date="2018-09-10T12:26:00Z">
        <w:r w:rsidR="00EA5B1D" w:rsidDel="00663E4A">
          <w:rPr>
            <w:noProof/>
            <w:webHidden/>
          </w:rPr>
          <w:delText>71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22" w:history="1">
        <w:r w:rsidR="001F0B33" w:rsidRPr="00BC74BB">
          <w:rPr>
            <w:rStyle w:val="Hyperlink"/>
            <w:noProof/>
          </w:rPr>
          <w:t>5.17.8.</w:t>
        </w:r>
        <w:r w:rsidR="001F0B33">
          <w:rPr>
            <w:rFonts w:asciiTheme="minorHAnsi" w:eastAsiaTheme="minorEastAsia" w:hAnsiTheme="minorHAnsi"/>
            <w:noProof/>
            <w:sz w:val="22"/>
            <w:szCs w:val="22"/>
          </w:rPr>
          <w:tab/>
        </w:r>
        <w:r w:rsidR="001F0B33" w:rsidRPr="00BC74BB">
          <w:rPr>
            <w:rStyle w:val="Hyperlink"/>
            <w:noProof/>
          </w:rPr>
          <w:t>Get Focal Plane Array Serial Number</w:t>
        </w:r>
      </w:hyperlink>
      <w:r w:rsidR="001F0B33">
        <w:rPr>
          <w:rStyle w:val="Hyperlink"/>
          <w:noProof/>
        </w:rPr>
        <w:tab/>
      </w:r>
      <w:r>
        <w:fldChar w:fldCharType="begin"/>
      </w:r>
      <w:r>
        <w:instrText xml:space="preserve"> HYPERLINK \l "_Toc459569423" </w:instrText>
      </w:r>
      <w:r>
        <w:fldChar w:fldCharType="separate"/>
      </w:r>
      <w:r w:rsidR="001F0B33" w:rsidRPr="00BC74BB">
        <w:rPr>
          <w:rStyle w:val="Hyperlink"/>
          <w:rFonts w:cs="Times New Roman"/>
          <w:noProof/>
        </w:rPr>
        <w:t>FPA:SN?</w:t>
      </w:r>
      <w:r w:rsidR="001F0B33">
        <w:rPr>
          <w:noProof/>
          <w:webHidden/>
        </w:rPr>
        <w:tab/>
      </w:r>
      <w:r w:rsidR="001F0B33">
        <w:rPr>
          <w:noProof/>
          <w:webHidden/>
        </w:rPr>
        <w:fldChar w:fldCharType="begin"/>
      </w:r>
      <w:r w:rsidR="001F0B33">
        <w:rPr>
          <w:noProof/>
          <w:webHidden/>
        </w:rPr>
        <w:instrText xml:space="preserve"> PAGEREF _Toc459569423 \h </w:instrText>
      </w:r>
      <w:r w:rsidR="001F0B33">
        <w:rPr>
          <w:noProof/>
          <w:webHidden/>
        </w:rPr>
      </w:r>
      <w:r w:rsidR="001F0B33">
        <w:rPr>
          <w:noProof/>
          <w:webHidden/>
        </w:rPr>
        <w:fldChar w:fldCharType="separate"/>
      </w:r>
      <w:ins w:id="3288" w:author="Dvonch, Curt               UTAS" w:date="2018-09-10T13:22:00Z">
        <w:r w:rsidR="000D7633">
          <w:rPr>
            <w:noProof/>
            <w:webHidden/>
          </w:rPr>
          <w:t>71</w:t>
        </w:r>
      </w:ins>
      <w:del w:id="3289" w:author="Dvonch, Curt               UTAS" w:date="2018-09-10T12:26:00Z">
        <w:r w:rsidR="00EA5B1D" w:rsidDel="00663E4A">
          <w:rPr>
            <w:noProof/>
            <w:webHidden/>
          </w:rPr>
          <w:delText>71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24" w:history="1">
        <w:r w:rsidR="001F0B33" w:rsidRPr="00BC74BB">
          <w:rPr>
            <w:rStyle w:val="Hyperlink"/>
            <w:noProof/>
          </w:rPr>
          <w:t>5.17.9.</w:t>
        </w:r>
        <w:r w:rsidR="001F0B33">
          <w:rPr>
            <w:rFonts w:asciiTheme="minorHAnsi" w:eastAsiaTheme="minorEastAsia" w:hAnsiTheme="minorHAnsi"/>
            <w:noProof/>
            <w:sz w:val="22"/>
            <w:szCs w:val="22"/>
          </w:rPr>
          <w:tab/>
        </w:r>
        <w:r w:rsidR="001F0B33" w:rsidRPr="00BC74BB">
          <w:rPr>
            <w:rStyle w:val="Hyperlink"/>
            <w:noProof/>
          </w:rPr>
          <w:t>Get Focal Plane Array Number of Columns</w:t>
        </w:r>
      </w:hyperlink>
      <w:r w:rsidR="001F0B33">
        <w:rPr>
          <w:rStyle w:val="Hyperlink"/>
          <w:noProof/>
        </w:rPr>
        <w:tab/>
      </w:r>
      <w:r w:rsidR="00A10A63">
        <w:fldChar w:fldCharType="begin"/>
      </w:r>
      <w:r w:rsidR="00A10A63">
        <w:instrText xml:space="preserve"> HYPERLINK \l "_Toc459569425" </w:instrText>
      </w:r>
      <w:r w:rsidR="00A10A63">
        <w:fldChar w:fldCharType="separate"/>
      </w:r>
      <w:r w:rsidR="001F0B33" w:rsidRPr="00BC74BB">
        <w:rPr>
          <w:rStyle w:val="Hyperlink"/>
          <w:rFonts w:cs="Times New Roman"/>
          <w:noProof/>
        </w:rPr>
        <w:t>FPA:COLS?</w:t>
      </w:r>
      <w:r w:rsidR="001F0B33">
        <w:rPr>
          <w:noProof/>
          <w:webHidden/>
        </w:rPr>
        <w:tab/>
      </w:r>
      <w:r w:rsidR="001F0B33">
        <w:rPr>
          <w:noProof/>
          <w:webHidden/>
        </w:rPr>
        <w:fldChar w:fldCharType="begin"/>
      </w:r>
      <w:r w:rsidR="001F0B33">
        <w:rPr>
          <w:noProof/>
          <w:webHidden/>
        </w:rPr>
        <w:instrText xml:space="preserve"> PAGEREF _Toc459569425 \h </w:instrText>
      </w:r>
      <w:r w:rsidR="001F0B33">
        <w:rPr>
          <w:noProof/>
          <w:webHidden/>
        </w:rPr>
      </w:r>
      <w:r w:rsidR="001F0B33">
        <w:rPr>
          <w:noProof/>
          <w:webHidden/>
        </w:rPr>
        <w:fldChar w:fldCharType="separate"/>
      </w:r>
      <w:ins w:id="3290" w:author="Dvonch, Curt               UTAS" w:date="2018-09-10T13:22:00Z">
        <w:r w:rsidR="000D7633">
          <w:rPr>
            <w:noProof/>
            <w:webHidden/>
          </w:rPr>
          <w:t>71</w:t>
        </w:r>
      </w:ins>
      <w:del w:id="3291" w:author="Dvonch, Curt               UTAS" w:date="2017-01-03T16:08:00Z">
        <w:r w:rsidR="00496297" w:rsidDel="00EA5B1D">
          <w:rPr>
            <w:noProof/>
            <w:webHidden/>
          </w:rPr>
          <w:delText>72</w:delText>
        </w:r>
      </w:del>
      <w:r w:rsidR="001F0B33">
        <w:rPr>
          <w:noProof/>
          <w:webHidden/>
        </w:rPr>
        <w:fldChar w:fldCharType="end"/>
      </w:r>
      <w:r w:rsidR="00A10A63">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26" w:history="1">
        <w:r w:rsidR="001F0B33" w:rsidRPr="00BC74BB">
          <w:rPr>
            <w:rStyle w:val="Hyperlink"/>
            <w:noProof/>
          </w:rPr>
          <w:t>5.17.10.</w:t>
        </w:r>
        <w:r w:rsidR="001F0B33">
          <w:rPr>
            <w:rFonts w:asciiTheme="minorHAnsi" w:eastAsiaTheme="minorEastAsia" w:hAnsiTheme="minorHAnsi"/>
            <w:noProof/>
            <w:sz w:val="22"/>
            <w:szCs w:val="22"/>
          </w:rPr>
          <w:tab/>
        </w:r>
        <w:r w:rsidR="001F0B33" w:rsidRPr="00BC74BB">
          <w:rPr>
            <w:rStyle w:val="Hyperlink"/>
            <w:noProof/>
          </w:rPr>
          <w:t>Get Focal Plane Array Number of Rows</w:t>
        </w:r>
      </w:hyperlink>
      <w:r w:rsidR="001F0B33">
        <w:rPr>
          <w:rStyle w:val="Hyperlink"/>
          <w:noProof/>
        </w:rPr>
        <w:tab/>
      </w:r>
      <w:r>
        <w:fldChar w:fldCharType="begin"/>
      </w:r>
      <w:r>
        <w:instrText xml:space="preserve"> HYPERLINK \l "_Toc459569427" </w:instrText>
      </w:r>
      <w:r>
        <w:fldChar w:fldCharType="separate"/>
      </w:r>
      <w:r w:rsidR="001F0B33" w:rsidRPr="00BC74BB">
        <w:rPr>
          <w:rStyle w:val="Hyperlink"/>
          <w:rFonts w:cs="Times New Roman"/>
          <w:noProof/>
        </w:rPr>
        <w:t>FPA:ROWS?</w:t>
      </w:r>
      <w:r w:rsidR="001F0B33">
        <w:rPr>
          <w:noProof/>
          <w:webHidden/>
        </w:rPr>
        <w:tab/>
      </w:r>
      <w:r w:rsidR="001F0B33">
        <w:rPr>
          <w:noProof/>
          <w:webHidden/>
        </w:rPr>
        <w:fldChar w:fldCharType="begin"/>
      </w:r>
      <w:r w:rsidR="001F0B33">
        <w:rPr>
          <w:noProof/>
          <w:webHidden/>
        </w:rPr>
        <w:instrText xml:space="preserve"> PAGEREF _Toc459569427 \h </w:instrText>
      </w:r>
      <w:r w:rsidR="001F0B33">
        <w:rPr>
          <w:noProof/>
          <w:webHidden/>
        </w:rPr>
      </w:r>
      <w:r w:rsidR="001F0B33">
        <w:rPr>
          <w:noProof/>
          <w:webHidden/>
        </w:rPr>
        <w:fldChar w:fldCharType="separate"/>
      </w:r>
      <w:ins w:id="3292" w:author="Dvonch, Curt               UTAS" w:date="2018-09-10T13:22:00Z">
        <w:r w:rsidR="000D7633">
          <w:rPr>
            <w:noProof/>
            <w:webHidden/>
          </w:rPr>
          <w:t>72</w:t>
        </w:r>
      </w:ins>
      <w:del w:id="3293" w:author="Dvonch, Curt               UTAS" w:date="2018-09-10T12:26:00Z">
        <w:r w:rsidR="00EA5B1D" w:rsidDel="00663E4A">
          <w:rPr>
            <w:noProof/>
            <w:webHidden/>
          </w:rPr>
          <w:delText>72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28" w:history="1">
        <w:r w:rsidR="001F0B33" w:rsidRPr="00BC74BB">
          <w:rPr>
            <w:rStyle w:val="Hyperlink"/>
            <w:noProof/>
          </w:rPr>
          <w:t>5.17.11.</w:t>
        </w:r>
        <w:r w:rsidR="001F0B33">
          <w:rPr>
            <w:rFonts w:asciiTheme="minorHAnsi" w:eastAsiaTheme="minorEastAsia" w:hAnsiTheme="minorHAnsi"/>
            <w:noProof/>
            <w:sz w:val="22"/>
            <w:szCs w:val="22"/>
          </w:rPr>
          <w:tab/>
        </w:r>
        <w:r w:rsidR="001F0B33" w:rsidRPr="00BC74BB">
          <w:rPr>
            <w:rStyle w:val="Hyperlink"/>
            <w:noProof/>
          </w:rPr>
          <w:t>Get Elapsed Time Meter</w:t>
        </w:r>
      </w:hyperlink>
      <w:r w:rsidR="001F0B33">
        <w:rPr>
          <w:rStyle w:val="Hyperlink"/>
          <w:noProof/>
        </w:rPr>
        <w:tab/>
      </w:r>
      <w:r>
        <w:fldChar w:fldCharType="begin"/>
      </w:r>
      <w:r>
        <w:instrText xml:space="preserve"> HYPERLINK \l "_Toc459569429" </w:instrText>
      </w:r>
      <w:r>
        <w:fldChar w:fldCharType="separate"/>
      </w:r>
      <w:r w:rsidR="001F0B33" w:rsidRPr="00BC74BB">
        <w:rPr>
          <w:rStyle w:val="Hyperlink"/>
          <w:rFonts w:cs="Times New Roman"/>
          <w:noProof/>
        </w:rPr>
        <w:t>ETM?</w:t>
      </w:r>
      <w:r w:rsidR="001F0B33">
        <w:rPr>
          <w:noProof/>
          <w:webHidden/>
        </w:rPr>
        <w:tab/>
      </w:r>
      <w:r w:rsidR="001F0B33">
        <w:rPr>
          <w:noProof/>
          <w:webHidden/>
        </w:rPr>
        <w:fldChar w:fldCharType="begin"/>
      </w:r>
      <w:r w:rsidR="001F0B33">
        <w:rPr>
          <w:noProof/>
          <w:webHidden/>
        </w:rPr>
        <w:instrText xml:space="preserve"> PAGEREF _Toc459569429 \h </w:instrText>
      </w:r>
      <w:r w:rsidR="001F0B33">
        <w:rPr>
          <w:noProof/>
          <w:webHidden/>
        </w:rPr>
      </w:r>
      <w:r w:rsidR="001F0B33">
        <w:rPr>
          <w:noProof/>
          <w:webHidden/>
        </w:rPr>
        <w:fldChar w:fldCharType="separate"/>
      </w:r>
      <w:ins w:id="3294" w:author="Dvonch, Curt               UTAS" w:date="2018-09-10T13:22:00Z">
        <w:r w:rsidR="000D7633">
          <w:rPr>
            <w:noProof/>
            <w:webHidden/>
          </w:rPr>
          <w:t>72</w:t>
        </w:r>
      </w:ins>
      <w:del w:id="3295" w:author="Dvonch, Curt               UTAS" w:date="2018-09-10T12:26:00Z">
        <w:r w:rsidR="00EA5B1D" w:rsidDel="00663E4A">
          <w:rPr>
            <w:noProof/>
            <w:webHidden/>
          </w:rPr>
          <w:delText>72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30" w:history="1">
        <w:r w:rsidR="001F0B33" w:rsidRPr="00BC74BB">
          <w:rPr>
            <w:rStyle w:val="Hyperlink"/>
            <w:noProof/>
          </w:rPr>
          <w:t>5.17.12.</w:t>
        </w:r>
        <w:r w:rsidR="001F0B33">
          <w:rPr>
            <w:rFonts w:asciiTheme="minorHAnsi" w:eastAsiaTheme="minorEastAsia" w:hAnsiTheme="minorHAnsi"/>
            <w:noProof/>
            <w:sz w:val="22"/>
            <w:szCs w:val="22"/>
          </w:rPr>
          <w:tab/>
        </w:r>
        <w:r w:rsidR="001F0B33" w:rsidRPr="00BC74BB">
          <w:rPr>
            <w:rStyle w:val="Hyperlink"/>
            <w:noProof/>
          </w:rPr>
          <w:t>Set Application Timer</w:t>
        </w:r>
      </w:hyperlink>
      <w:r w:rsidR="001F0B33">
        <w:rPr>
          <w:rStyle w:val="Hyperlink"/>
          <w:noProof/>
        </w:rPr>
        <w:tab/>
      </w:r>
      <w:r>
        <w:fldChar w:fldCharType="begin"/>
      </w:r>
      <w:r>
        <w:instrText xml:space="preserve"> HYPERLINK \l "_Toc459569431" </w:instrText>
      </w:r>
      <w:r>
        <w:fldChar w:fldCharType="separate"/>
      </w:r>
      <w:r w:rsidR="001F0B33" w:rsidRPr="00BC74BB">
        <w:rPr>
          <w:rStyle w:val="Hyperlink"/>
          <w:rFonts w:cs="Times New Roman"/>
          <w:noProof/>
        </w:rPr>
        <w:t xml:space="preserve">AP:TIMER </w:t>
      </w:r>
      <w:r w:rsidR="001F0B33" w:rsidRPr="00BC74BB">
        <w:rPr>
          <w:rStyle w:val="Hyperlink"/>
          <w:rFonts w:cs="Times New Roman"/>
          <w:i/>
          <w:noProof/>
        </w:rPr>
        <w:t>mode</w:t>
      </w:r>
      <w:r w:rsidR="001F0B33">
        <w:rPr>
          <w:noProof/>
          <w:webHidden/>
        </w:rPr>
        <w:tab/>
      </w:r>
      <w:r w:rsidR="001F0B33">
        <w:rPr>
          <w:noProof/>
          <w:webHidden/>
        </w:rPr>
        <w:fldChar w:fldCharType="begin"/>
      </w:r>
      <w:r w:rsidR="001F0B33">
        <w:rPr>
          <w:noProof/>
          <w:webHidden/>
        </w:rPr>
        <w:instrText xml:space="preserve"> PAGEREF _Toc459569431 \h </w:instrText>
      </w:r>
      <w:r w:rsidR="001F0B33">
        <w:rPr>
          <w:noProof/>
          <w:webHidden/>
        </w:rPr>
      </w:r>
      <w:r w:rsidR="001F0B33">
        <w:rPr>
          <w:noProof/>
          <w:webHidden/>
        </w:rPr>
        <w:fldChar w:fldCharType="separate"/>
      </w:r>
      <w:ins w:id="3296" w:author="Dvonch, Curt               UTAS" w:date="2018-09-10T13:22:00Z">
        <w:r w:rsidR="000D7633">
          <w:rPr>
            <w:noProof/>
            <w:webHidden/>
          </w:rPr>
          <w:t>73</w:t>
        </w:r>
      </w:ins>
      <w:del w:id="3297" w:author="Dvonch, Curt               UTAS" w:date="2018-09-10T12:26:00Z">
        <w:r w:rsidR="00EA5B1D" w:rsidDel="00663E4A">
          <w:rPr>
            <w:noProof/>
            <w:webHidden/>
          </w:rPr>
          <w:delText>73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32" w:history="1">
        <w:r w:rsidR="001F0B33" w:rsidRPr="00BC74BB">
          <w:rPr>
            <w:rStyle w:val="Hyperlink"/>
            <w:noProof/>
          </w:rPr>
          <w:t>5.17.13.</w:t>
        </w:r>
        <w:r w:rsidR="001F0B33">
          <w:rPr>
            <w:rFonts w:asciiTheme="minorHAnsi" w:eastAsiaTheme="minorEastAsia" w:hAnsiTheme="minorHAnsi"/>
            <w:noProof/>
            <w:sz w:val="22"/>
            <w:szCs w:val="22"/>
          </w:rPr>
          <w:tab/>
        </w:r>
        <w:r w:rsidR="001F0B33" w:rsidRPr="00BC74BB">
          <w:rPr>
            <w:rStyle w:val="Hyperlink"/>
            <w:noProof/>
          </w:rPr>
          <w:t>Get Application Timer</w:t>
        </w:r>
      </w:hyperlink>
      <w:r w:rsidR="001F0B33">
        <w:rPr>
          <w:rStyle w:val="Hyperlink"/>
          <w:noProof/>
        </w:rPr>
        <w:tab/>
      </w:r>
      <w:r>
        <w:fldChar w:fldCharType="begin"/>
      </w:r>
      <w:r>
        <w:instrText xml:space="preserve"> HYPERLINK \l "_Toc459569433" </w:instrText>
      </w:r>
      <w:r>
        <w:fldChar w:fldCharType="separate"/>
      </w:r>
      <w:r w:rsidR="001F0B33" w:rsidRPr="00BC74BB">
        <w:rPr>
          <w:rStyle w:val="Hyperlink"/>
          <w:rFonts w:cs="Times New Roman"/>
          <w:noProof/>
        </w:rPr>
        <w:t>AP:TIMER?</w:t>
      </w:r>
      <w:r w:rsidR="001F0B33">
        <w:rPr>
          <w:noProof/>
          <w:webHidden/>
        </w:rPr>
        <w:tab/>
      </w:r>
      <w:r w:rsidR="001F0B33">
        <w:rPr>
          <w:noProof/>
          <w:webHidden/>
        </w:rPr>
        <w:fldChar w:fldCharType="begin"/>
      </w:r>
      <w:r w:rsidR="001F0B33">
        <w:rPr>
          <w:noProof/>
          <w:webHidden/>
        </w:rPr>
        <w:instrText xml:space="preserve"> PAGEREF _Toc459569433 \h </w:instrText>
      </w:r>
      <w:r w:rsidR="001F0B33">
        <w:rPr>
          <w:noProof/>
          <w:webHidden/>
        </w:rPr>
      </w:r>
      <w:r w:rsidR="001F0B33">
        <w:rPr>
          <w:noProof/>
          <w:webHidden/>
        </w:rPr>
        <w:fldChar w:fldCharType="separate"/>
      </w:r>
      <w:ins w:id="3298" w:author="Dvonch, Curt               UTAS" w:date="2018-09-10T13:22:00Z">
        <w:r w:rsidR="000D7633">
          <w:rPr>
            <w:noProof/>
            <w:webHidden/>
          </w:rPr>
          <w:t>73</w:t>
        </w:r>
      </w:ins>
      <w:del w:id="3299" w:author="Dvonch, Curt               UTAS" w:date="2018-09-10T12:26:00Z">
        <w:r w:rsidR="00EA5B1D" w:rsidDel="00663E4A">
          <w:rPr>
            <w:noProof/>
            <w:webHidden/>
          </w:rPr>
          <w:delText>73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34" w:history="1">
        <w:r w:rsidR="001F0B33" w:rsidRPr="00BC74BB">
          <w:rPr>
            <w:rStyle w:val="Hyperlink"/>
            <w:noProof/>
          </w:rPr>
          <w:t>5.17.14.</w:t>
        </w:r>
        <w:r w:rsidR="001F0B33">
          <w:rPr>
            <w:rFonts w:asciiTheme="minorHAnsi" w:eastAsiaTheme="minorEastAsia" w:hAnsiTheme="minorHAnsi"/>
            <w:noProof/>
            <w:sz w:val="22"/>
            <w:szCs w:val="22"/>
          </w:rPr>
          <w:tab/>
        </w:r>
        <w:r w:rsidR="001F0B33" w:rsidRPr="00BC74BB">
          <w:rPr>
            <w:rStyle w:val="Hyperlink"/>
            <w:noProof/>
          </w:rPr>
          <w:t>Get Camera Command List</w:t>
        </w:r>
      </w:hyperlink>
      <w:r w:rsidR="001F0B33">
        <w:rPr>
          <w:rStyle w:val="Hyperlink"/>
          <w:noProof/>
        </w:rPr>
        <w:tab/>
      </w:r>
      <w:r>
        <w:fldChar w:fldCharType="begin"/>
      </w:r>
      <w:r>
        <w:instrText xml:space="preserve"> HYPERLINK \l "_Toc459569435" </w:instrText>
      </w:r>
      <w:r>
        <w:fldChar w:fldCharType="separate"/>
      </w:r>
      <w:r w:rsidR="001F0B33" w:rsidRPr="00BC74BB">
        <w:rPr>
          <w:rStyle w:val="Hyperlink"/>
          <w:rFonts w:cs="Times New Roman"/>
          <w:noProof/>
        </w:rPr>
        <w:t>CMDS? [</w:t>
      </w:r>
      <w:r w:rsidR="001F0B33" w:rsidRPr="00BC74BB">
        <w:rPr>
          <w:rStyle w:val="Hyperlink"/>
          <w:rFonts w:cs="Times New Roman"/>
          <w:i/>
          <w:noProof/>
        </w:rPr>
        <w:t>prefix</w:t>
      </w:r>
      <w:r w:rsidR="001F0B33" w:rsidRPr="00BC74BB">
        <w:rPr>
          <w:rStyle w:val="Hyperlink"/>
          <w:rFonts w:cs="Times New Roman"/>
          <w:noProof/>
        </w:rPr>
        <w:t>]</w:t>
      </w:r>
      <w:r w:rsidR="001F0B33">
        <w:rPr>
          <w:noProof/>
          <w:webHidden/>
        </w:rPr>
        <w:tab/>
      </w:r>
      <w:r w:rsidR="001F0B33">
        <w:rPr>
          <w:noProof/>
          <w:webHidden/>
        </w:rPr>
        <w:fldChar w:fldCharType="begin"/>
      </w:r>
      <w:r w:rsidR="001F0B33">
        <w:rPr>
          <w:noProof/>
          <w:webHidden/>
        </w:rPr>
        <w:instrText xml:space="preserve"> PAGEREF _Toc459569435 \h </w:instrText>
      </w:r>
      <w:r w:rsidR="001F0B33">
        <w:rPr>
          <w:noProof/>
          <w:webHidden/>
        </w:rPr>
      </w:r>
      <w:r w:rsidR="001F0B33">
        <w:rPr>
          <w:noProof/>
          <w:webHidden/>
        </w:rPr>
        <w:fldChar w:fldCharType="separate"/>
      </w:r>
      <w:ins w:id="3300" w:author="Dvonch, Curt               UTAS" w:date="2018-09-10T13:22:00Z">
        <w:r w:rsidR="000D7633">
          <w:rPr>
            <w:noProof/>
            <w:webHidden/>
          </w:rPr>
          <w:t>73</w:t>
        </w:r>
      </w:ins>
      <w:del w:id="3301" w:author="Dvonch, Curt               UTAS" w:date="2018-09-10T12:26:00Z">
        <w:r w:rsidR="00EA5B1D" w:rsidDel="00663E4A">
          <w:rPr>
            <w:noProof/>
            <w:webHidden/>
          </w:rPr>
          <w:delText>73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36" w:history="1">
        <w:r w:rsidR="001F0B33" w:rsidRPr="00BC74BB">
          <w:rPr>
            <w:rStyle w:val="Hyperlink"/>
            <w:noProof/>
          </w:rPr>
          <w:t>5.17.15.</w:t>
        </w:r>
        <w:r w:rsidR="001F0B33">
          <w:rPr>
            <w:rFonts w:asciiTheme="minorHAnsi" w:eastAsiaTheme="minorEastAsia" w:hAnsiTheme="minorHAnsi"/>
            <w:noProof/>
            <w:sz w:val="22"/>
            <w:szCs w:val="22"/>
          </w:rPr>
          <w:tab/>
        </w:r>
        <w:r w:rsidR="001F0B33" w:rsidRPr="00BC74BB">
          <w:rPr>
            <w:rStyle w:val="Hyperlink"/>
            <w:noProof/>
          </w:rPr>
          <w:t>Get Camera Command Description</w:t>
        </w:r>
      </w:hyperlink>
      <w:r w:rsidR="001F0B33">
        <w:rPr>
          <w:rStyle w:val="Hyperlink"/>
          <w:noProof/>
        </w:rPr>
        <w:tab/>
      </w:r>
      <w:r>
        <w:fldChar w:fldCharType="begin"/>
      </w:r>
      <w:r>
        <w:instrText xml:space="preserve"> HYPERLINK \l "_Toc459569437" </w:instrText>
      </w:r>
      <w:r>
        <w:fldChar w:fldCharType="separate"/>
      </w:r>
      <w:r w:rsidR="001F0B33" w:rsidRPr="00BC74BB">
        <w:rPr>
          <w:rStyle w:val="Hyperlink"/>
          <w:rFonts w:cs="Times New Roman"/>
          <w:noProof/>
        </w:rPr>
        <w:t xml:space="preserve">HELP? </w:t>
      </w:r>
      <w:r w:rsidR="001F0B33" w:rsidRPr="00BC74BB">
        <w:rPr>
          <w:rStyle w:val="Hyperlink"/>
          <w:rFonts w:cs="Times New Roman"/>
          <w:i/>
          <w:noProof/>
        </w:rPr>
        <w:t>command</w:t>
      </w:r>
      <w:r w:rsidR="001F0B33">
        <w:rPr>
          <w:noProof/>
          <w:webHidden/>
        </w:rPr>
        <w:tab/>
      </w:r>
      <w:r w:rsidR="001F0B33">
        <w:rPr>
          <w:noProof/>
          <w:webHidden/>
        </w:rPr>
        <w:fldChar w:fldCharType="begin"/>
      </w:r>
      <w:r w:rsidR="001F0B33">
        <w:rPr>
          <w:noProof/>
          <w:webHidden/>
        </w:rPr>
        <w:instrText xml:space="preserve"> PAGEREF _Toc459569437 \h </w:instrText>
      </w:r>
      <w:r w:rsidR="001F0B33">
        <w:rPr>
          <w:noProof/>
          <w:webHidden/>
        </w:rPr>
      </w:r>
      <w:r w:rsidR="001F0B33">
        <w:rPr>
          <w:noProof/>
          <w:webHidden/>
        </w:rPr>
        <w:fldChar w:fldCharType="separate"/>
      </w:r>
      <w:ins w:id="3302" w:author="Dvonch, Curt               UTAS" w:date="2018-09-10T13:22:00Z">
        <w:r w:rsidR="000D7633">
          <w:rPr>
            <w:noProof/>
            <w:webHidden/>
          </w:rPr>
          <w:t>74</w:t>
        </w:r>
      </w:ins>
      <w:del w:id="3303" w:author="Dvonch, Curt               UTAS" w:date="2018-09-10T12:26:00Z">
        <w:r w:rsidR="00EA5B1D" w:rsidDel="00663E4A">
          <w:rPr>
            <w:noProof/>
            <w:webHidden/>
          </w:rPr>
          <w:delText>74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39" w:history="1">
        <w:r w:rsidR="001F0B33" w:rsidRPr="00BC74BB">
          <w:rPr>
            <w:rStyle w:val="Hyperlink"/>
            <w:noProof/>
          </w:rPr>
          <w:t>5.17.17.</w:t>
        </w:r>
        <w:r w:rsidR="001F0B33">
          <w:rPr>
            <w:rFonts w:asciiTheme="minorHAnsi" w:eastAsiaTheme="minorEastAsia" w:hAnsiTheme="minorHAnsi"/>
            <w:noProof/>
            <w:sz w:val="22"/>
            <w:szCs w:val="22"/>
          </w:rPr>
          <w:tab/>
        </w:r>
        <w:r w:rsidR="001F0B33" w:rsidRPr="00BC74BB">
          <w:rPr>
            <w:rStyle w:val="Hyperlink"/>
            <w:noProof/>
          </w:rPr>
          <w:t>Reboot Camera</w:t>
        </w:r>
      </w:hyperlink>
      <w:r w:rsidR="001F0B33">
        <w:rPr>
          <w:rStyle w:val="Hyperlink"/>
          <w:noProof/>
        </w:rPr>
        <w:tab/>
      </w:r>
      <w:r>
        <w:fldChar w:fldCharType="begin"/>
      </w:r>
      <w:r>
        <w:instrText xml:space="preserve"> HYPERLINK \l "_Toc459569440" </w:instrText>
      </w:r>
      <w:r>
        <w:fldChar w:fldCharType="separate"/>
      </w:r>
      <w:r w:rsidR="001F0B33" w:rsidRPr="00BC74BB">
        <w:rPr>
          <w:rStyle w:val="Hyperlink"/>
          <w:rFonts w:cs="Times New Roman"/>
          <w:noProof/>
        </w:rPr>
        <w:t>REBOOT</w:t>
      </w:r>
      <w:r w:rsidR="001F0B33">
        <w:rPr>
          <w:noProof/>
          <w:webHidden/>
        </w:rPr>
        <w:tab/>
      </w:r>
      <w:r w:rsidR="001F0B33">
        <w:rPr>
          <w:noProof/>
          <w:webHidden/>
        </w:rPr>
        <w:fldChar w:fldCharType="begin"/>
      </w:r>
      <w:r w:rsidR="001F0B33">
        <w:rPr>
          <w:noProof/>
          <w:webHidden/>
        </w:rPr>
        <w:instrText xml:space="preserve"> PAGEREF _Toc459569440 \h </w:instrText>
      </w:r>
      <w:r w:rsidR="001F0B33">
        <w:rPr>
          <w:noProof/>
          <w:webHidden/>
        </w:rPr>
      </w:r>
      <w:r w:rsidR="001F0B33">
        <w:rPr>
          <w:noProof/>
          <w:webHidden/>
        </w:rPr>
        <w:fldChar w:fldCharType="separate"/>
      </w:r>
      <w:ins w:id="3304" w:author="Dvonch, Curt               UTAS" w:date="2018-09-10T13:22:00Z">
        <w:r w:rsidR="000D7633">
          <w:rPr>
            <w:noProof/>
            <w:webHidden/>
          </w:rPr>
          <w:t>76</w:t>
        </w:r>
      </w:ins>
      <w:del w:id="3305" w:author="Dvonch, Curt               UTAS" w:date="2018-09-10T12:26:00Z">
        <w:r w:rsidR="00EA5B1D" w:rsidDel="00663E4A">
          <w:rPr>
            <w:noProof/>
            <w:webHidden/>
          </w:rPr>
          <w:delText>76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41" w:history="1">
        <w:r w:rsidR="001F0B33" w:rsidRPr="00BC74BB">
          <w:rPr>
            <w:rStyle w:val="Hyperlink"/>
            <w:noProof/>
          </w:rPr>
          <w:t>5.17.18.</w:t>
        </w:r>
        <w:r w:rsidR="001F0B33">
          <w:rPr>
            <w:rFonts w:asciiTheme="minorHAnsi" w:eastAsiaTheme="minorEastAsia" w:hAnsiTheme="minorHAnsi"/>
            <w:noProof/>
            <w:sz w:val="22"/>
            <w:szCs w:val="22"/>
          </w:rPr>
          <w:tab/>
        </w:r>
        <w:r w:rsidR="001F0B33" w:rsidRPr="00BC74BB">
          <w:rPr>
            <w:rStyle w:val="Hyperlink"/>
            <w:noProof/>
          </w:rPr>
          <w:t>Set Power-Down Detect Flag</w:t>
        </w:r>
      </w:hyperlink>
      <w:r w:rsidR="001F0B33">
        <w:rPr>
          <w:rStyle w:val="Hyperlink"/>
          <w:noProof/>
        </w:rPr>
        <w:tab/>
      </w:r>
      <w:r>
        <w:fldChar w:fldCharType="begin"/>
      </w:r>
      <w:r>
        <w:instrText xml:space="preserve"> HYPERLINK \l "_Toc459569442" </w:instrText>
      </w:r>
      <w:r>
        <w:fldChar w:fldCharType="separate"/>
      </w:r>
      <w:r w:rsidR="001F0B33" w:rsidRPr="00BC74BB">
        <w:rPr>
          <w:rStyle w:val="Hyperlink"/>
          <w:rFonts w:cs="Times New Roman"/>
          <w:noProof/>
        </w:rPr>
        <w:t>PWRDWN</w:t>
      </w:r>
      <w:r w:rsidR="001F0B33">
        <w:rPr>
          <w:noProof/>
          <w:webHidden/>
        </w:rPr>
        <w:tab/>
      </w:r>
      <w:r w:rsidR="001F0B33">
        <w:rPr>
          <w:noProof/>
          <w:webHidden/>
        </w:rPr>
        <w:fldChar w:fldCharType="begin"/>
      </w:r>
      <w:r w:rsidR="001F0B33">
        <w:rPr>
          <w:noProof/>
          <w:webHidden/>
        </w:rPr>
        <w:instrText xml:space="preserve"> PAGEREF _Toc459569442 \h </w:instrText>
      </w:r>
      <w:r w:rsidR="001F0B33">
        <w:rPr>
          <w:noProof/>
          <w:webHidden/>
        </w:rPr>
      </w:r>
      <w:r w:rsidR="001F0B33">
        <w:rPr>
          <w:noProof/>
          <w:webHidden/>
        </w:rPr>
        <w:fldChar w:fldCharType="separate"/>
      </w:r>
      <w:ins w:id="3306" w:author="Dvonch, Curt               UTAS" w:date="2018-09-10T13:22:00Z">
        <w:r w:rsidR="000D7633">
          <w:rPr>
            <w:noProof/>
            <w:webHidden/>
          </w:rPr>
          <w:t>76</w:t>
        </w:r>
      </w:ins>
      <w:del w:id="3307" w:author="Dvonch, Curt               UTAS" w:date="2018-09-10T12:26:00Z">
        <w:r w:rsidR="00EA5B1D" w:rsidDel="00663E4A">
          <w:rPr>
            <w:noProof/>
            <w:webHidden/>
          </w:rPr>
          <w:delText>76</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43" w:history="1">
        <w:r w:rsidR="001F0B33" w:rsidRPr="00BC74BB">
          <w:rPr>
            <w:rStyle w:val="Hyperlink"/>
            <w:noProof/>
          </w:rPr>
          <w:t>5.17.19.</w:t>
        </w:r>
        <w:r w:rsidR="001F0B33">
          <w:rPr>
            <w:rFonts w:asciiTheme="minorHAnsi" w:eastAsiaTheme="minorEastAsia" w:hAnsiTheme="minorHAnsi"/>
            <w:noProof/>
            <w:sz w:val="22"/>
            <w:szCs w:val="22"/>
          </w:rPr>
          <w:tab/>
        </w:r>
        <w:r w:rsidR="001F0B33" w:rsidRPr="00BC74BB">
          <w:rPr>
            <w:rStyle w:val="Hyperlink"/>
            <w:noProof/>
          </w:rPr>
          <w:t>Get Power-Down Detect Flag</w:t>
        </w:r>
      </w:hyperlink>
      <w:r w:rsidR="001F0B33">
        <w:rPr>
          <w:rStyle w:val="Hyperlink"/>
          <w:noProof/>
        </w:rPr>
        <w:tab/>
      </w:r>
      <w:r>
        <w:fldChar w:fldCharType="begin"/>
      </w:r>
      <w:r>
        <w:instrText xml:space="preserve"> HYPERLINK \l "_Toc459569444" </w:instrText>
      </w:r>
      <w:r>
        <w:fldChar w:fldCharType="separate"/>
      </w:r>
      <w:r w:rsidR="001F0B33" w:rsidRPr="00BC74BB">
        <w:rPr>
          <w:rStyle w:val="Hyperlink"/>
          <w:rFonts w:cs="Times New Roman"/>
          <w:noProof/>
        </w:rPr>
        <w:t>PWRDWN?</w:t>
      </w:r>
      <w:r w:rsidR="001F0B33">
        <w:rPr>
          <w:noProof/>
          <w:webHidden/>
        </w:rPr>
        <w:tab/>
      </w:r>
      <w:r w:rsidR="001F0B33">
        <w:rPr>
          <w:noProof/>
          <w:webHidden/>
        </w:rPr>
        <w:fldChar w:fldCharType="begin"/>
      </w:r>
      <w:r w:rsidR="001F0B33">
        <w:rPr>
          <w:noProof/>
          <w:webHidden/>
        </w:rPr>
        <w:instrText xml:space="preserve"> PAGEREF _Toc459569444 \h </w:instrText>
      </w:r>
      <w:r w:rsidR="001F0B33">
        <w:rPr>
          <w:noProof/>
          <w:webHidden/>
        </w:rPr>
      </w:r>
      <w:r w:rsidR="001F0B33">
        <w:rPr>
          <w:noProof/>
          <w:webHidden/>
        </w:rPr>
        <w:fldChar w:fldCharType="separate"/>
      </w:r>
      <w:ins w:id="3308" w:author="Dvonch, Curt               UTAS" w:date="2018-09-10T13:22:00Z">
        <w:r w:rsidR="000D7633">
          <w:rPr>
            <w:noProof/>
            <w:webHidden/>
          </w:rPr>
          <w:t>77</w:t>
        </w:r>
      </w:ins>
      <w:del w:id="3309" w:author="Dvonch, Curt               UTAS" w:date="2018-09-10T12:26:00Z">
        <w:r w:rsidR="00EA5B1D" w:rsidDel="00663E4A">
          <w:rPr>
            <w:noProof/>
            <w:webHidden/>
          </w:rPr>
          <w:delText>77</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45" w:history="1">
        <w:r w:rsidR="001F0B33" w:rsidRPr="00BC74BB">
          <w:rPr>
            <w:rStyle w:val="Hyperlink"/>
            <w:noProof/>
          </w:rPr>
          <w:t>5.17.20.</w:t>
        </w:r>
        <w:r w:rsidR="001F0B33">
          <w:rPr>
            <w:rFonts w:asciiTheme="minorHAnsi" w:eastAsiaTheme="minorEastAsia" w:hAnsiTheme="minorHAnsi"/>
            <w:noProof/>
            <w:sz w:val="22"/>
            <w:szCs w:val="22"/>
          </w:rPr>
          <w:tab/>
        </w:r>
        <w:r w:rsidR="001F0B33" w:rsidRPr="00BC74BB">
          <w:rPr>
            <w:rStyle w:val="Hyperlink"/>
            <w:noProof/>
          </w:rPr>
          <w:t>Set LED State</w:t>
        </w:r>
      </w:hyperlink>
      <w:r w:rsidR="001F0B33">
        <w:rPr>
          <w:rStyle w:val="Hyperlink"/>
          <w:noProof/>
        </w:rPr>
        <w:tab/>
      </w:r>
      <w:r>
        <w:fldChar w:fldCharType="begin"/>
      </w:r>
      <w:r>
        <w:instrText xml:space="preserve"> HYPERLINK \l "_Toc459569446" </w:instrText>
      </w:r>
      <w:r>
        <w:fldChar w:fldCharType="separate"/>
      </w:r>
      <w:r w:rsidR="001F0B33" w:rsidRPr="00BC74BB">
        <w:rPr>
          <w:rStyle w:val="Hyperlink"/>
          <w:rFonts w:cs="Times New Roman"/>
          <w:noProof/>
        </w:rPr>
        <w:t>LED:ENABLE</w:t>
      </w:r>
      <w:r w:rsidR="001F0B33">
        <w:rPr>
          <w:noProof/>
          <w:webHidden/>
        </w:rPr>
        <w:tab/>
      </w:r>
      <w:r w:rsidR="001F0B33">
        <w:rPr>
          <w:noProof/>
          <w:webHidden/>
        </w:rPr>
        <w:fldChar w:fldCharType="begin"/>
      </w:r>
      <w:r w:rsidR="001F0B33">
        <w:rPr>
          <w:noProof/>
          <w:webHidden/>
        </w:rPr>
        <w:instrText xml:space="preserve"> PAGEREF _Toc459569446 \h </w:instrText>
      </w:r>
      <w:r w:rsidR="001F0B33">
        <w:rPr>
          <w:noProof/>
          <w:webHidden/>
        </w:rPr>
      </w:r>
      <w:r w:rsidR="001F0B33">
        <w:rPr>
          <w:noProof/>
          <w:webHidden/>
        </w:rPr>
        <w:fldChar w:fldCharType="separate"/>
      </w:r>
      <w:ins w:id="3310" w:author="Dvonch, Curt               UTAS" w:date="2018-09-10T13:22:00Z">
        <w:r w:rsidR="000D7633">
          <w:rPr>
            <w:noProof/>
            <w:webHidden/>
          </w:rPr>
          <w:t>77</w:t>
        </w:r>
      </w:ins>
      <w:del w:id="3311" w:author="Dvonch, Curt               UTAS" w:date="2018-09-10T12:26:00Z">
        <w:r w:rsidR="00EA5B1D" w:rsidDel="00663E4A">
          <w:rPr>
            <w:noProof/>
            <w:webHidden/>
          </w:rPr>
          <w:delText>77</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47" w:history="1">
        <w:r w:rsidR="001F0B33" w:rsidRPr="00BC74BB">
          <w:rPr>
            <w:rStyle w:val="Hyperlink"/>
            <w:noProof/>
          </w:rPr>
          <w:t>5.17.21.</w:t>
        </w:r>
        <w:r w:rsidR="001F0B33">
          <w:rPr>
            <w:rFonts w:asciiTheme="minorHAnsi" w:eastAsiaTheme="minorEastAsia" w:hAnsiTheme="minorHAnsi"/>
            <w:noProof/>
            <w:sz w:val="22"/>
            <w:szCs w:val="22"/>
          </w:rPr>
          <w:tab/>
        </w:r>
        <w:r w:rsidR="001F0B33" w:rsidRPr="00BC74BB">
          <w:rPr>
            <w:rStyle w:val="Hyperlink"/>
            <w:noProof/>
          </w:rPr>
          <w:t>Get LED State</w:t>
        </w:r>
      </w:hyperlink>
      <w:r w:rsidR="001F0B33">
        <w:rPr>
          <w:rStyle w:val="Hyperlink"/>
          <w:noProof/>
        </w:rPr>
        <w:tab/>
      </w:r>
      <w:r w:rsidR="00A10A63">
        <w:fldChar w:fldCharType="begin"/>
      </w:r>
      <w:r w:rsidR="00A10A63">
        <w:instrText xml:space="preserve"> HYPERLINK \l "_Toc459569448" </w:instrText>
      </w:r>
      <w:r w:rsidR="00A10A63">
        <w:fldChar w:fldCharType="separate"/>
      </w:r>
      <w:r w:rsidR="001F0B33" w:rsidRPr="00BC74BB">
        <w:rPr>
          <w:rStyle w:val="Hyperlink"/>
          <w:rFonts w:cs="Times New Roman"/>
          <w:noProof/>
        </w:rPr>
        <w:t>LED:ENABLE?</w:t>
      </w:r>
      <w:r w:rsidR="001F0B33">
        <w:rPr>
          <w:noProof/>
          <w:webHidden/>
        </w:rPr>
        <w:tab/>
      </w:r>
      <w:r w:rsidR="001F0B33">
        <w:rPr>
          <w:noProof/>
          <w:webHidden/>
        </w:rPr>
        <w:fldChar w:fldCharType="begin"/>
      </w:r>
      <w:r w:rsidR="001F0B33">
        <w:rPr>
          <w:noProof/>
          <w:webHidden/>
        </w:rPr>
        <w:instrText xml:space="preserve"> PAGEREF _Toc459569448 \h </w:instrText>
      </w:r>
      <w:r w:rsidR="001F0B33">
        <w:rPr>
          <w:noProof/>
          <w:webHidden/>
        </w:rPr>
      </w:r>
      <w:r w:rsidR="001F0B33">
        <w:rPr>
          <w:noProof/>
          <w:webHidden/>
        </w:rPr>
        <w:fldChar w:fldCharType="separate"/>
      </w:r>
      <w:ins w:id="3312" w:author="Dvonch, Curt               UTAS" w:date="2018-09-10T13:22:00Z">
        <w:r w:rsidR="000D7633">
          <w:rPr>
            <w:noProof/>
            <w:webHidden/>
          </w:rPr>
          <w:t>77</w:t>
        </w:r>
      </w:ins>
      <w:del w:id="3313" w:author="Dvonch, Curt               UTAS" w:date="2017-01-03T16:08:00Z">
        <w:r w:rsidR="00496297" w:rsidDel="00EA5B1D">
          <w:rPr>
            <w:noProof/>
            <w:webHidden/>
          </w:rPr>
          <w:delText>78</w:delText>
        </w:r>
      </w:del>
      <w:r w:rsidR="001F0B33">
        <w:rPr>
          <w:noProof/>
          <w:webHidden/>
        </w:rPr>
        <w:fldChar w:fldCharType="end"/>
      </w:r>
      <w:r w:rsidR="00A10A63">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49" w:history="1">
        <w:r w:rsidR="001F0B33" w:rsidRPr="00BC74BB">
          <w:rPr>
            <w:rStyle w:val="Hyperlink"/>
            <w:noProof/>
          </w:rPr>
          <w:t>5.18.1.</w:t>
        </w:r>
        <w:r w:rsidR="001F0B33">
          <w:rPr>
            <w:rFonts w:asciiTheme="minorHAnsi" w:eastAsiaTheme="minorEastAsia" w:hAnsiTheme="minorHAnsi"/>
            <w:noProof/>
            <w:sz w:val="22"/>
            <w:szCs w:val="22"/>
          </w:rPr>
          <w:tab/>
        </w:r>
        <w:r w:rsidR="001F0B33" w:rsidRPr="00BC74BB">
          <w:rPr>
            <w:rStyle w:val="Hyperlink"/>
            <w:noProof/>
          </w:rPr>
          <w:t>Set Binning Mode State</w:t>
        </w:r>
      </w:hyperlink>
      <w:r w:rsidR="001F0B33">
        <w:rPr>
          <w:rStyle w:val="Hyperlink"/>
          <w:noProof/>
        </w:rPr>
        <w:tab/>
      </w:r>
      <w:r>
        <w:fldChar w:fldCharType="begin"/>
      </w:r>
      <w:r>
        <w:instrText xml:space="preserve"> HYPERLINK \l "_Toc459569450" </w:instrText>
      </w:r>
      <w:r>
        <w:fldChar w:fldCharType="separate"/>
      </w:r>
      <w:r w:rsidR="001F0B33" w:rsidRPr="00BC74BB">
        <w:rPr>
          <w:rStyle w:val="Hyperlink"/>
          <w:rFonts w:cs="Times New Roman"/>
          <w:noProof/>
        </w:rPr>
        <w:t xml:space="preserve">BIN:ENABLE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_Toc459569450 \h </w:instrText>
      </w:r>
      <w:r w:rsidR="001F0B33">
        <w:rPr>
          <w:noProof/>
          <w:webHidden/>
        </w:rPr>
      </w:r>
      <w:r w:rsidR="001F0B33">
        <w:rPr>
          <w:noProof/>
          <w:webHidden/>
        </w:rPr>
        <w:fldChar w:fldCharType="separate"/>
      </w:r>
      <w:ins w:id="3314" w:author="Dvonch, Curt               UTAS" w:date="2018-09-10T13:22:00Z">
        <w:r w:rsidR="000D7633">
          <w:rPr>
            <w:noProof/>
            <w:webHidden/>
          </w:rPr>
          <w:t>78</w:t>
        </w:r>
      </w:ins>
      <w:del w:id="3315" w:author="Dvonch, Curt               UTAS" w:date="2018-09-10T12:26:00Z">
        <w:r w:rsidR="00EA5B1D" w:rsidDel="00663E4A">
          <w:rPr>
            <w:noProof/>
            <w:webHidden/>
          </w:rPr>
          <w:delText>78</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51" w:history="1">
        <w:r w:rsidR="001F0B33" w:rsidRPr="00BC74BB">
          <w:rPr>
            <w:rStyle w:val="Hyperlink"/>
            <w:noProof/>
          </w:rPr>
          <w:t>5.18.2.</w:t>
        </w:r>
        <w:r w:rsidR="001F0B33">
          <w:rPr>
            <w:rFonts w:asciiTheme="minorHAnsi" w:eastAsiaTheme="minorEastAsia" w:hAnsiTheme="minorHAnsi"/>
            <w:noProof/>
            <w:sz w:val="22"/>
            <w:szCs w:val="22"/>
          </w:rPr>
          <w:tab/>
        </w:r>
        <w:r w:rsidR="001F0B33" w:rsidRPr="00BC74BB">
          <w:rPr>
            <w:rStyle w:val="Hyperlink"/>
            <w:noProof/>
          </w:rPr>
          <w:t>Get Binning Mode State</w:t>
        </w:r>
      </w:hyperlink>
      <w:r w:rsidR="001F0B33">
        <w:rPr>
          <w:rStyle w:val="Hyperlink"/>
          <w:noProof/>
        </w:rPr>
        <w:tab/>
      </w:r>
      <w:r w:rsidR="00A10A63">
        <w:fldChar w:fldCharType="begin"/>
      </w:r>
      <w:r w:rsidR="00A10A63">
        <w:instrText xml:space="preserve"> HYPERLINK \l "_Toc459569452" </w:instrText>
      </w:r>
      <w:r w:rsidR="00A10A63">
        <w:fldChar w:fldCharType="separate"/>
      </w:r>
      <w:r w:rsidR="001F0B33" w:rsidRPr="00BC74BB">
        <w:rPr>
          <w:rStyle w:val="Hyperlink"/>
          <w:rFonts w:cs="Times New Roman"/>
          <w:noProof/>
        </w:rPr>
        <w:t>BIN:ENABLE?</w:t>
      </w:r>
      <w:r w:rsidR="001F0B33">
        <w:rPr>
          <w:noProof/>
          <w:webHidden/>
        </w:rPr>
        <w:tab/>
      </w:r>
      <w:r w:rsidR="001F0B33">
        <w:rPr>
          <w:noProof/>
          <w:webHidden/>
        </w:rPr>
        <w:fldChar w:fldCharType="begin"/>
      </w:r>
      <w:r w:rsidR="001F0B33">
        <w:rPr>
          <w:noProof/>
          <w:webHidden/>
        </w:rPr>
        <w:instrText xml:space="preserve"> PAGEREF _Toc459569452 \h </w:instrText>
      </w:r>
      <w:r w:rsidR="001F0B33">
        <w:rPr>
          <w:noProof/>
          <w:webHidden/>
        </w:rPr>
      </w:r>
      <w:r w:rsidR="001F0B33">
        <w:rPr>
          <w:noProof/>
          <w:webHidden/>
        </w:rPr>
        <w:fldChar w:fldCharType="separate"/>
      </w:r>
      <w:ins w:id="3316" w:author="Dvonch, Curt               UTAS" w:date="2018-09-10T13:22:00Z">
        <w:r w:rsidR="000D7633">
          <w:rPr>
            <w:noProof/>
            <w:webHidden/>
          </w:rPr>
          <w:t>78</w:t>
        </w:r>
      </w:ins>
      <w:del w:id="3317" w:author="Dvonch, Curt               UTAS" w:date="2017-01-03T16:08:00Z">
        <w:r w:rsidR="00496297" w:rsidDel="00EA5B1D">
          <w:rPr>
            <w:noProof/>
            <w:webHidden/>
          </w:rPr>
          <w:delText>79</w:delText>
        </w:r>
      </w:del>
      <w:r w:rsidR="001F0B33">
        <w:rPr>
          <w:noProof/>
          <w:webHidden/>
        </w:rPr>
        <w:fldChar w:fldCharType="end"/>
      </w:r>
      <w:r w:rsidR="00A10A63">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53" w:history="1">
        <w:r w:rsidR="001F0B33" w:rsidRPr="00BC74BB">
          <w:rPr>
            <w:rStyle w:val="Hyperlink"/>
            <w:noProof/>
          </w:rPr>
          <w:t>5.19.1.</w:t>
        </w:r>
        <w:r w:rsidR="001F0B33">
          <w:rPr>
            <w:rFonts w:asciiTheme="minorHAnsi" w:eastAsiaTheme="minorEastAsia" w:hAnsiTheme="minorHAnsi"/>
            <w:noProof/>
            <w:sz w:val="22"/>
            <w:szCs w:val="22"/>
          </w:rPr>
          <w:tab/>
        </w:r>
        <w:r w:rsidR="001F0B33" w:rsidRPr="00BC74BB">
          <w:rPr>
            <w:rStyle w:val="Hyperlink"/>
            <w:noProof/>
          </w:rPr>
          <w:t>Set Test Pattern State</w:t>
        </w:r>
      </w:hyperlink>
      <w:r w:rsidR="001F0B33">
        <w:rPr>
          <w:rStyle w:val="Hyperlink"/>
          <w:noProof/>
        </w:rPr>
        <w:tab/>
      </w:r>
      <w:r>
        <w:fldChar w:fldCharType="begin"/>
      </w:r>
      <w:r>
        <w:instrText xml:space="preserve"> HYPERLINK \l "_Toc459569454" </w:instrText>
      </w:r>
      <w:r>
        <w:fldChar w:fldCharType="separate"/>
      </w:r>
      <w:r w:rsidR="001F0B33" w:rsidRPr="00BC74BB">
        <w:rPr>
          <w:rStyle w:val="Hyperlink"/>
          <w:rFonts w:cs="Times New Roman"/>
          <w:noProof/>
        </w:rPr>
        <w:t xml:space="preserve">TESTPAT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_Toc459569454 \h </w:instrText>
      </w:r>
      <w:r w:rsidR="001F0B33">
        <w:rPr>
          <w:noProof/>
          <w:webHidden/>
        </w:rPr>
      </w:r>
      <w:r w:rsidR="001F0B33">
        <w:rPr>
          <w:noProof/>
          <w:webHidden/>
        </w:rPr>
        <w:fldChar w:fldCharType="separate"/>
      </w:r>
      <w:ins w:id="3318" w:author="Dvonch, Curt               UTAS" w:date="2018-09-10T13:22:00Z">
        <w:r w:rsidR="000D7633">
          <w:rPr>
            <w:noProof/>
            <w:webHidden/>
          </w:rPr>
          <w:t>79</w:t>
        </w:r>
      </w:ins>
      <w:del w:id="3319" w:author="Dvonch, Curt               UTAS" w:date="2018-09-10T12:26:00Z">
        <w:r w:rsidR="00EA5B1D" w:rsidDel="00663E4A">
          <w:rPr>
            <w:noProof/>
            <w:webHidden/>
          </w:rPr>
          <w:delText>79</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55" w:history="1">
        <w:r w:rsidR="001F0B33" w:rsidRPr="00BC74BB">
          <w:rPr>
            <w:rStyle w:val="Hyperlink"/>
            <w:noProof/>
          </w:rPr>
          <w:t>5.19.2.</w:t>
        </w:r>
        <w:r w:rsidR="001F0B33">
          <w:rPr>
            <w:rFonts w:asciiTheme="minorHAnsi" w:eastAsiaTheme="minorEastAsia" w:hAnsiTheme="minorHAnsi"/>
            <w:noProof/>
            <w:sz w:val="22"/>
            <w:szCs w:val="22"/>
          </w:rPr>
          <w:tab/>
        </w:r>
        <w:r w:rsidR="001F0B33" w:rsidRPr="00BC74BB">
          <w:rPr>
            <w:rStyle w:val="Hyperlink"/>
            <w:noProof/>
          </w:rPr>
          <w:t>Get Test Pattern State</w:t>
        </w:r>
      </w:hyperlink>
      <w:r w:rsidR="001F0B33">
        <w:rPr>
          <w:rStyle w:val="Hyperlink"/>
          <w:noProof/>
        </w:rPr>
        <w:tab/>
      </w:r>
      <w:r>
        <w:fldChar w:fldCharType="begin"/>
      </w:r>
      <w:r>
        <w:instrText xml:space="preserve"> HYPERLINK \l "_Toc459569456" </w:instrText>
      </w:r>
      <w:r>
        <w:fldChar w:fldCharType="separate"/>
      </w:r>
      <w:r w:rsidR="001F0B33" w:rsidRPr="00BC74BB">
        <w:rPr>
          <w:rStyle w:val="Hyperlink"/>
          <w:rFonts w:cs="Times New Roman"/>
          <w:noProof/>
        </w:rPr>
        <w:t>TESTPAT?</w:t>
      </w:r>
      <w:r w:rsidR="001F0B33">
        <w:rPr>
          <w:noProof/>
          <w:webHidden/>
        </w:rPr>
        <w:tab/>
      </w:r>
      <w:r w:rsidR="001F0B33">
        <w:rPr>
          <w:noProof/>
          <w:webHidden/>
        </w:rPr>
        <w:fldChar w:fldCharType="begin"/>
      </w:r>
      <w:r w:rsidR="001F0B33">
        <w:rPr>
          <w:noProof/>
          <w:webHidden/>
        </w:rPr>
        <w:instrText xml:space="preserve"> PAGEREF _Toc459569456 \h </w:instrText>
      </w:r>
      <w:r w:rsidR="001F0B33">
        <w:rPr>
          <w:noProof/>
          <w:webHidden/>
        </w:rPr>
      </w:r>
      <w:r w:rsidR="001F0B33">
        <w:rPr>
          <w:noProof/>
          <w:webHidden/>
        </w:rPr>
        <w:fldChar w:fldCharType="separate"/>
      </w:r>
      <w:ins w:id="3320" w:author="Dvonch, Curt               UTAS" w:date="2018-09-10T13:22:00Z">
        <w:r w:rsidR="000D7633">
          <w:rPr>
            <w:noProof/>
            <w:webHidden/>
          </w:rPr>
          <w:t>80</w:t>
        </w:r>
      </w:ins>
      <w:del w:id="3321" w:author="Dvonch, Curt               UTAS" w:date="2018-09-10T12:26:00Z">
        <w:r w:rsidR="00EA5B1D" w:rsidDel="00663E4A">
          <w:rPr>
            <w:noProof/>
            <w:webHidden/>
          </w:rPr>
          <w:delText>80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57" w:history="1">
        <w:r w:rsidR="001F0B33" w:rsidRPr="00BC74BB">
          <w:rPr>
            <w:rStyle w:val="Hyperlink"/>
            <w:noProof/>
          </w:rPr>
          <w:t>5.19.3.</w:t>
        </w:r>
        <w:r w:rsidR="001F0B33">
          <w:rPr>
            <w:rFonts w:asciiTheme="minorHAnsi" w:eastAsiaTheme="minorEastAsia" w:hAnsiTheme="minorHAnsi"/>
            <w:noProof/>
            <w:sz w:val="22"/>
            <w:szCs w:val="22"/>
          </w:rPr>
          <w:tab/>
        </w:r>
        <w:r w:rsidR="001F0B33" w:rsidRPr="00BC74BB">
          <w:rPr>
            <w:rStyle w:val="Hyperlink"/>
            <w:noProof/>
          </w:rPr>
          <w:t>Set Frame Stamp</w:t>
        </w:r>
      </w:hyperlink>
      <w:r w:rsidR="001F0B33">
        <w:rPr>
          <w:rStyle w:val="Hyperlink"/>
          <w:noProof/>
        </w:rPr>
        <w:tab/>
      </w:r>
      <w:r>
        <w:fldChar w:fldCharType="begin"/>
      </w:r>
      <w:r>
        <w:instrText xml:space="preserve"> HYPERLINK \l "_Toc459569458" </w:instrText>
      </w:r>
      <w:r>
        <w:fldChar w:fldCharType="separate"/>
      </w:r>
      <w:r w:rsidR="001F0B33" w:rsidRPr="00BC74BB">
        <w:rPr>
          <w:rStyle w:val="Hyperlink"/>
          <w:rFonts w:cs="Times New Roman"/>
          <w:noProof/>
        </w:rPr>
        <w:t xml:space="preserve">FRAME:STAMP </w:t>
      </w:r>
      <w:r w:rsidR="001F0B33" w:rsidRPr="00BC74BB">
        <w:rPr>
          <w:rStyle w:val="Hyperlink"/>
          <w:rFonts w:cs="Times New Roman"/>
          <w:i/>
          <w:noProof/>
        </w:rPr>
        <w:t>state</w:t>
      </w:r>
      <w:r w:rsidR="001F0B33">
        <w:rPr>
          <w:noProof/>
          <w:webHidden/>
        </w:rPr>
        <w:tab/>
      </w:r>
      <w:r w:rsidR="001F0B33">
        <w:rPr>
          <w:noProof/>
          <w:webHidden/>
        </w:rPr>
        <w:fldChar w:fldCharType="begin"/>
      </w:r>
      <w:r w:rsidR="001F0B33">
        <w:rPr>
          <w:noProof/>
          <w:webHidden/>
        </w:rPr>
        <w:instrText xml:space="preserve"> PAGEREF _Toc459569458 \h </w:instrText>
      </w:r>
      <w:r w:rsidR="001F0B33">
        <w:rPr>
          <w:noProof/>
          <w:webHidden/>
        </w:rPr>
      </w:r>
      <w:r w:rsidR="001F0B33">
        <w:rPr>
          <w:noProof/>
          <w:webHidden/>
        </w:rPr>
        <w:fldChar w:fldCharType="separate"/>
      </w:r>
      <w:ins w:id="3322" w:author="Dvonch, Curt               UTAS" w:date="2018-09-10T13:22:00Z">
        <w:r w:rsidR="000D7633">
          <w:rPr>
            <w:noProof/>
            <w:webHidden/>
          </w:rPr>
          <w:t>80</w:t>
        </w:r>
      </w:ins>
      <w:del w:id="3323" w:author="Dvonch, Curt               UTAS" w:date="2018-09-10T12:26:00Z">
        <w:r w:rsidR="00EA5B1D" w:rsidDel="00663E4A">
          <w:rPr>
            <w:noProof/>
            <w:webHidden/>
          </w:rPr>
          <w:delText>80</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59" w:history="1">
        <w:r w:rsidR="001F0B33" w:rsidRPr="00BC74BB">
          <w:rPr>
            <w:rStyle w:val="Hyperlink"/>
            <w:noProof/>
          </w:rPr>
          <w:t>5.19.4.</w:t>
        </w:r>
        <w:r w:rsidR="001F0B33">
          <w:rPr>
            <w:rFonts w:asciiTheme="minorHAnsi" w:eastAsiaTheme="minorEastAsia" w:hAnsiTheme="minorHAnsi"/>
            <w:noProof/>
            <w:sz w:val="22"/>
            <w:szCs w:val="22"/>
          </w:rPr>
          <w:tab/>
        </w:r>
        <w:r w:rsidR="001F0B33" w:rsidRPr="00BC74BB">
          <w:rPr>
            <w:rStyle w:val="Hyperlink"/>
            <w:noProof/>
          </w:rPr>
          <w:t>Get Frame Stamp State</w:t>
        </w:r>
      </w:hyperlink>
      <w:r w:rsidR="001F0B33">
        <w:rPr>
          <w:rStyle w:val="Hyperlink"/>
          <w:noProof/>
        </w:rPr>
        <w:tab/>
      </w:r>
      <w:r w:rsidR="00A10A63">
        <w:fldChar w:fldCharType="begin"/>
      </w:r>
      <w:r w:rsidR="00A10A63">
        <w:instrText xml:space="preserve"> HYPERLINK \l "_Toc459569460" </w:instrText>
      </w:r>
      <w:r w:rsidR="00A10A63">
        <w:fldChar w:fldCharType="separate"/>
      </w:r>
      <w:r w:rsidR="001F0B33" w:rsidRPr="00BC74BB">
        <w:rPr>
          <w:rStyle w:val="Hyperlink"/>
          <w:rFonts w:cs="Times New Roman"/>
          <w:noProof/>
        </w:rPr>
        <w:t>FRAME:STAMP?</w:t>
      </w:r>
      <w:r w:rsidR="001F0B33">
        <w:rPr>
          <w:noProof/>
          <w:webHidden/>
        </w:rPr>
        <w:tab/>
      </w:r>
      <w:r w:rsidR="001F0B33">
        <w:rPr>
          <w:noProof/>
          <w:webHidden/>
        </w:rPr>
        <w:fldChar w:fldCharType="begin"/>
      </w:r>
      <w:r w:rsidR="001F0B33">
        <w:rPr>
          <w:noProof/>
          <w:webHidden/>
        </w:rPr>
        <w:instrText xml:space="preserve"> PAGEREF _Toc459569460 \h </w:instrText>
      </w:r>
      <w:r w:rsidR="001F0B33">
        <w:rPr>
          <w:noProof/>
          <w:webHidden/>
        </w:rPr>
      </w:r>
      <w:r w:rsidR="001F0B33">
        <w:rPr>
          <w:noProof/>
          <w:webHidden/>
        </w:rPr>
        <w:fldChar w:fldCharType="separate"/>
      </w:r>
      <w:ins w:id="3324" w:author="Dvonch, Curt               UTAS" w:date="2018-09-10T13:22:00Z">
        <w:r w:rsidR="000D7633">
          <w:rPr>
            <w:noProof/>
            <w:webHidden/>
          </w:rPr>
          <w:t>80</w:t>
        </w:r>
      </w:ins>
      <w:del w:id="3325" w:author="Dvonch, Curt               UTAS" w:date="2017-01-03T16:08:00Z">
        <w:r w:rsidR="00496297" w:rsidDel="00EA5B1D">
          <w:rPr>
            <w:noProof/>
            <w:webHidden/>
          </w:rPr>
          <w:delText>81</w:delText>
        </w:r>
      </w:del>
      <w:r w:rsidR="001F0B33">
        <w:rPr>
          <w:noProof/>
          <w:webHidden/>
        </w:rPr>
        <w:fldChar w:fldCharType="end"/>
      </w:r>
      <w:r w:rsidR="00A10A63">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61" w:history="1">
        <w:r w:rsidR="001F0B33" w:rsidRPr="00BC74BB">
          <w:rPr>
            <w:rStyle w:val="Hyperlink"/>
            <w:noProof/>
          </w:rPr>
          <w:t>5.19.5.</w:t>
        </w:r>
        <w:r w:rsidR="001F0B33">
          <w:rPr>
            <w:rFonts w:asciiTheme="minorHAnsi" w:eastAsiaTheme="minorEastAsia" w:hAnsiTheme="minorHAnsi"/>
            <w:noProof/>
            <w:sz w:val="22"/>
            <w:szCs w:val="22"/>
          </w:rPr>
          <w:tab/>
        </w:r>
        <w:r w:rsidR="001F0B33" w:rsidRPr="00BC74BB">
          <w:rPr>
            <w:rStyle w:val="Hyperlink"/>
            <w:noProof/>
          </w:rPr>
          <w:t>Get Frame Stamp Count</w:t>
        </w:r>
      </w:hyperlink>
      <w:r w:rsidR="001F0B33">
        <w:rPr>
          <w:rStyle w:val="Hyperlink"/>
          <w:noProof/>
        </w:rPr>
        <w:tab/>
      </w:r>
      <w:r>
        <w:fldChar w:fldCharType="begin"/>
      </w:r>
      <w:r>
        <w:instrText xml:space="preserve"> HYPERLINK \l "_Toc459569462" </w:instrText>
      </w:r>
      <w:r>
        <w:fldChar w:fldCharType="separate"/>
      </w:r>
      <w:r w:rsidR="001F0B33" w:rsidRPr="00BC74BB">
        <w:rPr>
          <w:rStyle w:val="Hyperlink"/>
          <w:rFonts w:cs="Times New Roman"/>
          <w:noProof/>
        </w:rPr>
        <w:t>FRAME:STAMP:COUNT?</w:t>
      </w:r>
      <w:r w:rsidR="001F0B33">
        <w:rPr>
          <w:noProof/>
          <w:webHidden/>
        </w:rPr>
        <w:tab/>
      </w:r>
      <w:r w:rsidR="001F0B33">
        <w:rPr>
          <w:noProof/>
          <w:webHidden/>
        </w:rPr>
        <w:fldChar w:fldCharType="begin"/>
      </w:r>
      <w:r w:rsidR="001F0B33">
        <w:rPr>
          <w:noProof/>
          <w:webHidden/>
        </w:rPr>
        <w:instrText xml:space="preserve"> PAGEREF _Toc459569462 \h </w:instrText>
      </w:r>
      <w:r w:rsidR="001F0B33">
        <w:rPr>
          <w:noProof/>
          <w:webHidden/>
        </w:rPr>
      </w:r>
      <w:r w:rsidR="001F0B33">
        <w:rPr>
          <w:noProof/>
          <w:webHidden/>
        </w:rPr>
        <w:fldChar w:fldCharType="separate"/>
      </w:r>
      <w:ins w:id="3326" w:author="Dvonch, Curt               UTAS" w:date="2018-09-10T13:22:00Z">
        <w:r w:rsidR="000D7633">
          <w:rPr>
            <w:noProof/>
            <w:webHidden/>
          </w:rPr>
          <w:t>81</w:t>
        </w:r>
      </w:ins>
      <w:del w:id="3327" w:author="Dvonch, Curt               UTAS" w:date="2018-09-10T12:26:00Z">
        <w:r w:rsidR="00EA5B1D" w:rsidDel="00663E4A">
          <w:rPr>
            <w:noProof/>
            <w:webHidden/>
          </w:rPr>
          <w:delText>81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63" w:history="1">
        <w:r w:rsidR="001F0B33" w:rsidRPr="00BC74BB">
          <w:rPr>
            <w:rStyle w:val="Hyperlink"/>
            <w:noProof/>
          </w:rPr>
          <w:t>5.20.1.</w:t>
        </w:r>
        <w:r w:rsidR="001F0B33">
          <w:rPr>
            <w:rFonts w:asciiTheme="minorHAnsi" w:eastAsiaTheme="minorEastAsia" w:hAnsiTheme="minorHAnsi"/>
            <w:noProof/>
            <w:sz w:val="22"/>
            <w:szCs w:val="22"/>
          </w:rPr>
          <w:tab/>
        </w:r>
        <w:r w:rsidR="001F0B33" w:rsidRPr="00BC74BB">
          <w:rPr>
            <w:rStyle w:val="Hyperlink"/>
            <w:noProof/>
          </w:rPr>
          <w:t>Play Macro Command</w:t>
        </w:r>
      </w:hyperlink>
      <w:r w:rsidR="001F0B33">
        <w:rPr>
          <w:rStyle w:val="Hyperlink"/>
          <w:noProof/>
        </w:rPr>
        <w:tab/>
      </w:r>
      <w:r>
        <w:fldChar w:fldCharType="begin"/>
      </w:r>
      <w:r>
        <w:instrText xml:space="preserve"> HYPERLINK \l "_Toc459569464" </w:instrText>
      </w:r>
      <w:r>
        <w:fldChar w:fldCharType="separate"/>
      </w:r>
      <w:r w:rsidR="001F0B33" w:rsidRPr="00BC74BB">
        <w:rPr>
          <w:rStyle w:val="Hyperlink"/>
          <w:rFonts w:cs="Times New Roman"/>
          <w:noProof/>
        </w:rPr>
        <w:t xml:space="preserve">MACRO:PLAY </w:t>
      </w:r>
      <w:r w:rsidR="001F0B33">
        <w:rPr>
          <w:rStyle w:val="Hyperlink"/>
          <w:rFonts w:cs="Times New Roman"/>
          <w:i/>
          <w:noProof/>
        </w:rPr>
        <w:t>macro_echo</w:t>
      </w:r>
      <w:r w:rsidR="001F0B33">
        <w:rPr>
          <w:rStyle w:val="Hyperlink"/>
          <w:rFonts w:cs="Times New Roman"/>
          <w:i/>
          <w:noProof/>
        </w:rPr>
        <w:tab/>
      </w:r>
      <w:r w:rsidR="001F0B33">
        <w:rPr>
          <w:noProof/>
          <w:webHidden/>
        </w:rPr>
        <w:fldChar w:fldCharType="begin"/>
      </w:r>
      <w:r w:rsidR="001F0B33">
        <w:rPr>
          <w:noProof/>
          <w:webHidden/>
        </w:rPr>
        <w:instrText xml:space="preserve"> PAGEREF _Toc459569464 \h </w:instrText>
      </w:r>
      <w:r w:rsidR="001F0B33">
        <w:rPr>
          <w:noProof/>
          <w:webHidden/>
        </w:rPr>
      </w:r>
      <w:r w:rsidR="001F0B33">
        <w:rPr>
          <w:noProof/>
          <w:webHidden/>
        </w:rPr>
        <w:fldChar w:fldCharType="separate"/>
      </w:r>
      <w:ins w:id="3328" w:author="Dvonch, Curt               UTAS" w:date="2018-09-10T13:22:00Z">
        <w:r w:rsidR="000D7633">
          <w:rPr>
            <w:noProof/>
            <w:webHidden/>
          </w:rPr>
          <w:t>81</w:t>
        </w:r>
      </w:ins>
      <w:del w:id="3329" w:author="Dvonch, Curt               UTAS" w:date="2018-09-10T12:26:00Z">
        <w:r w:rsidR="00EA5B1D" w:rsidDel="00663E4A">
          <w:rPr>
            <w:noProof/>
            <w:webHidden/>
          </w:rPr>
          <w:delText>81</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65" w:history="1">
        <w:r w:rsidR="001F0B33" w:rsidRPr="00BC74BB">
          <w:rPr>
            <w:rStyle w:val="Hyperlink"/>
            <w:noProof/>
          </w:rPr>
          <w:t>5.21.1.</w:t>
        </w:r>
        <w:r w:rsidR="001F0B33">
          <w:rPr>
            <w:rFonts w:asciiTheme="minorHAnsi" w:eastAsiaTheme="minorEastAsia" w:hAnsiTheme="minorHAnsi"/>
            <w:noProof/>
            <w:sz w:val="22"/>
            <w:szCs w:val="22"/>
          </w:rPr>
          <w:tab/>
        </w:r>
        <w:r w:rsidR="001F0B33" w:rsidRPr="00BC74BB">
          <w:rPr>
            <w:rStyle w:val="Hyperlink"/>
            <w:noProof/>
          </w:rPr>
          <w:t>Set Window Column Start Number</w:t>
        </w:r>
      </w:hyperlink>
      <w:r w:rsidR="001F0B33">
        <w:rPr>
          <w:rStyle w:val="Hyperlink"/>
          <w:noProof/>
        </w:rPr>
        <w:tab/>
      </w:r>
      <w:r>
        <w:fldChar w:fldCharType="begin"/>
      </w:r>
      <w:r>
        <w:instrText xml:space="preserve"> HYPERLINK \l "_Toc459569466" </w:instrText>
      </w:r>
      <w:r>
        <w:fldChar w:fldCharType="separate"/>
      </w:r>
      <w:r w:rsidR="001F0B33" w:rsidRPr="00BC74BB">
        <w:rPr>
          <w:rStyle w:val="Hyperlink"/>
          <w:rFonts w:cs="Times New Roman"/>
          <w:noProof/>
        </w:rPr>
        <w:t xml:space="preserve">WIN:COL:START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_Toc459569466 \h </w:instrText>
      </w:r>
      <w:r w:rsidR="001F0B33">
        <w:rPr>
          <w:noProof/>
          <w:webHidden/>
        </w:rPr>
      </w:r>
      <w:r w:rsidR="001F0B33">
        <w:rPr>
          <w:noProof/>
          <w:webHidden/>
        </w:rPr>
        <w:fldChar w:fldCharType="separate"/>
      </w:r>
      <w:ins w:id="3330" w:author="Dvonch, Curt               UTAS" w:date="2018-09-10T13:22:00Z">
        <w:r w:rsidR="000D7633">
          <w:rPr>
            <w:noProof/>
            <w:webHidden/>
          </w:rPr>
          <w:t>82</w:t>
        </w:r>
      </w:ins>
      <w:del w:id="3331" w:author="Dvonch, Curt               UTAS" w:date="2018-09-10T12:26:00Z">
        <w:r w:rsidR="00EA5B1D" w:rsidDel="00663E4A">
          <w:rPr>
            <w:noProof/>
            <w:webHidden/>
          </w:rPr>
          <w:delText>82</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67" w:history="1">
        <w:r w:rsidR="001F0B33" w:rsidRPr="00BC74BB">
          <w:rPr>
            <w:rStyle w:val="Hyperlink"/>
            <w:noProof/>
          </w:rPr>
          <w:t>5.21.2.</w:t>
        </w:r>
        <w:r w:rsidR="001F0B33">
          <w:rPr>
            <w:rFonts w:asciiTheme="minorHAnsi" w:eastAsiaTheme="minorEastAsia" w:hAnsiTheme="minorHAnsi"/>
            <w:noProof/>
            <w:sz w:val="22"/>
            <w:szCs w:val="22"/>
          </w:rPr>
          <w:tab/>
        </w:r>
        <w:r w:rsidR="001F0B33" w:rsidRPr="00BC74BB">
          <w:rPr>
            <w:rStyle w:val="Hyperlink"/>
            <w:noProof/>
          </w:rPr>
          <w:t>Get Window Column Start Number</w:t>
        </w:r>
      </w:hyperlink>
      <w:r w:rsidR="001F0B33">
        <w:rPr>
          <w:rStyle w:val="Hyperlink"/>
          <w:noProof/>
        </w:rPr>
        <w:tab/>
      </w:r>
      <w:r>
        <w:fldChar w:fldCharType="begin"/>
      </w:r>
      <w:r>
        <w:instrText xml:space="preserve"> HYPERLINK \l "_Toc459569468" </w:instrText>
      </w:r>
      <w:r>
        <w:fldChar w:fldCharType="separate"/>
      </w:r>
      <w:r w:rsidR="001F0B33" w:rsidRPr="00BC74BB">
        <w:rPr>
          <w:rStyle w:val="Hyperlink"/>
          <w:rFonts w:cs="Times New Roman"/>
          <w:noProof/>
        </w:rPr>
        <w:t>WIN:COL:START?</w:t>
      </w:r>
      <w:r w:rsidR="001F0B33">
        <w:rPr>
          <w:noProof/>
          <w:webHidden/>
        </w:rPr>
        <w:tab/>
      </w:r>
      <w:r w:rsidR="001F0B33">
        <w:rPr>
          <w:noProof/>
          <w:webHidden/>
        </w:rPr>
        <w:fldChar w:fldCharType="begin"/>
      </w:r>
      <w:r w:rsidR="001F0B33">
        <w:rPr>
          <w:noProof/>
          <w:webHidden/>
        </w:rPr>
        <w:instrText xml:space="preserve"> PAGEREF _Toc459569468 \h </w:instrText>
      </w:r>
      <w:r w:rsidR="001F0B33">
        <w:rPr>
          <w:noProof/>
          <w:webHidden/>
        </w:rPr>
      </w:r>
      <w:r w:rsidR="001F0B33">
        <w:rPr>
          <w:noProof/>
          <w:webHidden/>
        </w:rPr>
        <w:fldChar w:fldCharType="separate"/>
      </w:r>
      <w:ins w:id="3332" w:author="Dvonch, Curt               UTAS" w:date="2018-09-10T13:22:00Z">
        <w:r w:rsidR="000D7633">
          <w:rPr>
            <w:noProof/>
            <w:webHidden/>
          </w:rPr>
          <w:t>83</w:t>
        </w:r>
      </w:ins>
      <w:del w:id="3333" w:author="Dvonch, Curt               UTAS" w:date="2018-09-10T12:26:00Z">
        <w:r w:rsidR="00EA5B1D" w:rsidDel="00663E4A">
          <w:rPr>
            <w:noProof/>
            <w:webHidden/>
          </w:rPr>
          <w:delText>83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69" w:history="1">
        <w:r w:rsidR="001F0B33" w:rsidRPr="00BC74BB">
          <w:rPr>
            <w:rStyle w:val="Hyperlink"/>
            <w:noProof/>
          </w:rPr>
          <w:t>5.21.3.</w:t>
        </w:r>
        <w:r w:rsidR="001F0B33">
          <w:rPr>
            <w:rFonts w:asciiTheme="minorHAnsi" w:eastAsiaTheme="minorEastAsia" w:hAnsiTheme="minorHAnsi"/>
            <w:noProof/>
            <w:sz w:val="22"/>
            <w:szCs w:val="22"/>
          </w:rPr>
          <w:tab/>
        </w:r>
        <w:r w:rsidR="001F0B33" w:rsidRPr="00BC74BB">
          <w:rPr>
            <w:rStyle w:val="Hyperlink"/>
            <w:noProof/>
          </w:rPr>
          <w:t>Set Window Column Stop Number</w:t>
        </w:r>
      </w:hyperlink>
      <w:r w:rsidR="001F0B33">
        <w:rPr>
          <w:rStyle w:val="Hyperlink"/>
          <w:noProof/>
        </w:rPr>
        <w:tab/>
      </w:r>
      <w:r>
        <w:fldChar w:fldCharType="begin"/>
      </w:r>
      <w:r>
        <w:instrText xml:space="preserve"> HYPERLINK \l "_Toc459569470" </w:instrText>
      </w:r>
      <w:r>
        <w:fldChar w:fldCharType="separate"/>
      </w:r>
      <w:r w:rsidR="001F0B33" w:rsidRPr="00BC74BB">
        <w:rPr>
          <w:rStyle w:val="Hyperlink"/>
          <w:rFonts w:cs="Times New Roman"/>
          <w:noProof/>
        </w:rPr>
        <w:t xml:space="preserve">WIN:COL:STOP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_Toc459569470 \h </w:instrText>
      </w:r>
      <w:r w:rsidR="001F0B33">
        <w:rPr>
          <w:noProof/>
          <w:webHidden/>
        </w:rPr>
      </w:r>
      <w:r w:rsidR="001F0B33">
        <w:rPr>
          <w:noProof/>
          <w:webHidden/>
        </w:rPr>
        <w:fldChar w:fldCharType="separate"/>
      </w:r>
      <w:ins w:id="3334" w:author="Dvonch, Curt               UTAS" w:date="2018-09-10T13:22:00Z">
        <w:r w:rsidR="000D7633">
          <w:rPr>
            <w:noProof/>
            <w:webHidden/>
          </w:rPr>
          <w:t>83</w:t>
        </w:r>
      </w:ins>
      <w:del w:id="3335" w:author="Dvonch, Curt               UTAS" w:date="2018-09-10T12:27:00Z">
        <w:r w:rsidR="00EA5B1D" w:rsidDel="00663E4A">
          <w:rPr>
            <w:noProof/>
            <w:webHidden/>
          </w:rPr>
          <w:delText>83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71" w:history="1">
        <w:r w:rsidR="001F0B33" w:rsidRPr="00BC74BB">
          <w:rPr>
            <w:rStyle w:val="Hyperlink"/>
            <w:noProof/>
          </w:rPr>
          <w:t>5.21.4.</w:t>
        </w:r>
        <w:r w:rsidR="001F0B33">
          <w:rPr>
            <w:rFonts w:asciiTheme="minorHAnsi" w:eastAsiaTheme="minorEastAsia" w:hAnsiTheme="minorHAnsi"/>
            <w:noProof/>
            <w:sz w:val="22"/>
            <w:szCs w:val="22"/>
          </w:rPr>
          <w:tab/>
        </w:r>
        <w:r w:rsidR="001F0B33" w:rsidRPr="00BC74BB">
          <w:rPr>
            <w:rStyle w:val="Hyperlink"/>
            <w:noProof/>
          </w:rPr>
          <w:t>Get Window Column Stop  Number</w:t>
        </w:r>
      </w:hyperlink>
      <w:r w:rsidR="001F0B33">
        <w:rPr>
          <w:rStyle w:val="Hyperlink"/>
          <w:noProof/>
        </w:rPr>
        <w:tab/>
      </w:r>
      <w:r>
        <w:fldChar w:fldCharType="begin"/>
      </w:r>
      <w:r>
        <w:instrText xml:space="preserve"> HYPERLINK \l "_Toc459569472" </w:instrText>
      </w:r>
      <w:r>
        <w:fldChar w:fldCharType="separate"/>
      </w:r>
      <w:r w:rsidR="001F0B33" w:rsidRPr="00BC74BB">
        <w:rPr>
          <w:rStyle w:val="Hyperlink"/>
          <w:rFonts w:cs="Times New Roman"/>
          <w:noProof/>
        </w:rPr>
        <w:t>WIN:COL:STOP?</w:t>
      </w:r>
      <w:r w:rsidR="001F0B33">
        <w:rPr>
          <w:noProof/>
          <w:webHidden/>
        </w:rPr>
        <w:tab/>
      </w:r>
      <w:r w:rsidR="001F0B33">
        <w:rPr>
          <w:noProof/>
          <w:webHidden/>
        </w:rPr>
        <w:fldChar w:fldCharType="begin"/>
      </w:r>
      <w:r w:rsidR="001F0B33">
        <w:rPr>
          <w:noProof/>
          <w:webHidden/>
        </w:rPr>
        <w:instrText xml:space="preserve"> PAGEREF _Toc459569472 \h </w:instrText>
      </w:r>
      <w:r w:rsidR="001F0B33">
        <w:rPr>
          <w:noProof/>
          <w:webHidden/>
        </w:rPr>
      </w:r>
      <w:r w:rsidR="001F0B33">
        <w:rPr>
          <w:noProof/>
          <w:webHidden/>
        </w:rPr>
        <w:fldChar w:fldCharType="separate"/>
      </w:r>
      <w:ins w:id="3336" w:author="Dvonch, Curt               UTAS" w:date="2018-09-10T13:22:00Z">
        <w:r w:rsidR="000D7633">
          <w:rPr>
            <w:noProof/>
            <w:webHidden/>
          </w:rPr>
          <w:t>83</w:t>
        </w:r>
      </w:ins>
      <w:del w:id="3337" w:author="Dvonch, Curt               UTAS" w:date="2018-09-10T12:27:00Z">
        <w:r w:rsidR="00EA5B1D" w:rsidDel="00663E4A">
          <w:rPr>
            <w:noProof/>
            <w:webHidden/>
          </w:rPr>
          <w:delText>83</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73" w:history="1">
        <w:r w:rsidR="001F0B33" w:rsidRPr="00BC74BB">
          <w:rPr>
            <w:rStyle w:val="Hyperlink"/>
            <w:noProof/>
          </w:rPr>
          <w:t>5.21.5.</w:t>
        </w:r>
        <w:r w:rsidR="001F0B33">
          <w:rPr>
            <w:rFonts w:asciiTheme="minorHAnsi" w:eastAsiaTheme="minorEastAsia" w:hAnsiTheme="minorHAnsi"/>
            <w:noProof/>
            <w:sz w:val="22"/>
            <w:szCs w:val="22"/>
          </w:rPr>
          <w:tab/>
        </w:r>
        <w:r w:rsidR="001F0B33" w:rsidRPr="00BC74BB">
          <w:rPr>
            <w:rStyle w:val="Hyperlink"/>
            <w:noProof/>
          </w:rPr>
          <w:t>Set Window Row Start Number</w:t>
        </w:r>
      </w:hyperlink>
      <w:r w:rsidR="001F0B33">
        <w:rPr>
          <w:rStyle w:val="Hyperlink"/>
          <w:noProof/>
        </w:rPr>
        <w:tab/>
      </w:r>
      <w:r>
        <w:fldChar w:fldCharType="begin"/>
      </w:r>
      <w:r>
        <w:instrText xml:space="preserve"> HYPERLINK \l "_Toc459569474" </w:instrText>
      </w:r>
      <w:r>
        <w:fldChar w:fldCharType="separate"/>
      </w:r>
      <w:r w:rsidR="001F0B33" w:rsidRPr="00BC74BB">
        <w:rPr>
          <w:rStyle w:val="Hyperlink"/>
          <w:rFonts w:cs="Times New Roman"/>
          <w:noProof/>
        </w:rPr>
        <w:t xml:space="preserve">WIN:ROW:START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_Toc459569474 \h </w:instrText>
      </w:r>
      <w:r w:rsidR="001F0B33">
        <w:rPr>
          <w:noProof/>
          <w:webHidden/>
        </w:rPr>
      </w:r>
      <w:r w:rsidR="001F0B33">
        <w:rPr>
          <w:noProof/>
          <w:webHidden/>
        </w:rPr>
        <w:fldChar w:fldCharType="separate"/>
      </w:r>
      <w:ins w:id="3338" w:author="Dvonch, Curt               UTAS" w:date="2018-09-10T13:22:00Z">
        <w:r w:rsidR="000D7633">
          <w:rPr>
            <w:noProof/>
            <w:webHidden/>
          </w:rPr>
          <w:t>84</w:t>
        </w:r>
      </w:ins>
      <w:del w:id="3339" w:author="Dvonch, Curt               UTAS" w:date="2018-09-10T12:27:00Z">
        <w:r w:rsidR="00EA5B1D" w:rsidDel="00663E4A">
          <w:rPr>
            <w:noProof/>
            <w:webHidden/>
          </w:rPr>
          <w:delText>84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75" w:history="1">
        <w:r w:rsidR="001F0B33" w:rsidRPr="00BC74BB">
          <w:rPr>
            <w:rStyle w:val="Hyperlink"/>
            <w:noProof/>
          </w:rPr>
          <w:t>5.21.6.</w:t>
        </w:r>
        <w:r w:rsidR="001F0B33">
          <w:rPr>
            <w:rFonts w:asciiTheme="minorHAnsi" w:eastAsiaTheme="minorEastAsia" w:hAnsiTheme="minorHAnsi"/>
            <w:noProof/>
            <w:sz w:val="22"/>
            <w:szCs w:val="22"/>
          </w:rPr>
          <w:tab/>
        </w:r>
        <w:r w:rsidR="001F0B33" w:rsidRPr="00BC74BB">
          <w:rPr>
            <w:rStyle w:val="Hyperlink"/>
            <w:noProof/>
          </w:rPr>
          <w:t>Get Window Row Start  Number</w:t>
        </w:r>
      </w:hyperlink>
      <w:r w:rsidR="001F0B33">
        <w:rPr>
          <w:rStyle w:val="Hyperlink"/>
          <w:noProof/>
        </w:rPr>
        <w:tab/>
      </w:r>
      <w:r>
        <w:fldChar w:fldCharType="begin"/>
      </w:r>
      <w:r>
        <w:instrText xml:space="preserve"> HYPERLINK \l "_Toc459569476" </w:instrText>
      </w:r>
      <w:r>
        <w:fldChar w:fldCharType="separate"/>
      </w:r>
      <w:r w:rsidR="001F0B33" w:rsidRPr="00BC74BB">
        <w:rPr>
          <w:rStyle w:val="Hyperlink"/>
          <w:rFonts w:cs="Times New Roman"/>
          <w:noProof/>
        </w:rPr>
        <w:t>WIN:ROW:START?</w:t>
      </w:r>
      <w:r w:rsidR="001F0B33">
        <w:rPr>
          <w:noProof/>
          <w:webHidden/>
        </w:rPr>
        <w:tab/>
      </w:r>
      <w:r w:rsidR="001F0B33">
        <w:rPr>
          <w:noProof/>
          <w:webHidden/>
        </w:rPr>
        <w:fldChar w:fldCharType="begin"/>
      </w:r>
      <w:r w:rsidR="001F0B33">
        <w:rPr>
          <w:noProof/>
          <w:webHidden/>
        </w:rPr>
        <w:instrText xml:space="preserve"> PAGEREF _Toc459569476 \h </w:instrText>
      </w:r>
      <w:r w:rsidR="001F0B33">
        <w:rPr>
          <w:noProof/>
          <w:webHidden/>
        </w:rPr>
      </w:r>
      <w:r w:rsidR="001F0B33">
        <w:rPr>
          <w:noProof/>
          <w:webHidden/>
        </w:rPr>
        <w:fldChar w:fldCharType="separate"/>
      </w:r>
      <w:ins w:id="3340" w:author="Dvonch, Curt               UTAS" w:date="2018-09-10T13:22:00Z">
        <w:r w:rsidR="000D7633">
          <w:rPr>
            <w:noProof/>
            <w:webHidden/>
          </w:rPr>
          <w:t>84</w:t>
        </w:r>
      </w:ins>
      <w:del w:id="3341" w:author="Dvonch, Curt               UTAS" w:date="2018-09-10T12:27:00Z">
        <w:r w:rsidR="00EA5B1D" w:rsidDel="00663E4A">
          <w:rPr>
            <w:noProof/>
            <w:webHidden/>
          </w:rPr>
          <w:delText>84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77" w:history="1">
        <w:r w:rsidR="001F0B33" w:rsidRPr="00BC74BB">
          <w:rPr>
            <w:rStyle w:val="Hyperlink"/>
            <w:noProof/>
          </w:rPr>
          <w:t>5.21.7.</w:t>
        </w:r>
        <w:r w:rsidR="001F0B33">
          <w:rPr>
            <w:rFonts w:asciiTheme="minorHAnsi" w:eastAsiaTheme="minorEastAsia" w:hAnsiTheme="minorHAnsi"/>
            <w:noProof/>
            <w:sz w:val="22"/>
            <w:szCs w:val="22"/>
          </w:rPr>
          <w:tab/>
        </w:r>
        <w:r w:rsidR="001F0B33" w:rsidRPr="00BC74BB">
          <w:rPr>
            <w:rStyle w:val="Hyperlink"/>
            <w:noProof/>
          </w:rPr>
          <w:t>Set Window Row Stop  Number</w:t>
        </w:r>
      </w:hyperlink>
      <w:r w:rsidR="001F0B33">
        <w:rPr>
          <w:rStyle w:val="Hyperlink"/>
          <w:noProof/>
        </w:rPr>
        <w:tab/>
      </w:r>
      <w:r>
        <w:fldChar w:fldCharType="begin"/>
      </w:r>
      <w:r>
        <w:instrText xml:space="preserve"> HYPERLINK \l "_Toc459569478" </w:instrText>
      </w:r>
      <w:r>
        <w:fldChar w:fldCharType="separate"/>
      </w:r>
      <w:r w:rsidR="001F0B33" w:rsidRPr="00BC74BB">
        <w:rPr>
          <w:rStyle w:val="Hyperlink"/>
          <w:rFonts w:cs="Times New Roman"/>
          <w:noProof/>
        </w:rPr>
        <w:t xml:space="preserve">WIN:ROW:STOP </w:t>
      </w:r>
      <w:r w:rsidR="001F0B33" w:rsidRPr="00BC74BB">
        <w:rPr>
          <w:rStyle w:val="Hyperlink"/>
          <w:rFonts w:cs="Times New Roman"/>
          <w:i/>
          <w:noProof/>
        </w:rPr>
        <w:t>value</w:t>
      </w:r>
      <w:r w:rsidR="001F0B33">
        <w:rPr>
          <w:noProof/>
          <w:webHidden/>
        </w:rPr>
        <w:tab/>
      </w:r>
      <w:r w:rsidR="001F0B33">
        <w:rPr>
          <w:noProof/>
          <w:webHidden/>
        </w:rPr>
        <w:fldChar w:fldCharType="begin"/>
      </w:r>
      <w:r w:rsidR="001F0B33">
        <w:rPr>
          <w:noProof/>
          <w:webHidden/>
        </w:rPr>
        <w:instrText xml:space="preserve"> PAGEREF _Toc459569478 \h </w:instrText>
      </w:r>
      <w:r w:rsidR="001F0B33">
        <w:rPr>
          <w:noProof/>
          <w:webHidden/>
        </w:rPr>
      </w:r>
      <w:r w:rsidR="001F0B33">
        <w:rPr>
          <w:noProof/>
          <w:webHidden/>
        </w:rPr>
        <w:fldChar w:fldCharType="separate"/>
      </w:r>
      <w:ins w:id="3342" w:author="Dvonch, Curt               UTAS" w:date="2018-09-10T13:22:00Z">
        <w:r w:rsidR="000D7633">
          <w:rPr>
            <w:noProof/>
            <w:webHidden/>
          </w:rPr>
          <w:t>84</w:t>
        </w:r>
      </w:ins>
      <w:del w:id="3343" w:author="Dvonch, Curt               UTAS" w:date="2018-09-10T12:27:00Z">
        <w:r w:rsidR="00EA5B1D" w:rsidDel="00663E4A">
          <w:rPr>
            <w:noProof/>
            <w:webHidden/>
          </w:rPr>
          <w:delText>84</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79" w:history="1">
        <w:r w:rsidR="001F0B33" w:rsidRPr="00BC74BB">
          <w:rPr>
            <w:rStyle w:val="Hyperlink"/>
            <w:noProof/>
          </w:rPr>
          <w:t>5.21.8.</w:t>
        </w:r>
        <w:r w:rsidR="001F0B33">
          <w:rPr>
            <w:rFonts w:asciiTheme="minorHAnsi" w:eastAsiaTheme="minorEastAsia" w:hAnsiTheme="minorHAnsi"/>
            <w:noProof/>
            <w:sz w:val="22"/>
            <w:szCs w:val="22"/>
          </w:rPr>
          <w:tab/>
        </w:r>
        <w:r w:rsidR="001F0B33" w:rsidRPr="00BC74BB">
          <w:rPr>
            <w:rStyle w:val="Hyperlink"/>
            <w:noProof/>
          </w:rPr>
          <w:t>Get Window Row Stop  Number</w:t>
        </w:r>
      </w:hyperlink>
      <w:r w:rsidR="001F0B33">
        <w:rPr>
          <w:rStyle w:val="Hyperlink"/>
          <w:noProof/>
        </w:rPr>
        <w:tab/>
      </w:r>
      <w:r>
        <w:fldChar w:fldCharType="begin"/>
      </w:r>
      <w:r>
        <w:instrText xml:space="preserve"> HYPERLINK \l "_Toc459569480" </w:instrText>
      </w:r>
      <w:r>
        <w:fldChar w:fldCharType="separate"/>
      </w:r>
      <w:r w:rsidR="001F0B33" w:rsidRPr="00BC74BB">
        <w:rPr>
          <w:rStyle w:val="Hyperlink"/>
          <w:rFonts w:cs="Times New Roman"/>
          <w:noProof/>
        </w:rPr>
        <w:t>WIN:ROW:STOP?</w:t>
      </w:r>
      <w:r w:rsidR="001F0B33">
        <w:rPr>
          <w:noProof/>
          <w:webHidden/>
        </w:rPr>
        <w:tab/>
      </w:r>
      <w:r w:rsidR="001F0B33">
        <w:rPr>
          <w:noProof/>
          <w:webHidden/>
        </w:rPr>
        <w:fldChar w:fldCharType="begin"/>
      </w:r>
      <w:r w:rsidR="001F0B33">
        <w:rPr>
          <w:noProof/>
          <w:webHidden/>
        </w:rPr>
        <w:instrText xml:space="preserve"> PAGEREF _Toc459569480 \h </w:instrText>
      </w:r>
      <w:r w:rsidR="001F0B33">
        <w:rPr>
          <w:noProof/>
          <w:webHidden/>
        </w:rPr>
      </w:r>
      <w:r w:rsidR="001F0B33">
        <w:rPr>
          <w:noProof/>
          <w:webHidden/>
        </w:rPr>
        <w:fldChar w:fldCharType="separate"/>
      </w:r>
      <w:ins w:id="3344" w:author="Dvonch, Curt               UTAS" w:date="2018-09-10T13:22:00Z">
        <w:r w:rsidR="000D7633">
          <w:rPr>
            <w:noProof/>
            <w:webHidden/>
          </w:rPr>
          <w:t>85</w:t>
        </w:r>
      </w:ins>
      <w:del w:id="3345" w:author="Dvonch, Curt               UTAS" w:date="2018-09-10T12:27:00Z">
        <w:r w:rsidR="00EA5B1D" w:rsidDel="00663E4A">
          <w:rPr>
            <w:noProof/>
            <w:webHidden/>
          </w:rPr>
          <w:delText>85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81" w:history="1">
        <w:r w:rsidR="001F0B33" w:rsidRPr="00BC74BB">
          <w:rPr>
            <w:rStyle w:val="Hyperlink"/>
            <w:noProof/>
          </w:rPr>
          <w:t>5.21.9.</w:t>
        </w:r>
        <w:r w:rsidR="001F0B33">
          <w:rPr>
            <w:rFonts w:asciiTheme="minorHAnsi" w:eastAsiaTheme="minorEastAsia" w:hAnsiTheme="minorHAnsi"/>
            <w:noProof/>
            <w:sz w:val="22"/>
            <w:szCs w:val="22"/>
          </w:rPr>
          <w:tab/>
        </w:r>
        <w:r w:rsidR="001F0B33" w:rsidRPr="00BC74BB">
          <w:rPr>
            <w:rStyle w:val="Hyperlink"/>
            <w:noProof/>
          </w:rPr>
          <w:t>Set Window Rectangle</w:t>
        </w:r>
      </w:hyperlink>
      <w:r w:rsidR="001F0B33">
        <w:rPr>
          <w:rStyle w:val="Hyperlink"/>
          <w:noProof/>
        </w:rPr>
        <w:tab/>
      </w:r>
      <w:r>
        <w:fldChar w:fldCharType="begin"/>
      </w:r>
      <w:r>
        <w:instrText xml:space="preserve"> HYPERLINK \l "_Toc459569482" </w:instrText>
      </w:r>
      <w:r>
        <w:fldChar w:fldCharType="separate"/>
      </w:r>
      <w:r w:rsidR="001F0B33" w:rsidRPr="00BC74BB">
        <w:rPr>
          <w:rStyle w:val="Hyperlink"/>
          <w:rFonts w:cs="Times New Roman"/>
          <w:noProof/>
        </w:rPr>
        <w:t xml:space="preserve">WIN:RECT </w:t>
      </w:r>
      <w:r w:rsidR="001F0B33" w:rsidRPr="00BC74BB">
        <w:rPr>
          <w:rStyle w:val="Hyperlink"/>
          <w:rFonts w:cs="Times New Roman"/>
          <w:i/>
          <w:noProof/>
        </w:rPr>
        <w:t>&lt;X1&gt; &lt;X2&gt; &lt;Y1&gt; &lt;Y2&gt;</w:t>
      </w:r>
      <w:r w:rsidR="001F0B33">
        <w:rPr>
          <w:noProof/>
          <w:webHidden/>
        </w:rPr>
        <w:tab/>
      </w:r>
      <w:r w:rsidR="001F0B33">
        <w:rPr>
          <w:noProof/>
          <w:webHidden/>
        </w:rPr>
        <w:fldChar w:fldCharType="begin"/>
      </w:r>
      <w:r w:rsidR="001F0B33">
        <w:rPr>
          <w:noProof/>
          <w:webHidden/>
        </w:rPr>
        <w:instrText xml:space="preserve"> PAGEREF _Toc459569482 \h </w:instrText>
      </w:r>
      <w:r w:rsidR="001F0B33">
        <w:rPr>
          <w:noProof/>
          <w:webHidden/>
        </w:rPr>
      </w:r>
      <w:r w:rsidR="001F0B33">
        <w:rPr>
          <w:noProof/>
          <w:webHidden/>
        </w:rPr>
        <w:fldChar w:fldCharType="separate"/>
      </w:r>
      <w:ins w:id="3346" w:author="Dvonch, Curt               UTAS" w:date="2018-09-10T13:22:00Z">
        <w:r w:rsidR="000D7633">
          <w:rPr>
            <w:noProof/>
            <w:webHidden/>
          </w:rPr>
          <w:t>85</w:t>
        </w:r>
      </w:ins>
      <w:del w:id="3347" w:author="Dvonch, Curt               UTAS" w:date="2018-09-10T12:27:00Z">
        <w:r w:rsidR="00EA5B1D" w:rsidDel="00663E4A">
          <w:rPr>
            <w:noProof/>
            <w:webHidden/>
          </w:rPr>
          <w:delText>85</w:delText>
        </w:r>
      </w:del>
      <w:r w:rsidR="001F0B33">
        <w:rPr>
          <w:noProof/>
          <w:webHidden/>
        </w:rPr>
        <w:fldChar w:fldCharType="end"/>
      </w:r>
      <w:r>
        <w:rPr>
          <w:noProof/>
        </w:rPr>
        <w:fldChar w:fldCharType="end"/>
      </w:r>
    </w:p>
    <w:p w:rsidR="001F0B33" w:rsidRDefault="00663E4A" w:rsidP="005D4DFF">
      <w:pPr>
        <w:pStyle w:val="TOC4"/>
        <w:rPr>
          <w:rFonts w:asciiTheme="minorHAnsi" w:eastAsiaTheme="minorEastAsia" w:hAnsiTheme="minorHAnsi"/>
          <w:noProof/>
          <w:sz w:val="22"/>
          <w:szCs w:val="22"/>
        </w:rPr>
      </w:pPr>
      <w:hyperlink w:anchor="_Toc459569483" w:history="1">
        <w:r w:rsidR="001F0B33" w:rsidRPr="00BC74BB">
          <w:rPr>
            <w:rStyle w:val="Hyperlink"/>
            <w:noProof/>
          </w:rPr>
          <w:t>5.21.10.</w:t>
        </w:r>
        <w:r w:rsidR="001F0B33">
          <w:rPr>
            <w:rFonts w:asciiTheme="minorHAnsi" w:eastAsiaTheme="minorEastAsia" w:hAnsiTheme="minorHAnsi"/>
            <w:noProof/>
            <w:sz w:val="22"/>
            <w:szCs w:val="22"/>
          </w:rPr>
          <w:tab/>
        </w:r>
        <w:r w:rsidR="001F0B33" w:rsidRPr="00BC74BB">
          <w:rPr>
            <w:rStyle w:val="Hyperlink"/>
            <w:noProof/>
          </w:rPr>
          <w:t>Get Window Rectangle</w:t>
        </w:r>
      </w:hyperlink>
      <w:r w:rsidR="001F0B33">
        <w:rPr>
          <w:rStyle w:val="Hyperlink"/>
          <w:noProof/>
        </w:rPr>
        <w:tab/>
      </w:r>
      <w:r>
        <w:fldChar w:fldCharType="begin"/>
      </w:r>
      <w:r>
        <w:instrText xml:space="preserve"> HYPERLINK \l "_Toc459569484" </w:instrText>
      </w:r>
      <w:r>
        <w:fldChar w:fldCharType="separate"/>
      </w:r>
      <w:r w:rsidR="001F0B33" w:rsidRPr="00BC74BB">
        <w:rPr>
          <w:rStyle w:val="Hyperlink"/>
          <w:rFonts w:cs="Times New Roman"/>
          <w:noProof/>
        </w:rPr>
        <w:t>WIN:RECT?</w:t>
      </w:r>
      <w:r w:rsidR="001F0B33">
        <w:rPr>
          <w:noProof/>
          <w:webHidden/>
        </w:rPr>
        <w:tab/>
      </w:r>
      <w:r w:rsidR="001F0B33">
        <w:rPr>
          <w:noProof/>
          <w:webHidden/>
        </w:rPr>
        <w:fldChar w:fldCharType="begin"/>
      </w:r>
      <w:r w:rsidR="001F0B33">
        <w:rPr>
          <w:noProof/>
          <w:webHidden/>
        </w:rPr>
        <w:instrText xml:space="preserve"> PAGEREF _Toc459569484 \h </w:instrText>
      </w:r>
      <w:r w:rsidR="001F0B33">
        <w:rPr>
          <w:noProof/>
          <w:webHidden/>
        </w:rPr>
      </w:r>
      <w:r w:rsidR="001F0B33">
        <w:rPr>
          <w:noProof/>
          <w:webHidden/>
        </w:rPr>
        <w:fldChar w:fldCharType="separate"/>
      </w:r>
      <w:ins w:id="3348" w:author="Dvonch, Curt               UTAS" w:date="2018-09-10T13:22:00Z">
        <w:r w:rsidR="000D7633">
          <w:rPr>
            <w:noProof/>
            <w:webHidden/>
          </w:rPr>
          <w:t>85</w:t>
        </w:r>
      </w:ins>
      <w:del w:id="3349" w:author="Dvonch, Curt               UTAS" w:date="2018-09-10T12:27:00Z">
        <w:r w:rsidR="00EA5B1D" w:rsidDel="00663E4A">
          <w:rPr>
            <w:noProof/>
            <w:webHidden/>
          </w:rPr>
          <w:delText>85</w:delText>
        </w:r>
      </w:del>
      <w:r w:rsidR="001F0B33">
        <w:rPr>
          <w:noProof/>
          <w:webHidden/>
        </w:rPr>
        <w:fldChar w:fldCharType="end"/>
      </w:r>
      <w:r>
        <w:rPr>
          <w:noProof/>
        </w:rPr>
        <w:fldChar w:fldCharType="end"/>
      </w:r>
    </w:p>
    <w:p w:rsidR="008E3E74" w:rsidRPr="00581CAA" w:rsidRDefault="004A59FC" w:rsidP="004A59FC">
      <w:pPr>
        <w:tabs>
          <w:tab w:val="center" w:pos="4860"/>
        </w:tabs>
        <w:ind w:left="660"/>
        <w:rPr>
          <w:rFonts w:cs="Times New Roman"/>
        </w:rPr>
      </w:pPr>
      <w:r w:rsidRPr="00190AE7">
        <w:rPr>
          <w:rFonts w:cs="Times New Roman"/>
        </w:rPr>
        <w:fldChar w:fldCharType="end"/>
      </w:r>
    </w:p>
    <w:sectPr w:rsidR="008E3E74" w:rsidRPr="00581CAA" w:rsidSect="000C5EFC">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0" w:author="DAmico, Jessica R          RANDSTAD NORTH AMERICA LP" w:date="2016-11-22T10:39:00Z" w:initials="DJR">
    <w:p w:rsidR="00663E4A" w:rsidRDefault="00663E4A">
      <w:pPr>
        <w:pStyle w:val="CommentText"/>
      </w:pPr>
      <w:r>
        <w:rPr>
          <w:rStyle w:val="CommentReference"/>
        </w:rPr>
        <w:annotationRef/>
      </w:r>
      <w:r>
        <w:t>Should the sections be listed here? Or just a period?</w:t>
      </w:r>
    </w:p>
  </w:comment>
  <w:comment w:id="785" w:author="Dvonch, Curt               UTAS" w:date="2016-01-11T17:22:00Z" w:initials="DCU">
    <w:p w:rsidR="00663E4A" w:rsidRDefault="00663E4A">
      <w:pPr>
        <w:pStyle w:val="CommentText"/>
      </w:pPr>
      <w:r>
        <w:rPr>
          <w:rStyle w:val="CommentReference"/>
        </w:rPr>
        <w:annotationRef/>
      </w:r>
      <w:r>
        <w:t>Remake this figure some day</w:t>
      </w:r>
    </w:p>
  </w:comment>
  <w:comment w:id="1418" w:author="Dvonch, Curt               UTAS" w:date="2016-01-11T17:22:00Z" w:initials="DCU">
    <w:p w:rsidR="00663E4A" w:rsidRDefault="00663E4A">
      <w:pPr>
        <w:pStyle w:val="CommentText"/>
      </w:pPr>
      <w:r>
        <w:rPr>
          <w:rStyle w:val="CommentReference"/>
        </w:rPr>
        <w:annotationRef/>
      </w:r>
      <w:r>
        <w:t>Would be great to explain why user would need IFOC</w:t>
      </w:r>
    </w:p>
  </w:comment>
  <w:comment w:id="2481" w:author="DAmico, Jessica R          RANDSTAD NORTH AMERICA LP" w:date="2016-11-22T10:35:00Z" w:initials="DJR">
    <w:p w:rsidR="00663E4A" w:rsidRDefault="00663E4A">
      <w:pPr>
        <w:pStyle w:val="CommentText"/>
      </w:pPr>
      <w:r>
        <w:rPr>
          <w:rStyle w:val="CommentReference"/>
        </w:rPr>
        <w:annotationRef/>
      </w:r>
      <w:r>
        <w:t>Years?</w:t>
      </w:r>
    </w:p>
  </w:comment>
  <w:comment w:id="3169" w:author="Dvonch, Curt               UTAS" w:date="2016-08-21T18:38:00Z" w:initials="CD">
    <w:p w:rsidR="00663E4A" w:rsidRDefault="00663E4A">
      <w:pPr>
        <w:pStyle w:val="CommentText"/>
      </w:pPr>
      <w:r>
        <w:rPr>
          <w:rStyle w:val="CommentReference"/>
        </w:rPr>
        <w:annotationRef/>
      </w:r>
      <w:r>
        <w:t>need 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67C" w:rsidRDefault="00BC767C" w:rsidP="00CB3E24">
      <w:pPr>
        <w:spacing w:after="0" w:line="240" w:lineRule="auto"/>
      </w:pPr>
      <w:r>
        <w:separator/>
      </w:r>
    </w:p>
  </w:endnote>
  <w:endnote w:type="continuationSeparator" w:id="0">
    <w:p w:rsidR="00BC767C" w:rsidRDefault="00BC767C" w:rsidP="00CB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Frutiger-Bold">
    <w:panose1 w:val="00000000000000000000"/>
    <w:charset w:val="00"/>
    <w:family w:val="swiss"/>
    <w:notTrueType/>
    <w:pitch w:val="default"/>
    <w:sig w:usb0="00000003" w:usb1="00000000" w:usb2="00000000" w:usb3="00000000" w:csb0="00000001" w:csb1="00000000"/>
  </w:font>
  <w:font w:name="Frutiger 55 Roman">
    <w:altName w:val="Courier"/>
    <w:panose1 w:val="00000000000000000000"/>
    <w:charset w:val="00"/>
    <w:family w:val="swiss"/>
    <w:notTrueType/>
    <w:pitch w:val="variable"/>
    <w:sig w:usb0="00000003" w:usb1="00000000" w:usb2="00000000" w:usb3="00000000" w:csb0="00000001" w:csb1="00000000"/>
  </w:font>
  <w:font w:name="Frutiger-Light">
    <w:altName w:val="Courier"/>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E4A" w:rsidRDefault="00663E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728"/>
      <w:gridCol w:w="3888"/>
      <w:gridCol w:w="2451"/>
    </w:tblGrid>
    <w:tr w:rsidR="00663E4A" w:rsidRPr="00E658EB" w:rsidTr="006A0A81">
      <w:trPr>
        <w:trHeight w:val="144"/>
        <w:jc w:val="center"/>
      </w:trPr>
      <w:tc>
        <w:tcPr>
          <w:tcW w:w="1872" w:type="dxa"/>
        </w:tcPr>
        <w:p w:rsidR="00663E4A" w:rsidRPr="00E658EB" w:rsidRDefault="00663E4A" w:rsidP="00647F21">
          <w:pPr>
            <w:tabs>
              <w:tab w:val="right" w:pos="9360"/>
            </w:tabs>
            <w:spacing w:after="0" w:line="240" w:lineRule="auto"/>
            <w:jc w:val="center"/>
            <w:rPr>
              <w:rFonts w:ascii="Verdana" w:eastAsia="SimSun" w:hAnsi="Verdana"/>
              <w:kern w:val="28"/>
              <w:sz w:val="16"/>
              <w:szCs w:val="24"/>
            </w:rPr>
          </w:pPr>
          <w:r>
            <w:rPr>
              <w:rFonts w:ascii="Verdana" w:eastAsia="SimSun" w:hAnsi="Verdana"/>
              <w:kern w:val="28"/>
              <w:sz w:val="16"/>
              <w:szCs w:val="24"/>
            </w:rPr>
            <w:t xml:space="preserve">4110-0446, Rev. </w:t>
          </w:r>
          <w:del w:id="3350" w:author="Dvonch, Curt               UTAS" w:date="2017-01-03T13:49:00Z">
            <w:r w:rsidRPr="00276A02" w:rsidDel="00603513">
              <w:rPr>
                <w:rFonts w:ascii="Verdana" w:eastAsia="SimSun" w:hAnsi="Verdana"/>
                <w:kern w:val="28"/>
                <w:sz w:val="16"/>
                <w:szCs w:val="24"/>
              </w:rPr>
              <w:delText>B</w:delText>
            </w:r>
          </w:del>
          <w:ins w:id="3351" w:author="Dvonch, Curt               UTAS" w:date="2018-09-10T12:20:00Z">
            <w:r>
              <w:rPr>
                <w:rFonts w:ascii="Verdana" w:eastAsia="SimSun" w:hAnsi="Verdana"/>
                <w:kern w:val="28"/>
                <w:sz w:val="16"/>
                <w:szCs w:val="24"/>
              </w:rPr>
              <w:t>D</w:t>
            </w:r>
          </w:ins>
        </w:p>
      </w:tc>
      <w:tc>
        <w:tcPr>
          <w:tcW w:w="1728" w:type="dxa"/>
        </w:tcPr>
        <w:p w:rsidR="00663E4A" w:rsidRPr="00E658EB" w:rsidRDefault="00663E4A" w:rsidP="006A0A81">
          <w:pPr>
            <w:tabs>
              <w:tab w:val="right" w:pos="9360"/>
            </w:tabs>
            <w:spacing w:after="0" w:line="240" w:lineRule="auto"/>
            <w:jc w:val="center"/>
            <w:rPr>
              <w:rFonts w:ascii="Verdana" w:eastAsia="SimSun" w:hAnsi="Verdana"/>
              <w:kern w:val="28"/>
              <w:sz w:val="16"/>
              <w:szCs w:val="24"/>
            </w:rPr>
          </w:pPr>
          <w:r w:rsidRPr="00E658EB">
            <w:rPr>
              <w:rFonts w:ascii="Verdana" w:eastAsia="SimSun" w:hAnsi="Verdana"/>
              <w:kern w:val="28"/>
              <w:sz w:val="16"/>
              <w:szCs w:val="24"/>
            </w:rPr>
            <w:t xml:space="preserve">Page </w:t>
          </w:r>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PAGE </w:instrText>
          </w:r>
          <w:r w:rsidRPr="00E658EB">
            <w:rPr>
              <w:rFonts w:ascii="Verdana" w:eastAsia="SimSun" w:hAnsi="Verdana"/>
              <w:kern w:val="28"/>
              <w:sz w:val="16"/>
              <w:szCs w:val="24"/>
            </w:rPr>
            <w:fldChar w:fldCharType="separate"/>
          </w:r>
          <w:r w:rsidR="000D7633">
            <w:rPr>
              <w:rFonts w:ascii="Verdana" w:eastAsia="SimSun" w:hAnsi="Verdana"/>
              <w:noProof/>
              <w:kern w:val="28"/>
              <w:sz w:val="16"/>
              <w:szCs w:val="24"/>
            </w:rPr>
            <w:t>54</w:t>
          </w:r>
          <w:r w:rsidRPr="00E658EB">
            <w:rPr>
              <w:rFonts w:ascii="Verdana" w:eastAsia="SimSun" w:hAnsi="Verdana"/>
              <w:kern w:val="28"/>
              <w:sz w:val="16"/>
              <w:szCs w:val="24"/>
            </w:rPr>
            <w:fldChar w:fldCharType="end"/>
          </w:r>
          <w:r w:rsidRPr="00E658EB">
            <w:rPr>
              <w:rFonts w:ascii="Verdana" w:eastAsia="SimSun" w:hAnsi="Verdana"/>
              <w:kern w:val="28"/>
              <w:sz w:val="16"/>
              <w:szCs w:val="24"/>
            </w:rPr>
            <w:t xml:space="preserve"> of </w:t>
          </w:r>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NUMPAGES </w:instrText>
          </w:r>
          <w:r w:rsidRPr="00E658EB">
            <w:rPr>
              <w:rFonts w:ascii="Verdana" w:eastAsia="SimSun" w:hAnsi="Verdana"/>
              <w:kern w:val="28"/>
              <w:sz w:val="16"/>
              <w:szCs w:val="24"/>
            </w:rPr>
            <w:fldChar w:fldCharType="separate"/>
          </w:r>
          <w:r w:rsidR="000D7633">
            <w:rPr>
              <w:rFonts w:ascii="Verdana" w:eastAsia="SimSun" w:hAnsi="Verdana"/>
              <w:noProof/>
              <w:kern w:val="28"/>
              <w:sz w:val="16"/>
              <w:szCs w:val="24"/>
            </w:rPr>
            <w:t>97</w:t>
          </w:r>
          <w:r w:rsidRPr="00E658EB">
            <w:rPr>
              <w:rFonts w:ascii="Verdana" w:eastAsia="SimSun" w:hAnsi="Verdana"/>
              <w:noProof/>
              <w:kern w:val="28"/>
              <w:sz w:val="16"/>
              <w:szCs w:val="24"/>
            </w:rPr>
            <w:fldChar w:fldCharType="end"/>
          </w:r>
        </w:p>
      </w:tc>
      <w:tc>
        <w:tcPr>
          <w:tcW w:w="3888" w:type="dxa"/>
        </w:tcPr>
        <w:p w:rsidR="00663E4A" w:rsidRPr="00E658EB" w:rsidRDefault="00663E4A" w:rsidP="007B0989">
          <w:pPr>
            <w:spacing w:after="0"/>
            <w:jc w:val="center"/>
            <w:rPr>
              <w:rFonts w:ascii="Verdana" w:eastAsia="SimSun" w:hAnsi="Verdana"/>
              <w:kern w:val="28"/>
              <w:sz w:val="16"/>
              <w:szCs w:val="24"/>
            </w:rPr>
          </w:pPr>
          <w:r>
            <w:rPr>
              <w:rFonts w:ascii="Verdana" w:eastAsia="SimSun" w:hAnsi="Verdana"/>
              <w:kern w:val="28"/>
              <w:sz w:val="16"/>
              <w:szCs w:val="24"/>
            </w:rPr>
            <w:t>© 201</w:t>
          </w:r>
          <w:del w:id="3352" w:author="Dvonch, Curt               UTAS" w:date="2017-01-03T16:07:00Z">
            <w:r w:rsidDel="007B0989">
              <w:rPr>
                <w:rFonts w:ascii="Verdana" w:eastAsia="SimSun" w:hAnsi="Verdana"/>
                <w:kern w:val="28"/>
                <w:sz w:val="16"/>
                <w:szCs w:val="24"/>
              </w:rPr>
              <w:delText>6</w:delText>
            </w:r>
          </w:del>
          <w:ins w:id="3353" w:author="Dvonch, Curt               UTAS" w:date="2017-01-03T16:07:00Z">
            <w:r>
              <w:rPr>
                <w:rFonts w:ascii="Verdana" w:eastAsia="SimSun" w:hAnsi="Verdana"/>
                <w:kern w:val="28"/>
                <w:sz w:val="16"/>
                <w:szCs w:val="24"/>
              </w:rPr>
              <w:t>7</w:t>
            </w:r>
          </w:ins>
          <w:r w:rsidRPr="00E658EB">
            <w:rPr>
              <w:rFonts w:ascii="Verdana" w:eastAsia="SimSun" w:hAnsi="Verdana"/>
              <w:kern w:val="28"/>
              <w:sz w:val="16"/>
              <w:szCs w:val="24"/>
            </w:rPr>
            <w:t xml:space="preserve"> UTC</w:t>
          </w:r>
          <w:r w:rsidRPr="00E658EB" w:rsidDel="00AE566D">
            <w:rPr>
              <w:rFonts w:ascii="Verdana" w:eastAsia="SimSun" w:hAnsi="Verdana"/>
              <w:b/>
              <w:kern w:val="28"/>
              <w:sz w:val="16"/>
              <w:szCs w:val="24"/>
            </w:rPr>
            <w:t xml:space="preserve"> </w:t>
          </w:r>
          <w:r>
            <w:rPr>
              <w:rFonts w:ascii="Verdana" w:eastAsia="SimSun" w:hAnsi="Verdana"/>
              <w:kern w:val="28"/>
              <w:sz w:val="16"/>
              <w:szCs w:val="24"/>
            </w:rPr>
            <w:t>Aerospace Systems</w:t>
          </w:r>
        </w:p>
      </w:tc>
      <w:tc>
        <w:tcPr>
          <w:tcW w:w="2451" w:type="dxa"/>
        </w:tcPr>
        <w:p w:rsidR="00663E4A" w:rsidRPr="00E658EB" w:rsidRDefault="00663E4A" w:rsidP="002D0DD6">
          <w:pPr>
            <w:tabs>
              <w:tab w:val="right" w:pos="9360"/>
            </w:tabs>
            <w:spacing w:after="0" w:line="240" w:lineRule="auto"/>
            <w:rPr>
              <w:rFonts w:ascii="Verdana" w:eastAsia="SimSun" w:hAnsi="Verdana"/>
              <w:kern w:val="28"/>
              <w:sz w:val="16"/>
              <w:szCs w:val="24"/>
            </w:rPr>
            <w:pPrChange w:id="3354" w:author="Dvonch, Curt               UTAS" w:date="2018-09-10T13:20:00Z">
              <w:pPr>
                <w:tabs>
                  <w:tab w:val="right" w:pos="9360"/>
                </w:tabs>
                <w:spacing w:after="0" w:line="240" w:lineRule="auto"/>
                <w:jc w:val="center"/>
              </w:pPr>
            </w:pPrChange>
          </w:pPr>
          <w:r w:rsidRPr="00E658EB">
            <w:rPr>
              <w:rFonts w:ascii="Verdana" w:eastAsia="SimSun" w:hAnsi="Verdana"/>
              <w:kern w:val="28"/>
              <w:sz w:val="16"/>
              <w:szCs w:val="24"/>
            </w:rPr>
            <w:t xml:space="preserve">Date Printed: </w:t>
          </w:r>
          <w:del w:id="3355" w:author="Dvonch, Curt               UTAS" w:date="2018-09-10T13:20:00Z">
            <w:r w:rsidRPr="00E658EB" w:rsidDel="002D0DD6">
              <w:rPr>
                <w:rFonts w:ascii="Verdana" w:eastAsia="SimSun" w:hAnsi="Verdana"/>
                <w:kern w:val="28"/>
                <w:sz w:val="16"/>
                <w:szCs w:val="24"/>
              </w:rPr>
              <w:delText xml:space="preserve"> </w:delText>
            </w:r>
          </w:del>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TIME  \@ "d-MMM-YYYY" </w:instrText>
          </w:r>
          <w:r w:rsidRPr="00E658EB">
            <w:rPr>
              <w:rFonts w:ascii="Verdana" w:eastAsia="SimSun" w:hAnsi="Verdana"/>
              <w:kern w:val="28"/>
              <w:sz w:val="16"/>
              <w:szCs w:val="24"/>
            </w:rPr>
            <w:fldChar w:fldCharType="separate"/>
          </w:r>
          <w:ins w:id="3356" w:author="Dvonch, Curt               UTAS" w:date="2018-09-10T13:22:00Z">
            <w:r w:rsidR="000D7633">
              <w:rPr>
                <w:rFonts w:ascii="Verdana" w:eastAsia="SimSun" w:hAnsi="Verdana"/>
                <w:noProof/>
                <w:kern w:val="28"/>
                <w:sz w:val="16"/>
                <w:szCs w:val="24"/>
              </w:rPr>
              <w:t>10-Sep-2018</w:t>
            </w:r>
          </w:ins>
          <w:del w:id="3357" w:author="Dvonch, Curt               UTAS" w:date="2018-08-30T12:31:00Z">
            <w:r w:rsidDel="005878DE">
              <w:rPr>
                <w:rFonts w:ascii="Verdana" w:eastAsia="SimSun" w:hAnsi="Verdana"/>
                <w:noProof/>
                <w:kern w:val="28"/>
                <w:sz w:val="16"/>
                <w:szCs w:val="24"/>
              </w:rPr>
              <w:delText>3-Jan-2017</w:delText>
            </w:r>
          </w:del>
          <w:r w:rsidRPr="00E658EB">
            <w:rPr>
              <w:rFonts w:ascii="Verdana" w:eastAsia="SimSun" w:hAnsi="Verdana"/>
              <w:kern w:val="28"/>
              <w:sz w:val="16"/>
              <w:szCs w:val="24"/>
            </w:rPr>
            <w:fldChar w:fldCharType="end"/>
          </w:r>
        </w:p>
      </w:tc>
    </w:tr>
    <w:tr w:rsidR="00663E4A" w:rsidRPr="00E658EB" w:rsidTr="006A0A81">
      <w:trPr>
        <w:trHeight w:val="144"/>
        <w:jc w:val="center"/>
      </w:trPr>
      <w:tc>
        <w:tcPr>
          <w:tcW w:w="9939" w:type="dxa"/>
          <w:gridSpan w:val="4"/>
        </w:tcPr>
        <w:p w:rsidR="00663E4A" w:rsidRPr="00276A02" w:rsidRDefault="00663E4A" w:rsidP="00276A02">
          <w:pPr>
            <w:pStyle w:val="Default"/>
            <w:ind w:left="360"/>
            <w:jc w:val="center"/>
            <w:rPr>
              <w:rFonts w:ascii="Verdana" w:eastAsia="Times New Roman" w:hAnsi="Verdana" w:cs="Times New Roman"/>
              <w:b/>
              <w:sz w:val="18"/>
              <w:szCs w:val="21"/>
            </w:rPr>
          </w:pPr>
          <w:r w:rsidRPr="00276A02">
            <w:rPr>
              <w:rFonts w:ascii="Verdana" w:hAnsi="Verdana"/>
              <w:sz w:val="18"/>
              <w:szCs w:val="21"/>
            </w:rPr>
            <w:t>This document does not contain any export controlled technical data.</w:t>
          </w:r>
        </w:p>
      </w:tc>
    </w:tr>
  </w:tbl>
  <w:p w:rsidR="00663E4A" w:rsidRPr="000C5EFC" w:rsidRDefault="00663E4A" w:rsidP="00BF582A">
    <w:pPr>
      <w:pStyle w:val="Footer"/>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728"/>
      <w:gridCol w:w="3888"/>
      <w:gridCol w:w="2451"/>
    </w:tblGrid>
    <w:tr w:rsidR="00663E4A" w:rsidRPr="00E658EB" w:rsidTr="00E458E7">
      <w:trPr>
        <w:trHeight w:val="144"/>
        <w:jc w:val="center"/>
      </w:trPr>
      <w:tc>
        <w:tcPr>
          <w:tcW w:w="1872" w:type="dxa"/>
        </w:tcPr>
        <w:p w:rsidR="00663E4A" w:rsidRPr="00E658EB" w:rsidRDefault="00663E4A">
          <w:pPr>
            <w:tabs>
              <w:tab w:val="right" w:pos="9360"/>
            </w:tabs>
            <w:spacing w:after="0" w:line="240" w:lineRule="auto"/>
            <w:jc w:val="center"/>
            <w:rPr>
              <w:rFonts w:ascii="Verdana" w:eastAsia="SimSun" w:hAnsi="Verdana"/>
              <w:kern w:val="28"/>
              <w:sz w:val="16"/>
              <w:szCs w:val="24"/>
            </w:rPr>
          </w:pPr>
          <w:r>
            <w:rPr>
              <w:rFonts w:ascii="Verdana" w:eastAsia="SimSun" w:hAnsi="Verdana"/>
              <w:kern w:val="28"/>
              <w:sz w:val="16"/>
              <w:szCs w:val="24"/>
            </w:rPr>
            <w:t>4110-0446, Rev. 3</w:t>
          </w:r>
        </w:p>
      </w:tc>
      <w:tc>
        <w:tcPr>
          <w:tcW w:w="1728" w:type="dxa"/>
        </w:tcPr>
        <w:p w:rsidR="00663E4A" w:rsidRPr="00E658EB" w:rsidRDefault="00663E4A" w:rsidP="00E458E7">
          <w:pPr>
            <w:tabs>
              <w:tab w:val="right" w:pos="9360"/>
            </w:tabs>
            <w:spacing w:after="0" w:line="240" w:lineRule="auto"/>
            <w:jc w:val="center"/>
            <w:rPr>
              <w:rFonts w:ascii="Verdana" w:eastAsia="SimSun" w:hAnsi="Verdana"/>
              <w:kern w:val="28"/>
              <w:sz w:val="16"/>
              <w:szCs w:val="24"/>
            </w:rPr>
          </w:pPr>
          <w:r w:rsidRPr="00E658EB">
            <w:rPr>
              <w:rFonts w:ascii="Verdana" w:eastAsia="SimSun" w:hAnsi="Verdana"/>
              <w:kern w:val="28"/>
              <w:sz w:val="16"/>
              <w:szCs w:val="24"/>
            </w:rPr>
            <w:t xml:space="preserve">Page </w:t>
          </w:r>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PAGE </w:instrText>
          </w:r>
          <w:r w:rsidRPr="00E658EB">
            <w:rPr>
              <w:rFonts w:ascii="Verdana" w:eastAsia="SimSun" w:hAnsi="Verdana"/>
              <w:kern w:val="28"/>
              <w:sz w:val="16"/>
              <w:szCs w:val="24"/>
            </w:rPr>
            <w:fldChar w:fldCharType="separate"/>
          </w:r>
          <w:r>
            <w:rPr>
              <w:rFonts w:ascii="Verdana" w:eastAsia="SimSun" w:hAnsi="Verdana"/>
              <w:noProof/>
              <w:kern w:val="28"/>
              <w:sz w:val="16"/>
              <w:szCs w:val="24"/>
            </w:rPr>
            <w:t>1</w:t>
          </w:r>
          <w:r w:rsidRPr="00E658EB">
            <w:rPr>
              <w:rFonts w:ascii="Verdana" w:eastAsia="SimSun" w:hAnsi="Verdana"/>
              <w:kern w:val="28"/>
              <w:sz w:val="16"/>
              <w:szCs w:val="24"/>
            </w:rPr>
            <w:fldChar w:fldCharType="end"/>
          </w:r>
          <w:r w:rsidRPr="00E658EB">
            <w:rPr>
              <w:rFonts w:ascii="Verdana" w:eastAsia="SimSun" w:hAnsi="Verdana"/>
              <w:kern w:val="28"/>
              <w:sz w:val="16"/>
              <w:szCs w:val="24"/>
            </w:rPr>
            <w:t xml:space="preserve"> of </w:t>
          </w:r>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NUMPAGES </w:instrText>
          </w:r>
          <w:r w:rsidRPr="00E658EB">
            <w:rPr>
              <w:rFonts w:ascii="Verdana" w:eastAsia="SimSun" w:hAnsi="Verdana"/>
              <w:kern w:val="28"/>
              <w:sz w:val="16"/>
              <w:szCs w:val="24"/>
            </w:rPr>
            <w:fldChar w:fldCharType="separate"/>
          </w:r>
          <w:r w:rsidR="000D7633">
            <w:rPr>
              <w:rFonts w:ascii="Verdana" w:eastAsia="SimSun" w:hAnsi="Verdana"/>
              <w:noProof/>
              <w:kern w:val="28"/>
              <w:sz w:val="16"/>
              <w:szCs w:val="24"/>
            </w:rPr>
            <w:t>96</w:t>
          </w:r>
          <w:r w:rsidRPr="00E658EB">
            <w:rPr>
              <w:rFonts w:ascii="Verdana" w:eastAsia="SimSun" w:hAnsi="Verdana"/>
              <w:noProof/>
              <w:kern w:val="28"/>
              <w:sz w:val="16"/>
              <w:szCs w:val="24"/>
            </w:rPr>
            <w:fldChar w:fldCharType="end"/>
          </w:r>
        </w:p>
      </w:tc>
      <w:tc>
        <w:tcPr>
          <w:tcW w:w="3888" w:type="dxa"/>
        </w:tcPr>
        <w:p w:rsidR="00663E4A" w:rsidRPr="00E658EB" w:rsidRDefault="00663E4A">
          <w:pPr>
            <w:spacing w:after="0"/>
            <w:jc w:val="center"/>
            <w:rPr>
              <w:rFonts w:ascii="Verdana" w:eastAsia="SimSun" w:hAnsi="Verdana"/>
              <w:kern w:val="28"/>
              <w:sz w:val="16"/>
              <w:szCs w:val="24"/>
            </w:rPr>
          </w:pPr>
          <w:r>
            <w:rPr>
              <w:rFonts w:ascii="Verdana" w:eastAsia="SimSun" w:hAnsi="Verdana"/>
              <w:kern w:val="28"/>
              <w:sz w:val="16"/>
              <w:szCs w:val="24"/>
            </w:rPr>
            <w:t>© 2016</w:t>
          </w:r>
          <w:r w:rsidRPr="00E658EB">
            <w:rPr>
              <w:rFonts w:ascii="Verdana" w:eastAsia="SimSun" w:hAnsi="Verdana"/>
              <w:kern w:val="28"/>
              <w:sz w:val="16"/>
              <w:szCs w:val="24"/>
            </w:rPr>
            <w:t xml:space="preserve"> UTC</w:t>
          </w:r>
          <w:r w:rsidRPr="00E658EB" w:rsidDel="00AE566D">
            <w:rPr>
              <w:rFonts w:ascii="Verdana" w:eastAsia="SimSun" w:hAnsi="Verdana"/>
              <w:b/>
              <w:kern w:val="28"/>
              <w:sz w:val="16"/>
              <w:szCs w:val="24"/>
            </w:rPr>
            <w:t xml:space="preserve"> </w:t>
          </w:r>
          <w:r>
            <w:rPr>
              <w:rFonts w:ascii="Verdana" w:eastAsia="SimSun" w:hAnsi="Verdana"/>
              <w:kern w:val="28"/>
              <w:sz w:val="16"/>
              <w:szCs w:val="24"/>
            </w:rPr>
            <w:t>Aerospace Systems</w:t>
          </w:r>
        </w:p>
      </w:tc>
      <w:tc>
        <w:tcPr>
          <w:tcW w:w="2451" w:type="dxa"/>
        </w:tcPr>
        <w:p w:rsidR="00663E4A" w:rsidRPr="00E658EB" w:rsidRDefault="00663E4A" w:rsidP="00E458E7">
          <w:pPr>
            <w:tabs>
              <w:tab w:val="right" w:pos="9360"/>
            </w:tabs>
            <w:spacing w:after="0" w:line="240" w:lineRule="auto"/>
            <w:jc w:val="center"/>
            <w:rPr>
              <w:rFonts w:ascii="Verdana" w:eastAsia="SimSun" w:hAnsi="Verdana"/>
              <w:kern w:val="28"/>
              <w:sz w:val="16"/>
              <w:szCs w:val="24"/>
            </w:rPr>
          </w:pPr>
          <w:r w:rsidRPr="00E658EB">
            <w:rPr>
              <w:rFonts w:ascii="Verdana" w:eastAsia="SimSun" w:hAnsi="Verdana"/>
              <w:kern w:val="28"/>
              <w:sz w:val="16"/>
              <w:szCs w:val="24"/>
            </w:rPr>
            <w:t xml:space="preserve">Date Printed:  </w:t>
          </w:r>
          <w:r w:rsidRPr="00E658EB">
            <w:rPr>
              <w:rFonts w:ascii="Verdana" w:eastAsia="SimSun" w:hAnsi="Verdana"/>
              <w:kern w:val="28"/>
              <w:sz w:val="16"/>
              <w:szCs w:val="24"/>
            </w:rPr>
            <w:fldChar w:fldCharType="begin"/>
          </w:r>
          <w:r w:rsidRPr="00E658EB">
            <w:rPr>
              <w:rFonts w:ascii="Verdana" w:eastAsia="SimSun" w:hAnsi="Verdana"/>
              <w:kern w:val="28"/>
              <w:sz w:val="16"/>
              <w:szCs w:val="24"/>
            </w:rPr>
            <w:instrText xml:space="preserve"> TIME  \@ "d-MMM-YYYY" </w:instrText>
          </w:r>
          <w:r w:rsidRPr="00E658EB">
            <w:rPr>
              <w:rFonts w:ascii="Verdana" w:eastAsia="SimSun" w:hAnsi="Verdana"/>
              <w:kern w:val="28"/>
              <w:sz w:val="16"/>
              <w:szCs w:val="24"/>
            </w:rPr>
            <w:fldChar w:fldCharType="separate"/>
          </w:r>
          <w:ins w:id="3358" w:author="Dvonch, Curt               UTAS" w:date="2018-09-10T13:22:00Z">
            <w:r w:rsidR="000D7633">
              <w:rPr>
                <w:rFonts w:ascii="Verdana" w:eastAsia="SimSun" w:hAnsi="Verdana"/>
                <w:noProof/>
                <w:kern w:val="28"/>
                <w:sz w:val="16"/>
                <w:szCs w:val="24"/>
              </w:rPr>
              <w:t>10-Sep-2018</w:t>
            </w:r>
          </w:ins>
          <w:del w:id="3359" w:author="Dvonch, Curt               UTAS" w:date="2018-08-30T12:31:00Z">
            <w:r w:rsidDel="005878DE">
              <w:rPr>
                <w:rFonts w:ascii="Verdana" w:eastAsia="SimSun" w:hAnsi="Verdana"/>
                <w:noProof/>
                <w:kern w:val="28"/>
                <w:sz w:val="16"/>
                <w:szCs w:val="24"/>
              </w:rPr>
              <w:delText>3-Jan-2017</w:delText>
            </w:r>
          </w:del>
          <w:r w:rsidRPr="00E658EB">
            <w:rPr>
              <w:rFonts w:ascii="Verdana" w:eastAsia="SimSun" w:hAnsi="Verdana"/>
              <w:kern w:val="28"/>
              <w:sz w:val="16"/>
              <w:szCs w:val="24"/>
            </w:rPr>
            <w:fldChar w:fldCharType="end"/>
          </w:r>
        </w:p>
      </w:tc>
    </w:tr>
    <w:tr w:rsidR="00663E4A" w:rsidRPr="00E658EB" w:rsidTr="00E458E7">
      <w:trPr>
        <w:trHeight w:val="144"/>
        <w:jc w:val="center"/>
      </w:trPr>
      <w:tc>
        <w:tcPr>
          <w:tcW w:w="9939" w:type="dxa"/>
          <w:gridSpan w:val="4"/>
        </w:tcPr>
        <w:p w:rsidR="00663E4A" w:rsidRPr="00166CC4" w:rsidRDefault="00663E4A">
          <w:pPr>
            <w:tabs>
              <w:tab w:val="right" w:pos="9360"/>
            </w:tabs>
            <w:spacing w:after="0" w:line="240" w:lineRule="auto"/>
            <w:jc w:val="center"/>
            <w:rPr>
              <w:sz w:val="18"/>
            </w:rPr>
          </w:pPr>
          <w:r>
            <w:rPr>
              <w:rFonts w:ascii="Verdana" w:eastAsia="SimSun" w:hAnsi="Verdana"/>
              <w:kern w:val="28"/>
              <w:sz w:val="16"/>
              <w:szCs w:val="24"/>
            </w:rPr>
            <w:t>U.S. Export Classification: EAR EAR99</w:t>
          </w:r>
        </w:p>
      </w:tc>
    </w:tr>
  </w:tbl>
  <w:p w:rsidR="00663E4A" w:rsidRDefault="00663E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67C" w:rsidRDefault="00BC767C" w:rsidP="00CB3E24">
      <w:pPr>
        <w:spacing w:after="0" w:line="240" w:lineRule="auto"/>
      </w:pPr>
      <w:r>
        <w:separator/>
      </w:r>
    </w:p>
  </w:footnote>
  <w:footnote w:type="continuationSeparator" w:id="0">
    <w:p w:rsidR="00BC767C" w:rsidRDefault="00BC767C" w:rsidP="00CB3E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E4A" w:rsidRDefault="00663E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E4A" w:rsidRPr="00AF106E" w:rsidRDefault="00663E4A" w:rsidP="00BF582A">
    <w:pPr>
      <w:tabs>
        <w:tab w:val="right" w:pos="9360"/>
      </w:tabs>
      <w:spacing w:after="0" w:line="240" w:lineRule="auto"/>
    </w:pPr>
    <w:r w:rsidRPr="00AF106E">
      <w:rPr>
        <w:noProof/>
      </w:rPr>
      <w:ptab w:relativeTo="margin" w:alignment="left" w:leader="none"/>
    </w:r>
    <w:r>
      <w:rPr>
        <w:rFonts w:cs="Times New Roman"/>
        <w:noProof/>
      </w:rPr>
      <w:drawing>
        <wp:inline distT="0" distB="0" distL="0" distR="0" wp14:anchorId="4E0C35E4" wp14:editId="457C413F">
          <wp:extent cx="1903879" cy="276225"/>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4206" cy="276272"/>
                  </a:xfrm>
                  <a:prstGeom prst="rect">
                    <a:avLst/>
                  </a:prstGeom>
                </pic:spPr>
              </pic:pic>
            </a:graphicData>
          </a:graphic>
        </wp:inline>
      </w:drawing>
    </w:r>
    <w:r>
      <w:rPr>
        <w:noProof/>
      </w:rPr>
      <w:tab/>
      <w:t>SU320CSX</w:t>
    </w:r>
  </w:p>
  <w:p w:rsidR="00663E4A" w:rsidRDefault="00663E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E4A" w:rsidRPr="00AF106E" w:rsidRDefault="00663E4A" w:rsidP="00E458E7">
    <w:pPr>
      <w:tabs>
        <w:tab w:val="right" w:pos="9360"/>
      </w:tabs>
      <w:spacing w:after="0" w:line="240" w:lineRule="auto"/>
    </w:pPr>
    <w:r w:rsidRPr="00AF106E">
      <w:rPr>
        <w:noProof/>
      </w:rPr>
      <w:ptab w:relativeTo="margin" w:alignment="left" w:leader="none"/>
    </w:r>
    <w:r>
      <w:rPr>
        <w:rFonts w:cs="Times New Roman"/>
        <w:noProof/>
      </w:rPr>
      <w:drawing>
        <wp:inline distT="0" distB="0" distL="0" distR="0" wp14:anchorId="6D5A01BD" wp14:editId="31019C02">
          <wp:extent cx="1903879" cy="2762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4206" cy="276272"/>
                  </a:xfrm>
                  <a:prstGeom prst="rect">
                    <a:avLst/>
                  </a:prstGeom>
                </pic:spPr>
              </pic:pic>
            </a:graphicData>
          </a:graphic>
        </wp:inline>
      </w:drawing>
    </w:r>
    <w:r>
      <w:rPr>
        <w:noProof/>
      </w:rPr>
      <w:tab/>
      <w:t>SU320CSX</w:t>
    </w:r>
  </w:p>
  <w:p w:rsidR="00663E4A" w:rsidRDefault="00663E4A" w:rsidP="00E458E7">
    <w:pPr>
      <w:pStyle w:val="Header"/>
    </w:pPr>
  </w:p>
  <w:p w:rsidR="00663E4A" w:rsidRPr="00E458E7" w:rsidRDefault="00663E4A" w:rsidP="00E458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210F"/>
    <w:multiLevelType w:val="hybridMultilevel"/>
    <w:tmpl w:val="FC5A9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A784A"/>
    <w:multiLevelType w:val="hybridMultilevel"/>
    <w:tmpl w:val="FA3C8FAC"/>
    <w:lvl w:ilvl="0" w:tplc="BE3ED68E">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98191F"/>
    <w:multiLevelType w:val="multilevel"/>
    <w:tmpl w:val="0409001F"/>
    <w:lvl w:ilvl="0">
      <w:start w:val="1"/>
      <w:numFmt w:val="decimal"/>
      <w:lvlText w:val="%1."/>
      <w:lvlJc w:val="left"/>
      <w:pPr>
        <w:ind w:left="360" w:hanging="360"/>
      </w:pPr>
      <w:rPr>
        <w:rFonts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FB2700"/>
    <w:multiLevelType w:val="hybridMultilevel"/>
    <w:tmpl w:val="D9CAB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634AB3"/>
    <w:multiLevelType w:val="hybridMultilevel"/>
    <w:tmpl w:val="EAF8C4BE"/>
    <w:lvl w:ilvl="0" w:tplc="BE3ED68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2D295F"/>
    <w:multiLevelType w:val="hybridMultilevel"/>
    <w:tmpl w:val="C08C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8B1409"/>
    <w:multiLevelType w:val="multilevel"/>
    <w:tmpl w:val="F3242DF8"/>
    <w:lvl w:ilvl="0">
      <w:start w:val="1"/>
      <w:numFmt w:val="decimal"/>
      <w:pStyle w:val="Heading2"/>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F3460C"/>
    <w:multiLevelType w:val="hybridMultilevel"/>
    <w:tmpl w:val="EA323DB6"/>
    <w:lvl w:ilvl="0" w:tplc="BE3ED68E">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B775AD"/>
    <w:multiLevelType w:val="hybridMultilevel"/>
    <w:tmpl w:val="AA14629E"/>
    <w:lvl w:ilvl="0" w:tplc="68167D6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9">
    <w:nsid w:val="340B4D36"/>
    <w:multiLevelType w:val="hybridMultilevel"/>
    <w:tmpl w:val="9CF0550C"/>
    <w:lvl w:ilvl="0" w:tplc="BE3ED68E">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326F3A"/>
    <w:multiLevelType w:val="multilevel"/>
    <w:tmpl w:val="F580E3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67"/>
        </w:tabs>
        <w:ind w:left="1267" w:hanging="12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03908BC"/>
    <w:multiLevelType w:val="multilevel"/>
    <w:tmpl w:val="0409001D"/>
    <w:styleLink w:val="Style1"/>
    <w:lvl w:ilvl="0">
      <w:start w:val="1"/>
      <w:numFmt w:val="decimal"/>
      <w:lvlText w:val="%1)"/>
      <w:lvlJc w:val="left"/>
      <w:pPr>
        <w:ind w:left="360" w:hanging="360"/>
      </w:pPr>
      <w:rPr>
        <w:b/>
        <w:i w:val="0"/>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4510E71"/>
    <w:multiLevelType w:val="hybridMultilevel"/>
    <w:tmpl w:val="67AC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594795"/>
    <w:multiLevelType w:val="hybridMultilevel"/>
    <w:tmpl w:val="AF20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D47FB8"/>
    <w:multiLevelType w:val="multilevel"/>
    <w:tmpl w:val="0409001F"/>
    <w:lvl w:ilvl="0">
      <w:start w:val="1"/>
      <w:numFmt w:val="decimal"/>
      <w:lvlText w:val="%1."/>
      <w:lvlJc w:val="left"/>
      <w:pPr>
        <w:ind w:left="360" w:hanging="360"/>
      </w:pPr>
      <w:rPr>
        <w:rFonts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F43F8"/>
    <w:multiLevelType w:val="hybridMultilevel"/>
    <w:tmpl w:val="AA4A6EC4"/>
    <w:lvl w:ilvl="0" w:tplc="BE3ED68E">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8D713E"/>
    <w:multiLevelType w:val="hybridMultilevel"/>
    <w:tmpl w:val="DEFCFAEC"/>
    <w:lvl w:ilvl="0" w:tplc="B48CF786">
      <w:numFmt w:val="bullet"/>
      <w:lvlText w:val=""/>
      <w:lvlJc w:val="left"/>
      <w:pPr>
        <w:ind w:left="1440" w:hanging="72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4C42BD3"/>
    <w:multiLevelType w:val="hybridMultilevel"/>
    <w:tmpl w:val="FC560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FD5DA8"/>
    <w:multiLevelType w:val="hybridMultilevel"/>
    <w:tmpl w:val="63F29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47711"/>
    <w:multiLevelType w:val="hybridMultilevel"/>
    <w:tmpl w:val="5300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68126D9"/>
    <w:multiLevelType w:val="hybridMultilevel"/>
    <w:tmpl w:val="11FA2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B23871"/>
    <w:multiLevelType w:val="hybridMultilevel"/>
    <w:tmpl w:val="1478ABC8"/>
    <w:lvl w:ilvl="0" w:tplc="BE3ED68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F721C1"/>
    <w:multiLevelType w:val="multilevel"/>
    <w:tmpl w:val="4E98A482"/>
    <w:lvl w:ilvl="0">
      <w:start w:val="1"/>
      <w:numFmt w:val="decimal"/>
      <w:pStyle w:val="Listlevel1"/>
      <w:lvlText w:val="%1."/>
      <w:lvlJc w:val="left"/>
      <w:pPr>
        <w:ind w:left="360" w:hanging="360"/>
      </w:pPr>
      <w:rPr>
        <w:rFonts w:ascii="Times New Roman" w:hAnsi="Times New Roman"/>
      </w:rPr>
    </w:lvl>
    <w:lvl w:ilvl="1">
      <w:start w:val="1"/>
      <w:numFmt w:val="decimal"/>
      <w:pStyle w:val="listlevel2"/>
      <w:lvlText w:val="%1.%2."/>
      <w:lvlJc w:val="left"/>
      <w:pPr>
        <w:ind w:left="792" w:hanging="432"/>
      </w:pPr>
      <w:rPr>
        <w:sz w:val="24"/>
      </w:rPr>
    </w:lvl>
    <w:lvl w:ilvl="2">
      <w:start w:val="1"/>
      <w:numFmt w:val="decimal"/>
      <w:pStyle w:val="listlevel3"/>
      <w:lvlText w:val="%1.%2.%3."/>
      <w:lvlJc w:val="left"/>
      <w:pPr>
        <w:ind w:left="1224" w:hanging="504"/>
      </w:pPr>
    </w:lvl>
    <w:lvl w:ilvl="3">
      <w:start w:val="1"/>
      <w:numFmt w:val="decimal"/>
      <w:pStyle w:val="listlevel4"/>
      <w:lvlText w:val="%1.%2.%3.%4."/>
      <w:lvlJc w:val="left"/>
      <w:pPr>
        <w:ind w:left="1728" w:hanging="648"/>
      </w:pPr>
    </w:lvl>
    <w:lvl w:ilvl="4">
      <w:start w:val="1"/>
      <w:numFmt w:val="decimal"/>
      <w:pStyle w:val="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825552"/>
    <w:multiLevelType w:val="multilevel"/>
    <w:tmpl w:val="0409001D"/>
    <w:numStyleLink w:val="Style1"/>
  </w:abstractNum>
  <w:abstractNum w:abstractNumId="24">
    <w:nsid w:val="6D82582E"/>
    <w:multiLevelType w:val="hybridMultilevel"/>
    <w:tmpl w:val="3FA28948"/>
    <w:lvl w:ilvl="0" w:tplc="BE3ED68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6B115F"/>
    <w:multiLevelType w:val="hybridMultilevel"/>
    <w:tmpl w:val="9FDADA1C"/>
    <w:lvl w:ilvl="0" w:tplc="BE3ED68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853D0D"/>
    <w:multiLevelType w:val="hybridMultilevel"/>
    <w:tmpl w:val="9D0E8AAA"/>
    <w:lvl w:ilvl="0" w:tplc="E36AEEBA">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F651C67"/>
    <w:multiLevelType w:val="hybridMultilevel"/>
    <w:tmpl w:val="C62C4350"/>
    <w:lvl w:ilvl="0" w:tplc="0C44C72E">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abstractNumId w:val="22"/>
  </w:num>
  <w:num w:numId="2">
    <w:abstractNumId w:val="2"/>
  </w:num>
  <w:num w:numId="3">
    <w:abstractNumId w:val="6"/>
  </w:num>
  <w:num w:numId="4">
    <w:abstractNumId w:val="3"/>
  </w:num>
  <w:num w:numId="5">
    <w:abstractNumId w:val="16"/>
  </w:num>
  <w:num w:numId="6">
    <w:abstractNumId w:val="26"/>
  </w:num>
  <w:num w:numId="7">
    <w:abstractNumId w:val="14"/>
  </w:num>
  <w:num w:numId="8">
    <w:abstractNumId w:val="26"/>
  </w:num>
  <w:num w:numId="9">
    <w:abstractNumId w:val="11"/>
  </w:num>
  <w:num w:numId="10">
    <w:abstractNumId w:val="13"/>
  </w:num>
  <w:num w:numId="11">
    <w:abstractNumId w:val="25"/>
  </w:num>
  <w:num w:numId="12">
    <w:abstractNumId w:val="21"/>
  </w:num>
  <w:num w:numId="13">
    <w:abstractNumId w:val="9"/>
  </w:num>
  <w:num w:numId="14">
    <w:abstractNumId w:val="15"/>
  </w:num>
  <w:num w:numId="15">
    <w:abstractNumId w:val="1"/>
  </w:num>
  <w:num w:numId="16">
    <w:abstractNumId w:val="23"/>
  </w:num>
  <w:num w:numId="17">
    <w:abstractNumId w:val="24"/>
  </w:num>
  <w:num w:numId="18">
    <w:abstractNumId w:val="7"/>
  </w:num>
  <w:num w:numId="19">
    <w:abstractNumId w:val="4"/>
  </w:num>
  <w:num w:numId="20">
    <w:abstractNumId w:val="12"/>
  </w:num>
  <w:num w:numId="21">
    <w:abstractNumId w:val="0"/>
  </w:num>
  <w:num w:numId="22">
    <w:abstractNumId w:val="17"/>
  </w:num>
  <w:num w:numId="23">
    <w:abstractNumId w:val="5"/>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2"/>
  </w:num>
  <w:num w:numId="27">
    <w:abstractNumId w:val="19"/>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2"/>
  </w:num>
  <w:num w:numId="35">
    <w:abstractNumId w:val="8"/>
  </w:num>
  <w:num w:numId="36">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3"/>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358"/>
    <w:rsid w:val="00000241"/>
    <w:rsid w:val="000053C9"/>
    <w:rsid w:val="00007F38"/>
    <w:rsid w:val="00010046"/>
    <w:rsid w:val="000122C4"/>
    <w:rsid w:val="00017E43"/>
    <w:rsid w:val="000230CF"/>
    <w:rsid w:val="0002321A"/>
    <w:rsid w:val="00025341"/>
    <w:rsid w:val="000279C3"/>
    <w:rsid w:val="00043026"/>
    <w:rsid w:val="00047A9E"/>
    <w:rsid w:val="00053FA0"/>
    <w:rsid w:val="00056D22"/>
    <w:rsid w:val="00060E22"/>
    <w:rsid w:val="00060F60"/>
    <w:rsid w:val="00082137"/>
    <w:rsid w:val="00093F7F"/>
    <w:rsid w:val="00095540"/>
    <w:rsid w:val="000C2A69"/>
    <w:rsid w:val="000C59C1"/>
    <w:rsid w:val="000C5EFC"/>
    <w:rsid w:val="000C62EF"/>
    <w:rsid w:val="000D1C73"/>
    <w:rsid w:val="000D1F19"/>
    <w:rsid w:val="000D26F6"/>
    <w:rsid w:val="000D44C9"/>
    <w:rsid w:val="000D7633"/>
    <w:rsid w:val="000E3BDF"/>
    <w:rsid w:val="000E6D5A"/>
    <w:rsid w:val="000F0476"/>
    <w:rsid w:val="000F1090"/>
    <w:rsid w:val="000F490E"/>
    <w:rsid w:val="000F4BD4"/>
    <w:rsid w:val="0010109E"/>
    <w:rsid w:val="001057B4"/>
    <w:rsid w:val="00105898"/>
    <w:rsid w:val="001118E8"/>
    <w:rsid w:val="00114A0F"/>
    <w:rsid w:val="001153BE"/>
    <w:rsid w:val="00115A0D"/>
    <w:rsid w:val="00120FDA"/>
    <w:rsid w:val="001214F6"/>
    <w:rsid w:val="00124454"/>
    <w:rsid w:val="0012529E"/>
    <w:rsid w:val="00126859"/>
    <w:rsid w:val="001310E7"/>
    <w:rsid w:val="00133652"/>
    <w:rsid w:val="001350C5"/>
    <w:rsid w:val="00137B65"/>
    <w:rsid w:val="00151FD0"/>
    <w:rsid w:val="00152E34"/>
    <w:rsid w:val="00160CA4"/>
    <w:rsid w:val="00161ADB"/>
    <w:rsid w:val="00163522"/>
    <w:rsid w:val="00174FAD"/>
    <w:rsid w:val="0018048A"/>
    <w:rsid w:val="00180A3E"/>
    <w:rsid w:val="00180E2F"/>
    <w:rsid w:val="00181DAA"/>
    <w:rsid w:val="00185E19"/>
    <w:rsid w:val="001907B5"/>
    <w:rsid w:val="00190AE7"/>
    <w:rsid w:val="00191F1D"/>
    <w:rsid w:val="00192522"/>
    <w:rsid w:val="001925BE"/>
    <w:rsid w:val="00193534"/>
    <w:rsid w:val="001A6F62"/>
    <w:rsid w:val="001B49A9"/>
    <w:rsid w:val="001B4FE8"/>
    <w:rsid w:val="001C3384"/>
    <w:rsid w:val="001D4FEF"/>
    <w:rsid w:val="001D50E8"/>
    <w:rsid w:val="001D6C69"/>
    <w:rsid w:val="001F0B33"/>
    <w:rsid w:val="001F4039"/>
    <w:rsid w:val="001F4CD2"/>
    <w:rsid w:val="00203F03"/>
    <w:rsid w:val="0020514D"/>
    <w:rsid w:val="00205882"/>
    <w:rsid w:val="002065D2"/>
    <w:rsid w:val="00220647"/>
    <w:rsid w:val="0022092F"/>
    <w:rsid w:val="00220D2F"/>
    <w:rsid w:val="002253AD"/>
    <w:rsid w:val="002277C2"/>
    <w:rsid w:val="00227E6B"/>
    <w:rsid w:val="00231144"/>
    <w:rsid w:val="0023642E"/>
    <w:rsid w:val="00236D7B"/>
    <w:rsid w:val="002374C0"/>
    <w:rsid w:val="00237C1C"/>
    <w:rsid w:val="00246A4E"/>
    <w:rsid w:val="00263E0F"/>
    <w:rsid w:val="002640FA"/>
    <w:rsid w:val="00271F4F"/>
    <w:rsid w:val="00276A02"/>
    <w:rsid w:val="0027798A"/>
    <w:rsid w:val="002832E6"/>
    <w:rsid w:val="00283F4D"/>
    <w:rsid w:val="00290DF9"/>
    <w:rsid w:val="00290F21"/>
    <w:rsid w:val="00291772"/>
    <w:rsid w:val="002A1BA0"/>
    <w:rsid w:val="002A4131"/>
    <w:rsid w:val="002B06CA"/>
    <w:rsid w:val="002B0F02"/>
    <w:rsid w:val="002B2CC5"/>
    <w:rsid w:val="002B497A"/>
    <w:rsid w:val="002B6B32"/>
    <w:rsid w:val="002C06FA"/>
    <w:rsid w:val="002C3A78"/>
    <w:rsid w:val="002C5E3B"/>
    <w:rsid w:val="002C6763"/>
    <w:rsid w:val="002C7370"/>
    <w:rsid w:val="002D064C"/>
    <w:rsid w:val="002D0DD6"/>
    <w:rsid w:val="002E039F"/>
    <w:rsid w:val="002E0D78"/>
    <w:rsid w:val="002E13E2"/>
    <w:rsid w:val="002E57A3"/>
    <w:rsid w:val="002F6C23"/>
    <w:rsid w:val="00304EB4"/>
    <w:rsid w:val="00311743"/>
    <w:rsid w:val="00312460"/>
    <w:rsid w:val="00312C07"/>
    <w:rsid w:val="00312D27"/>
    <w:rsid w:val="00317B1D"/>
    <w:rsid w:val="00317E7F"/>
    <w:rsid w:val="0033405A"/>
    <w:rsid w:val="00350991"/>
    <w:rsid w:val="00352C35"/>
    <w:rsid w:val="00354F98"/>
    <w:rsid w:val="00356DF5"/>
    <w:rsid w:val="003578F0"/>
    <w:rsid w:val="00360E9E"/>
    <w:rsid w:val="003805C3"/>
    <w:rsid w:val="00385EC3"/>
    <w:rsid w:val="00386D4F"/>
    <w:rsid w:val="003877D0"/>
    <w:rsid w:val="0039430C"/>
    <w:rsid w:val="003973F1"/>
    <w:rsid w:val="003B4134"/>
    <w:rsid w:val="003C0B3A"/>
    <w:rsid w:val="003C5360"/>
    <w:rsid w:val="003C656F"/>
    <w:rsid w:val="003C6655"/>
    <w:rsid w:val="003C6E1B"/>
    <w:rsid w:val="003C7AFE"/>
    <w:rsid w:val="003D2C9B"/>
    <w:rsid w:val="003D58B5"/>
    <w:rsid w:val="003E0538"/>
    <w:rsid w:val="003E58E1"/>
    <w:rsid w:val="003F70FC"/>
    <w:rsid w:val="00400DC2"/>
    <w:rsid w:val="004031DB"/>
    <w:rsid w:val="00411AA0"/>
    <w:rsid w:val="00414A70"/>
    <w:rsid w:val="004203D3"/>
    <w:rsid w:val="004225CB"/>
    <w:rsid w:val="0042472D"/>
    <w:rsid w:val="0042663A"/>
    <w:rsid w:val="0043053B"/>
    <w:rsid w:val="00431E7B"/>
    <w:rsid w:val="00432D80"/>
    <w:rsid w:val="0043791D"/>
    <w:rsid w:val="00452F72"/>
    <w:rsid w:val="00453124"/>
    <w:rsid w:val="00454E36"/>
    <w:rsid w:val="00455BAA"/>
    <w:rsid w:val="00460B0B"/>
    <w:rsid w:val="0047436D"/>
    <w:rsid w:val="00482DEB"/>
    <w:rsid w:val="0049205D"/>
    <w:rsid w:val="00495594"/>
    <w:rsid w:val="00496297"/>
    <w:rsid w:val="004A3C73"/>
    <w:rsid w:val="004A55A5"/>
    <w:rsid w:val="004A59FC"/>
    <w:rsid w:val="004A6D79"/>
    <w:rsid w:val="004A7A9F"/>
    <w:rsid w:val="004B186D"/>
    <w:rsid w:val="004B22F8"/>
    <w:rsid w:val="004B51CE"/>
    <w:rsid w:val="004B77C3"/>
    <w:rsid w:val="004C18DA"/>
    <w:rsid w:val="004C3BD2"/>
    <w:rsid w:val="004E4B12"/>
    <w:rsid w:val="004E570E"/>
    <w:rsid w:val="004E5B37"/>
    <w:rsid w:val="004F2901"/>
    <w:rsid w:val="004F3B4C"/>
    <w:rsid w:val="005009FC"/>
    <w:rsid w:val="005010A7"/>
    <w:rsid w:val="00506D36"/>
    <w:rsid w:val="00512062"/>
    <w:rsid w:val="00520C65"/>
    <w:rsid w:val="00522634"/>
    <w:rsid w:val="00523E4D"/>
    <w:rsid w:val="00527069"/>
    <w:rsid w:val="00532EEE"/>
    <w:rsid w:val="00534428"/>
    <w:rsid w:val="00542C29"/>
    <w:rsid w:val="00546187"/>
    <w:rsid w:val="00546F3D"/>
    <w:rsid w:val="00551FA5"/>
    <w:rsid w:val="005527C5"/>
    <w:rsid w:val="005528A3"/>
    <w:rsid w:val="00553A35"/>
    <w:rsid w:val="00553A3C"/>
    <w:rsid w:val="005563C5"/>
    <w:rsid w:val="00556A43"/>
    <w:rsid w:val="0056239E"/>
    <w:rsid w:val="00581305"/>
    <w:rsid w:val="00581CAA"/>
    <w:rsid w:val="005840A9"/>
    <w:rsid w:val="005847FF"/>
    <w:rsid w:val="005860C3"/>
    <w:rsid w:val="00586A59"/>
    <w:rsid w:val="005878DE"/>
    <w:rsid w:val="00593BF9"/>
    <w:rsid w:val="005A1A69"/>
    <w:rsid w:val="005A62AA"/>
    <w:rsid w:val="005B0774"/>
    <w:rsid w:val="005B14F8"/>
    <w:rsid w:val="005B189A"/>
    <w:rsid w:val="005B1C49"/>
    <w:rsid w:val="005B41DD"/>
    <w:rsid w:val="005C45A0"/>
    <w:rsid w:val="005C526A"/>
    <w:rsid w:val="005D2989"/>
    <w:rsid w:val="005D425A"/>
    <w:rsid w:val="005D4DFF"/>
    <w:rsid w:val="005D5D69"/>
    <w:rsid w:val="005F175F"/>
    <w:rsid w:val="005F3BC5"/>
    <w:rsid w:val="00602DEB"/>
    <w:rsid w:val="00603513"/>
    <w:rsid w:val="00603DCB"/>
    <w:rsid w:val="00604D29"/>
    <w:rsid w:val="006100A5"/>
    <w:rsid w:val="00610508"/>
    <w:rsid w:val="00620DB7"/>
    <w:rsid w:val="0062579D"/>
    <w:rsid w:val="00626268"/>
    <w:rsid w:val="00626F2C"/>
    <w:rsid w:val="00627F26"/>
    <w:rsid w:val="0063221F"/>
    <w:rsid w:val="00632F8C"/>
    <w:rsid w:val="00636DFF"/>
    <w:rsid w:val="00644451"/>
    <w:rsid w:val="00647F21"/>
    <w:rsid w:val="006520ED"/>
    <w:rsid w:val="00655151"/>
    <w:rsid w:val="0065626B"/>
    <w:rsid w:val="0066070B"/>
    <w:rsid w:val="00663E4A"/>
    <w:rsid w:val="00664F3A"/>
    <w:rsid w:val="00672831"/>
    <w:rsid w:val="00674F8A"/>
    <w:rsid w:val="00685789"/>
    <w:rsid w:val="006858BA"/>
    <w:rsid w:val="00691154"/>
    <w:rsid w:val="0069159D"/>
    <w:rsid w:val="006945A8"/>
    <w:rsid w:val="00697151"/>
    <w:rsid w:val="00697DD3"/>
    <w:rsid w:val="006A0A81"/>
    <w:rsid w:val="006A1AC6"/>
    <w:rsid w:val="006A3A7A"/>
    <w:rsid w:val="006A58E4"/>
    <w:rsid w:val="006A6127"/>
    <w:rsid w:val="006A72FF"/>
    <w:rsid w:val="006A759E"/>
    <w:rsid w:val="006B00C5"/>
    <w:rsid w:val="006B7E1B"/>
    <w:rsid w:val="006C1298"/>
    <w:rsid w:val="006C18CA"/>
    <w:rsid w:val="006C2EFC"/>
    <w:rsid w:val="006C46CB"/>
    <w:rsid w:val="006D0C8A"/>
    <w:rsid w:val="006D2183"/>
    <w:rsid w:val="006D5E80"/>
    <w:rsid w:val="006D7723"/>
    <w:rsid w:val="006E1B23"/>
    <w:rsid w:val="006E2038"/>
    <w:rsid w:val="006E3B65"/>
    <w:rsid w:val="006E6081"/>
    <w:rsid w:val="006F002E"/>
    <w:rsid w:val="007011FA"/>
    <w:rsid w:val="00711F52"/>
    <w:rsid w:val="0071588C"/>
    <w:rsid w:val="007319A3"/>
    <w:rsid w:val="007319D2"/>
    <w:rsid w:val="00736034"/>
    <w:rsid w:val="007365F3"/>
    <w:rsid w:val="00743A37"/>
    <w:rsid w:val="00756292"/>
    <w:rsid w:val="00760795"/>
    <w:rsid w:val="00767965"/>
    <w:rsid w:val="007719E3"/>
    <w:rsid w:val="007777A6"/>
    <w:rsid w:val="00781BBB"/>
    <w:rsid w:val="007903F5"/>
    <w:rsid w:val="00795C1B"/>
    <w:rsid w:val="007A0455"/>
    <w:rsid w:val="007A308F"/>
    <w:rsid w:val="007A393C"/>
    <w:rsid w:val="007B0038"/>
    <w:rsid w:val="007B0989"/>
    <w:rsid w:val="007B0CB5"/>
    <w:rsid w:val="007B2BB6"/>
    <w:rsid w:val="007B49F8"/>
    <w:rsid w:val="007B604B"/>
    <w:rsid w:val="007C3619"/>
    <w:rsid w:val="007D49C7"/>
    <w:rsid w:val="007D5F27"/>
    <w:rsid w:val="007E54B3"/>
    <w:rsid w:val="007F0A59"/>
    <w:rsid w:val="007F0FFC"/>
    <w:rsid w:val="008013F0"/>
    <w:rsid w:val="0080217D"/>
    <w:rsid w:val="00812358"/>
    <w:rsid w:val="008147CF"/>
    <w:rsid w:val="008156BF"/>
    <w:rsid w:val="00822651"/>
    <w:rsid w:val="0082700C"/>
    <w:rsid w:val="00830D60"/>
    <w:rsid w:val="00831ECE"/>
    <w:rsid w:val="0083299F"/>
    <w:rsid w:val="00840511"/>
    <w:rsid w:val="00844765"/>
    <w:rsid w:val="00847D70"/>
    <w:rsid w:val="008510C1"/>
    <w:rsid w:val="00854396"/>
    <w:rsid w:val="0085780A"/>
    <w:rsid w:val="00870E7A"/>
    <w:rsid w:val="00870FFE"/>
    <w:rsid w:val="00871230"/>
    <w:rsid w:val="00872B11"/>
    <w:rsid w:val="00872D91"/>
    <w:rsid w:val="00873014"/>
    <w:rsid w:val="00873F2F"/>
    <w:rsid w:val="00874AE2"/>
    <w:rsid w:val="008750DE"/>
    <w:rsid w:val="00881BE2"/>
    <w:rsid w:val="00882510"/>
    <w:rsid w:val="008829B2"/>
    <w:rsid w:val="008858C1"/>
    <w:rsid w:val="00887F00"/>
    <w:rsid w:val="008905DA"/>
    <w:rsid w:val="00890D76"/>
    <w:rsid w:val="00891EBC"/>
    <w:rsid w:val="008924A6"/>
    <w:rsid w:val="0089448C"/>
    <w:rsid w:val="00895534"/>
    <w:rsid w:val="008A2C0F"/>
    <w:rsid w:val="008A7C54"/>
    <w:rsid w:val="008B04A2"/>
    <w:rsid w:val="008C0180"/>
    <w:rsid w:val="008C36B0"/>
    <w:rsid w:val="008C5CDA"/>
    <w:rsid w:val="008C76A5"/>
    <w:rsid w:val="008D063C"/>
    <w:rsid w:val="008D4B1C"/>
    <w:rsid w:val="008E3E74"/>
    <w:rsid w:val="008E52AD"/>
    <w:rsid w:val="008E5F63"/>
    <w:rsid w:val="008E654A"/>
    <w:rsid w:val="008F1234"/>
    <w:rsid w:val="00901BE4"/>
    <w:rsid w:val="00903636"/>
    <w:rsid w:val="00910399"/>
    <w:rsid w:val="009117D6"/>
    <w:rsid w:val="00912BCF"/>
    <w:rsid w:val="009151B9"/>
    <w:rsid w:val="00915A18"/>
    <w:rsid w:val="00921D29"/>
    <w:rsid w:val="00923DFC"/>
    <w:rsid w:val="0092609B"/>
    <w:rsid w:val="00927D02"/>
    <w:rsid w:val="00930D6D"/>
    <w:rsid w:val="009352CC"/>
    <w:rsid w:val="00936F69"/>
    <w:rsid w:val="00941C84"/>
    <w:rsid w:val="0094275E"/>
    <w:rsid w:val="00946111"/>
    <w:rsid w:val="0094648E"/>
    <w:rsid w:val="00946670"/>
    <w:rsid w:val="00953D67"/>
    <w:rsid w:val="00955B95"/>
    <w:rsid w:val="009561ED"/>
    <w:rsid w:val="00956FC5"/>
    <w:rsid w:val="0095775A"/>
    <w:rsid w:val="00963C17"/>
    <w:rsid w:val="00971894"/>
    <w:rsid w:val="00972253"/>
    <w:rsid w:val="00977F2E"/>
    <w:rsid w:val="0098244A"/>
    <w:rsid w:val="0098395A"/>
    <w:rsid w:val="00991D43"/>
    <w:rsid w:val="00994BF1"/>
    <w:rsid w:val="009A4F46"/>
    <w:rsid w:val="009A6BD3"/>
    <w:rsid w:val="009A7B9E"/>
    <w:rsid w:val="009B3232"/>
    <w:rsid w:val="009C0E07"/>
    <w:rsid w:val="009C1F33"/>
    <w:rsid w:val="009C3A5E"/>
    <w:rsid w:val="009C3CBF"/>
    <w:rsid w:val="009C4180"/>
    <w:rsid w:val="009C4966"/>
    <w:rsid w:val="009C62DD"/>
    <w:rsid w:val="009C730D"/>
    <w:rsid w:val="009D58F5"/>
    <w:rsid w:val="009D62F0"/>
    <w:rsid w:val="009E11B2"/>
    <w:rsid w:val="009E66CA"/>
    <w:rsid w:val="009F0407"/>
    <w:rsid w:val="00A04FE5"/>
    <w:rsid w:val="00A10298"/>
    <w:rsid w:val="00A10A63"/>
    <w:rsid w:val="00A301F8"/>
    <w:rsid w:val="00A37689"/>
    <w:rsid w:val="00A4058C"/>
    <w:rsid w:val="00A41A83"/>
    <w:rsid w:val="00A459D5"/>
    <w:rsid w:val="00A46C90"/>
    <w:rsid w:val="00A5506D"/>
    <w:rsid w:val="00A62833"/>
    <w:rsid w:val="00A62EA3"/>
    <w:rsid w:val="00A64323"/>
    <w:rsid w:val="00A66C1A"/>
    <w:rsid w:val="00A708F5"/>
    <w:rsid w:val="00A73AB6"/>
    <w:rsid w:val="00A74A2B"/>
    <w:rsid w:val="00A74DDB"/>
    <w:rsid w:val="00A75CE4"/>
    <w:rsid w:val="00A83F6C"/>
    <w:rsid w:val="00A85941"/>
    <w:rsid w:val="00A870DB"/>
    <w:rsid w:val="00A91E05"/>
    <w:rsid w:val="00AA307A"/>
    <w:rsid w:val="00AA65D8"/>
    <w:rsid w:val="00AB14CE"/>
    <w:rsid w:val="00AB1856"/>
    <w:rsid w:val="00AC074D"/>
    <w:rsid w:val="00AD13E3"/>
    <w:rsid w:val="00AD33EB"/>
    <w:rsid w:val="00AD3C09"/>
    <w:rsid w:val="00AE1957"/>
    <w:rsid w:val="00AE1D8C"/>
    <w:rsid w:val="00AE396C"/>
    <w:rsid w:val="00AF106E"/>
    <w:rsid w:val="00AF1500"/>
    <w:rsid w:val="00B0229B"/>
    <w:rsid w:val="00B02309"/>
    <w:rsid w:val="00B10FD9"/>
    <w:rsid w:val="00B149A6"/>
    <w:rsid w:val="00B157C2"/>
    <w:rsid w:val="00B171F2"/>
    <w:rsid w:val="00B20C42"/>
    <w:rsid w:val="00B20D80"/>
    <w:rsid w:val="00B20FFB"/>
    <w:rsid w:val="00B2400B"/>
    <w:rsid w:val="00B245F7"/>
    <w:rsid w:val="00B30EB8"/>
    <w:rsid w:val="00B340AD"/>
    <w:rsid w:val="00B42912"/>
    <w:rsid w:val="00B44517"/>
    <w:rsid w:val="00B456EF"/>
    <w:rsid w:val="00B5003D"/>
    <w:rsid w:val="00B534D8"/>
    <w:rsid w:val="00B53619"/>
    <w:rsid w:val="00B55982"/>
    <w:rsid w:val="00B6249A"/>
    <w:rsid w:val="00B65576"/>
    <w:rsid w:val="00B712C2"/>
    <w:rsid w:val="00B71386"/>
    <w:rsid w:val="00B7553C"/>
    <w:rsid w:val="00B7679D"/>
    <w:rsid w:val="00B77D29"/>
    <w:rsid w:val="00B81EA2"/>
    <w:rsid w:val="00B857D5"/>
    <w:rsid w:val="00B875E1"/>
    <w:rsid w:val="00B92560"/>
    <w:rsid w:val="00B93F9D"/>
    <w:rsid w:val="00BA22D5"/>
    <w:rsid w:val="00BA3652"/>
    <w:rsid w:val="00BA38C6"/>
    <w:rsid w:val="00BA5CEC"/>
    <w:rsid w:val="00BA68A1"/>
    <w:rsid w:val="00BB5D4B"/>
    <w:rsid w:val="00BC2001"/>
    <w:rsid w:val="00BC24A5"/>
    <w:rsid w:val="00BC49AB"/>
    <w:rsid w:val="00BC6A20"/>
    <w:rsid w:val="00BC767C"/>
    <w:rsid w:val="00BD7F75"/>
    <w:rsid w:val="00BD7F7D"/>
    <w:rsid w:val="00BE058E"/>
    <w:rsid w:val="00BE0926"/>
    <w:rsid w:val="00BE1810"/>
    <w:rsid w:val="00BE1873"/>
    <w:rsid w:val="00BE2374"/>
    <w:rsid w:val="00BE2EF9"/>
    <w:rsid w:val="00BE5DEA"/>
    <w:rsid w:val="00BE6842"/>
    <w:rsid w:val="00BF1800"/>
    <w:rsid w:val="00BF1E73"/>
    <w:rsid w:val="00BF582A"/>
    <w:rsid w:val="00BF588B"/>
    <w:rsid w:val="00C006DE"/>
    <w:rsid w:val="00C05B61"/>
    <w:rsid w:val="00C067B9"/>
    <w:rsid w:val="00C0686B"/>
    <w:rsid w:val="00C07CA1"/>
    <w:rsid w:val="00C20078"/>
    <w:rsid w:val="00C20364"/>
    <w:rsid w:val="00C21183"/>
    <w:rsid w:val="00C2252D"/>
    <w:rsid w:val="00C23E18"/>
    <w:rsid w:val="00C30657"/>
    <w:rsid w:val="00C34712"/>
    <w:rsid w:val="00C377CC"/>
    <w:rsid w:val="00C41881"/>
    <w:rsid w:val="00C43F70"/>
    <w:rsid w:val="00C505D3"/>
    <w:rsid w:val="00C54E37"/>
    <w:rsid w:val="00C57195"/>
    <w:rsid w:val="00C60565"/>
    <w:rsid w:val="00C60794"/>
    <w:rsid w:val="00C61BE2"/>
    <w:rsid w:val="00C61E22"/>
    <w:rsid w:val="00C666CD"/>
    <w:rsid w:val="00C66F83"/>
    <w:rsid w:val="00C76AD4"/>
    <w:rsid w:val="00C833D6"/>
    <w:rsid w:val="00C85C44"/>
    <w:rsid w:val="00C85FA9"/>
    <w:rsid w:val="00C91D32"/>
    <w:rsid w:val="00C930A7"/>
    <w:rsid w:val="00C953E4"/>
    <w:rsid w:val="00CA0212"/>
    <w:rsid w:val="00CA09DF"/>
    <w:rsid w:val="00CA0E2E"/>
    <w:rsid w:val="00CA3933"/>
    <w:rsid w:val="00CA3B14"/>
    <w:rsid w:val="00CA6491"/>
    <w:rsid w:val="00CB19A4"/>
    <w:rsid w:val="00CB3E24"/>
    <w:rsid w:val="00CB5FB1"/>
    <w:rsid w:val="00CB7AB0"/>
    <w:rsid w:val="00CC0F65"/>
    <w:rsid w:val="00CC6E80"/>
    <w:rsid w:val="00CC6F5B"/>
    <w:rsid w:val="00CC79E8"/>
    <w:rsid w:val="00CD0CFA"/>
    <w:rsid w:val="00CD13C6"/>
    <w:rsid w:val="00CD6173"/>
    <w:rsid w:val="00CE0EF8"/>
    <w:rsid w:val="00CE4EFD"/>
    <w:rsid w:val="00CE4FD2"/>
    <w:rsid w:val="00CF0DF8"/>
    <w:rsid w:val="00CF55C5"/>
    <w:rsid w:val="00D04171"/>
    <w:rsid w:val="00D054C9"/>
    <w:rsid w:val="00D073EF"/>
    <w:rsid w:val="00D07CF4"/>
    <w:rsid w:val="00D15774"/>
    <w:rsid w:val="00D16DD6"/>
    <w:rsid w:val="00D17A49"/>
    <w:rsid w:val="00D17F35"/>
    <w:rsid w:val="00D2290E"/>
    <w:rsid w:val="00D22BA3"/>
    <w:rsid w:val="00D2557B"/>
    <w:rsid w:val="00D25F82"/>
    <w:rsid w:val="00D26349"/>
    <w:rsid w:val="00D26FCF"/>
    <w:rsid w:val="00D270CC"/>
    <w:rsid w:val="00D30BF2"/>
    <w:rsid w:val="00D3660F"/>
    <w:rsid w:val="00D40D0C"/>
    <w:rsid w:val="00D41C92"/>
    <w:rsid w:val="00D44964"/>
    <w:rsid w:val="00D45F7F"/>
    <w:rsid w:val="00D47F35"/>
    <w:rsid w:val="00D5387C"/>
    <w:rsid w:val="00D561B8"/>
    <w:rsid w:val="00D63713"/>
    <w:rsid w:val="00D665CD"/>
    <w:rsid w:val="00D66BAA"/>
    <w:rsid w:val="00D67936"/>
    <w:rsid w:val="00D723EF"/>
    <w:rsid w:val="00D7337A"/>
    <w:rsid w:val="00D767BD"/>
    <w:rsid w:val="00D81B0C"/>
    <w:rsid w:val="00D826BC"/>
    <w:rsid w:val="00D83FE0"/>
    <w:rsid w:val="00D91141"/>
    <w:rsid w:val="00D91BAC"/>
    <w:rsid w:val="00D937EC"/>
    <w:rsid w:val="00D96BB5"/>
    <w:rsid w:val="00DA5456"/>
    <w:rsid w:val="00DA78E1"/>
    <w:rsid w:val="00DB4265"/>
    <w:rsid w:val="00DB4BFC"/>
    <w:rsid w:val="00DB6963"/>
    <w:rsid w:val="00DC68AD"/>
    <w:rsid w:val="00DC74A6"/>
    <w:rsid w:val="00DD1BE1"/>
    <w:rsid w:val="00DD3549"/>
    <w:rsid w:val="00DD4735"/>
    <w:rsid w:val="00DD58B3"/>
    <w:rsid w:val="00DD663C"/>
    <w:rsid w:val="00DE34F6"/>
    <w:rsid w:val="00DE6206"/>
    <w:rsid w:val="00DF2047"/>
    <w:rsid w:val="00DF29D0"/>
    <w:rsid w:val="00E02017"/>
    <w:rsid w:val="00E03EC6"/>
    <w:rsid w:val="00E26826"/>
    <w:rsid w:val="00E34828"/>
    <w:rsid w:val="00E34F29"/>
    <w:rsid w:val="00E36215"/>
    <w:rsid w:val="00E458E7"/>
    <w:rsid w:val="00E47E73"/>
    <w:rsid w:val="00E50224"/>
    <w:rsid w:val="00E53B74"/>
    <w:rsid w:val="00E55A8A"/>
    <w:rsid w:val="00E61A28"/>
    <w:rsid w:val="00E64032"/>
    <w:rsid w:val="00E73DC6"/>
    <w:rsid w:val="00E76DCB"/>
    <w:rsid w:val="00E811F9"/>
    <w:rsid w:val="00E82B4A"/>
    <w:rsid w:val="00E849B7"/>
    <w:rsid w:val="00E84E23"/>
    <w:rsid w:val="00E91975"/>
    <w:rsid w:val="00E94DD2"/>
    <w:rsid w:val="00E9658A"/>
    <w:rsid w:val="00EA071A"/>
    <w:rsid w:val="00EA2A8D"/>
    <w:rsid w:val="00EA348C"/>
    <w:rsid w:val="00EA5B1D"/>
    <w:rsid w:val="00EA6215"/>
    <w:rsid w:val="00EB2A59"/>
    <w:rsid w:val="00EC117D"/>
    <w:rsid w:val="00EC2B69"/>
    <w:rsid w:val="00EC3D8E"/>
    <w:rsid w:val="00EC3F33"/>
    <w:rsid w:val="00EC5C96"/>
    <w:rsid w:val="00ED0821"/>
    <w:rsid w:val="00ED0A3F"/>
    <w:rsid w:val="00ED0ED6"/>
    <w:rsid w:val="00ED349E"/>
    <w:rsid w:val="00ED7DE5"/>
    <w:rsid w:val="00EE3408"/>
    <w:rsid w:val="00EE554B"/>
    <w:rsid w:val="00EE6ACC"/>
    <w:rsid w:val="00EE6CB6"/>
    <w:rsid w:val="00EF4DBE"/>
    <w:rsid w:val="00EF7451"/>
    <w:rsid w:val="00F01F33"/>
    <w:rsid w:val="00F02B95"/>
    <w:rsid w:val="00F03FEB"/>
    <w:rsid w:val="00F05ECA"/>
    <w:rsid w:val="00F06CE4"/>
    <w:rsid w:val="00F114B5"/>
    <w:rsid w:val="00F15C61"/>
    <w:rsid w:val="00F1796E"/>
    <w:rsid w:val="00F2229D"/>
    <w:rsid w:val="00F300D6"/>
    <w:rsid w:val="00F34590"/>
    <w:rsid w:val="00F3666D"/>
    <w:rsid w:val="00F43EDB"/>
    <w:rsid w:val="00F51E3B"/>
    <w:rsid w:val="00F54FF4"/>
    <w:rsid w:val="00F576CC"/>
    <w:rsid w:val="00F643D5"/>
    <w:rsid w:val="00F66222"/>
    <w:rsid w:val="00F805CD"/>
    <w:rsid w:val="00F80B97"/>
    <w:rsid w:val="00F83E90"/>
    <w:rsid w:val="00F848D0"/>
    <w:rsid w:val="00F86985"/>
    <w:rsid w:val="00F94D27"/>
    <w:rsid w:val="00FA0604"/>
    <w:rsid w:val="00FA116A"/>
    <w:rsid w:val="00FB17BC"/>
    <w:rsid w:val="00FB4C89"/>
    <w:rsid w:val="00FB6DA5"/>
    <w:rsid w:val="00FB7092"/>
    <w:rsid w:val="00FB7BBB"/>
    <w:rsid w:val="00FC0E15"/>
    <w:rsid w:val="00FD19CD"/>
    <w:rsid w:val="00FD3EE0"/>
    <w:rsid w:val="00FD67DE"/>
    <w:rsid w:val="00FD7965"/>
    <w:rsid w:val="00FE11FA"/>
    <w:rsid w:val="00FE18F2"/>
    <w:rsid w:val="00FE19F6"/>
    <w:rsid w:val="00FE2335"/>
    <w:rsid w:val="00FE4738"/>
    <w:rsid w:val="00FE7785"/>
    <w:rsid w:val="00FF1C0E"/>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9FC"/>
    <w:pPr>
      <w:spacing w:after="120"/>
    </w:pPr>
    <w:rPr>
      <w:rFonts w:ascii="Times New Roman" w:hAnsi="Times New Roman"/>
    </w:rPr>
  </w:style>
  <w:style w:type="paragraph" w:styleId="Heading1">
    <w:name w:val="heading 1"/>
    <w:basedOn w:val="Normal"/>
    <w:next w:val="Normal"/>
    <w:link w:val="Heading1Char"/>
    <w:qFormat/>
    <w:rsid w:val="00C34712"/>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link w:val="Heading2Char"/>
    <w:qFormat/>
    <w:rsid w:val="003578F0"/>
    <w:pPr>
      <w:numPr>
        <w:numId w:val="3"/>
      </w:numPr>
      <w:spacing w:before="640" w:after="280" w:line="240" w:lineRule="auto"/>
      <w:textAlignment w:val="baseline"/>
      <w:outlineLvl w:val="1"/>
    </w:pPr>
    <w:rPr>
      <w:rFonts w:eastAsia="Times New Roman" w:cs="Times New Roman"/>
      <w:b/>
      <w:bCs/>
      <w:sz w:val="28"/>
      <w:szCs w:val="28"/>
    </w:rPr>
  </w:style>
  <w:style w:type="paragraph" w:styleId="Heading3">
    <w:name w:val="heading 3"/>
    <w:basedOn w:val="Normal"/>
    <w:next w:val="BodyText"/>
    <w:link w:val="Heading3Char"/>
    <w:qFormat/>
    <w:rsid w:val="003578F0"/>
    <w:pPr>
      <w:spacing w:before="100" w:beforeAutospacing="1" w:after="100" w:afterAutospacing="1" w:line="240" w:lineRule="auto"/>
      <w:outlineLvl w:val="2"/>
    </w:pPr>
    <w:rPr>
      <w:rFonts w:eastAsiaTheme="minorEastAsia" w:cs="Times New Roman"/>
      <w:b/>
      <w:bCs/>
      <w:sz w:val="27"/>
      <w:szCs w:val="27"/>
    </w:rPr>
  </w:style>
  <w:style w:type="paragraph" w:styleId="Heading4">
    <w:name w:val="heading 4"/>
    <w:aliases w:val="csx Heading 4"/>
    <w:basedOn w:val="Normal"/>
    <w:next w:val="Heading5"/>
    <w:link w:val="Heading4Char"/>
    <w:qFormat/>
    <w:rsid w:val="003578F0"/>
    <w:pPr>
      <w:numPr>
        <w:ilvl w:val="1"/>
        <w:numId w:val="3"/>
      </w:numPr>
      <w:spacing w:before="100" w:beforeAutospacing="1" w:after="100" w:afterAutospacing="1" w:line="240" w:lineRule="auto"/>
      <w:textAlignment w:val="baseline"/>
      <w:outlineLvl w:val="3"/>
    </w:pPr>
    <w:rPr>
      <w:rFonts w:eastAsia="Times New Roman" w:cs="Times New Roman"/>
      <w:bCs/>
      <w:sz w:val="24"/>
      <w:szCs w:val="27"/>
    </w:rPr>
  </w:style>
  <w:style w:type="paragraph" w:styleId="Heading5">
    <w:name w:val="heading 5"/>
    <w:basedOn w:val="Normal"/>
    <w:next w:val="Normal"/>
    <w:link w:val="Heading5Char"/>
    <w:unhideWhenUsed/>
    <w:qFormat/>
    <w:rsid w:val="003578F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qFormat/>
    <w:rsid w:val="003578F0"/>
    <w:pPr>
      <w:spacing w:before="100" w:beforeAutospacing="1" w:after="100" w:afterAutospacing="1" w:line="240" w:lineRule="auto"/>
      <w:outlineLvl w:val="5"/>
    </w:pPr>
    <w:rPr>
      <w:rFonts w:eastAsiaTheme="minorEastAsia" w:cs="Times New Roman"/>
      <w:b/>
      <w:bCs/>
      <w:sz w:val="15"/>
      <w:szCs w:val="15"/>
    </w:rPr>
  </w:style>
  <w:style w:type="paragraph" w:styleId="Heading7">
    <w:name w:val="heading 7"/>
    <w:basedOn w:val="Heading6"/>
    <w:next w:val="Normal"/>
    <w:link w:val="Heading7Char"/>
    <w:qFormat/>
    <w:rsid w:val="002253AD"/>
    <w:pPr>
      <w:keepNext/>
      <w:tabs>
        <w:tab w:val="num" w:pos="1440"/>
      </w:tabs>
      <w:spacing w:before="240" w:beforeAutospacing="0" w:after="60" w:afterAutospacing="0"/>
      <w:ind w:left="1296" w:hanging="1296"/>
      <w:outlineLvl w:val="6"/>
    </w:pPr>
    <w:rPr>
      <w:rFonts w:ascii="Arial" w:eastAsia="Times New Roman" w:hAnsi="Arial" w:cs="Arial"/>
      <w:bCs w:val="0"/>
      <w:sz w:val="22"/>
      <w:szCs w:val="20"/>
    </w:rPr>
  </w:style>
  <w:style w:type="paragraph" w:styleId="Heading8">
    <w:name w:val="heading 8"/>
    <w:basedOn w:val="Heading7"/>
    <w:next w:val="Normal"/>
    <w:link w:val="Heading8Char"/>
    <w:qFormat/>
    <w:rsid w:val="002253AD"/>
    <w:pPr>
      <w:tabs>
        <w:tab w:val="clear" w:pos="1440"/>
        <w:tab w:val="num" w:pos="1800"/>
      </w:tabs>
      <w:ind w:left="1440" w:hanging="144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C43F70"/>
    <w:pPr>
      <w:numPr>
        <w:numId w:val="9"/>
      </w:numPr>
    </w:pPr>
  </w:style>
  <w:style w:type="paragraph" w:customStyle="1" w:styleId="listlevel2">
    <w:name w:val="list level2"/>
    <w:basedOn w:val="Normal"/>
    <w:link w:val="listlevel2Char"/>
    <w:qFormat/>
    <w:rsid w:val="006A0A81"/>
    <w:pPr>
      <w:keepNext/>
      <w:numPr>
        <w:ilvl w:val="1"/>
        <w:numId w:val="1"/>
      </w:numPr>
      <w:ind w:left="788" w:hanging="431"/>
    </w:pPr>
    <w:rPr>
      <w:rFonts w:cs="Times New Roman"/>
      <w:b/>
      <w:sz w:val="24"/>
    </w:rPr>
  </w:style>
  <w:style w:type="paragraph" w:styleId="Caption">
    <w:name w:val="caption"/>
    <w:basedOn w:val="Normal"/>
    <w:next w:val="Normal"/>
    <w:uiPriority w:val="35"/>
    <w:unhideWhenUsed/>
    <w:qFormat/>
    <w:rsid w:val="0056239E"/>
    <w:pPr>
      <w:spacing w:line="240" w:lineRule="auto"/>
    </w:pPr>
    <w:rPr>
      <w:b/>
      <w:bCs/>
      <w:sz w:val="18"/>
      <w:szCs w:val="18"/>
    </w:rPr>
  </w:style>
  <w:style w:type="paragraph" w:customStyle="1" w:styleId="Listlevel1">
    <w:name w:val="List level 1"/>
    <w:basedOn w:val="Normal"/>
    <w:link w:val="Listlevel1Char"/>
    <w:qFormat/>
    <w:rsid w:val="006A0A81"/>
    <w:pPr>
      <w:keepNext/>
      <w:pageBreakBefore/>
      <w:numPr>
        <w:numId w:val="1"/>
      </w:numPr>
      <w:ind w:left="357" w:hanging="357"/>
    </w:pPr>
    <w:rPr>
      <w:rFonts w:cs="Times New Roman"/>
      <w:b/>
      <w:sz w:val="28"/>
    </w:rPr>
  </w:style>
  <w:style w:type="paragraph" w:styleId="BalloonText">
    <w:name w:val="Balloon Text"/>
    <w:basedOn w:val="Normal"/>
    <w:link w:val="BalloonTextChar"/>
    <w:uiPriority w:val="99"/>
    <w:semiHidden/>
    <w:unhideWhenUsed/>
    <w:rsid w:val="00D45F7F"/>
    <w:pPr>
      <w:spacing w:after="0" w:line="240" w:lineRule="auto"/>
    </w:pPr>
    <w:rPr>
      <w:rFonts w:ascii="Tahoma" w:hAnsi="Tahoma" w:cs="Tahoma"/>
      <w:sz w:val="16"/>
      <w:szCs w:val="16"/>
    </w:rPr>
  </w:style>
  <w:style w:type="paragraph" w:styleId="NoSpacing">
    <w:name w:val="No Spacing"/>
    <w:uiPriority w:val="1"/>
    <w:qFormat/>
    <w:rsid w:val="00BF1800"/>
    <w:pPr>
      <w:spacing w:after="0" w:line="240" w:lineRule="auto"/>
    </w:pPr>
  </w:style>
  <w:style w:type="table" w:styleId="TableGrid">
    <w:name w:val="Table Grid"/>
    <w:basedOn w:val="TableNormal"/>
    <w:uiPriority w:val="59"/>
    <w:rsid w:val="00D2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3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E24"/>
  </w:style>
  <w:style w:type="paragraph" w:styleId="Footer">
    <w:name w:val="footer"/>
    <w:basedOn w:val="Normal"/>
    <w:link w:val="FooterChar"/>
    <w:uiPriority w:val="99"/>
    <w:unhideWhenUsed/>
    <w:rsid w:val="00CB3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E24"/>
  </w:style>
  <w:style w:type="character" w:customStyle="1" w:styleId="Heading2Char">
    <w:name w:val="Heading 2 Char"/>
    <w:basedOn w:val="DefaultParagraphFont"/>
    <w:link w:val="Heading2"/>
    <w:uiPriority w:val="9"/>
    <w:rsid w:val="003578F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3578F0"/>
    <w:rPr>
      <w:rFonts w:ascii="Times New Roman" w:eastAsiaTheme="minorEastAsia" w:hAnsi="Times New Roman" w:cs="Times New Roman"/>
      <w:b/>
      <w:bCs/>
      <w:sz w:val="27"/>
      <w:szCs w:val="27"/>
    </w:rPr>
  </w:style>
  <w:style w:type="character" w:customStyle="1" w:styleId="Heading4Char">
    <w:name w:val="Heading 4 Char"/>
    <w:aliases w:val="csx Heading 4 Char"/>
    <w:basedOn w:val="DefaultParagraphFont"/>
    <w:link w:val="Heading4"/>
    <w:uiPriority w:val="9"/>
    <w:rsid w:val="003578F0"/>
    <w:rPr>
      <w:rFonts w:ascii="Times New Roman" w:eastAsia="Times New Roman" w:hAnsi="Times New Roman" w:cs="Times New Roman"/>
      <w:bCs/>
      <w:sz w:val="24"/>
      <w:szCs w:val="27"/>
    </w:rPr>
  </w:style>
  <w:style w:type="character" w:customStyle="1" w:styleId="Heading6Char">
    <w:name w:val="Heading 6 Char"/>
    <w:basedOn w:val="DefaultParagraphFont"/>
    <w:link w:val="Heading6"/>
    <w:uiPriority w:val="9"/>
    <w:rsid w:val="003578F0"/>
    <w:rPr>
      <w:rFonts w:ascii="Times New Roman" w:eastAsiaTheme="minorEastAsia" w:hAnsi="Times New Roman" w:cs="Times New Roman"/>
      <w:b/>
      <w:bCs/>
      <w:sz w:val="15"/>
      <w:szCs w:val="15"/>
    </w:rPr>
  </w:style>
  <w:style w:type="paragraph" w:customStyle="1" w:styleId="figuretoc">
    <w:name w:val="figuretoc"/>
    <w:basedOn w:val="Normal"/>
    <w:rsid w:val="00D45F7F"/>
    <w:pPr>
      <w:spacing w:after="0" w:line="240" w:lineRule="auto"/>
      <w:ind w:left="720" w:hanging="720"/>
      <w:textAlignment w:val="baseline"/>
    </w:pPr>
    <w:rPr>
      <w:rFonts w:eastAsiaTheme="minorEastAsia" w:cs="Times New Roman"/>
      <w:color w:val="000000"/>
      <w:sz w:val="24"/>
      <w:szCs w:val="24"/>
    </w:rPr>
  </w:style>
  <w:style w:type="character" w:customStyle="1" w:styleId="BalloonTextChar">
    <w:name w:val="Balloon Text Char"/>
    <w:basedOn w:val="DefaultParagraphFont"/>
    <w:link w:val="BalloonText"/>
    <w:uiPriority w:val="99"/>
    <w:semiHidden/>
    <w:rsid w:val="00D45F7F"/>
    <w:rPr>
      <w:rFonts w:ascii="Tahoma" w:hAnsi="Tahoma" w:cs="Tahoma"/>
      <w:sz w:val="16"/>
      <w:szCs w:val="16"/>
    </w:rPr>
  </w:style>
  <w:style w:type="character" w:customStyle="1" w:styleId="listlevel2Char">
    <w:name w:val="list level2 Char"/>
    <w:basedOn w:val="DefaultParagraphFont"/>
    <w:link w:val="listlevel2"/>
    <w:rsid w:val="006A0A81"/>
    <w:rPr>
      <w:rFonts w:ascii="Times New Roman" w:hAnsi="Times New Roman" w:cs="Times New Roman"/>
      <w:b/>
      <w:sz w:val="24"/>
    </w:rPr>
  </w:style>
  <w:style w:type="paragraph" w:styleId="BodyText">
    <w:name w:val="Body Text"/>
    <w:basedOn w:val="Normal"/>
    <w:link w:val="BodyTextChar"/>
    <w:uiPriority w:val="99"/>
    <w:semiHidden/>
    <w:unhideWhenUsed/>
    <w:rsid w:val="003578F0"/>
  </w:style>
  <w:style w:type="character" w:customStyle="1" w:styleId="BodyTextChar">
    <w:name w:val="Body Text Char"/>
    <w:basedOn w:val="DefaultParagraphFont"/>
    <w:link w:val="BodyText"/>
    <w:uiPriority w:val="99"/>
    <w:semiHidden/>
    <w:rsid w:val="003578F0"/>
  </w:style>
  <w:style w:type="character" w:customStyle="1" w:styleId="Heading5Char">
    <w:name w:val="Heading 5 Char"/>
    <w:basedOn w:val="DefaultParagraphFont"/>
    <w:link w:val="Heading5"/>
    <w:uiPriority w:val="9"/>
    <w:semiHidden/>
    <w:rsid w:val="003578F0"/>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43F70"/>
    <w:pPr>
      <w:ind w:left="720"/>
      <w:contextualSpacing/>
    </w:pPr>
  </w:style>
  <w:style w:type="character" w:customStyle="1" w:styleId="Heading1Char">
    <w:name w:val="Heading 1 Char"/>
    <w:basedOn w:val="DefaultParagraphFont"/>
    <w:link w:val="Heading1"/>
    <w:uiPriority w:val="9"/>
    <w:rsid w:val="00C34712"/>
    <w:rPr>
      <w:rFonts w:asciiTheme="majorHAnsi" w:eastAsiaTheme="majorEastAsia" w:hAnsiTheme="majorHAnsi" w:cstheme="majorBidi"/>
      <w:b/>
      <w:bCs/>
      <w:sz w:val="28"/>
      <w:szCs w:val="28"/>
    </w:rPr>
  </w:style>
  <w:style w:type="paragraph" w:styleId="List">
    <w:name w:val="List"/>
    <w:basedOn w:val="Normal"/>
    <w:uiPriority w:val="99"/>
    <w:semiHidden/>
    <w:unhideWhenUsed/>
    <w:rsid w:val="00CB5FB1"/>
    <w:pPr>
      <w:ind w:left="360" w:hanging="360"/>
      <w:contextualSpacing/>
    </w:pPr>
  </w:style>
  <w:style w:type="character" w:customStyle="1" w:styleId="Listlevel1Char">
    <w:name w:val="List level 1 Char"/>
    <w:basedOn w:val="DefaultParagraphFont"/>
    <w:link w:val="Listlevel1"/>
    <w:rsid w:val="006A0A81"/>
    <w:rPr>
      <w:rFonts w:ascii="Times New Roman" w:hAnsi="Times New Roman" w:cs="Times New Roman"/>
      <w:b/>
      <w:sz w:val="28"/>
    </w:rPr>
  </w:style>
  <w:style w:type="paragraph" w:customStyle="1" w:styleId="listlevel3">
    <w:name w:val="list level 3"/>
    <w:basedOn w:val="Normal"/>
    <w:link w:val="listlevel3Char"/>
    <w:qFormat/>
    <w:rsid w:val="006A0A81"/>
    <w:pPr>
      <w:keepNext/>
      <w:numPr>
        <w:ilvl w:val="2"/>
        <w:numId w:val="1"/>
      </w:numPr>
      <w:tabs>
        <w:tab w:val="left" w:pos="1440"/>
      </w:tabs>
      <w:ind w:left="1225" w:hanging="505"/>
    </w:pPr>
    <w:rPr>
      <w:rFonts w:cs="Times New Roman"/>
      <w:b/>
    </w:rPr>
  </w:style>
  <w:style w:type="paragraph" w:customStyle="1" w:styleId="listlevel4">
    <w:name w:val="list level 4"/>
    <w:basedOn w:val="Normal"/>
    <w:link w:val="listlevel4Char"/>
    <w:qFormat/>
    <w:rsid w:val="005840A9"/>
    <w:pPr>
      <w:numPr>
        <w:ilvl w:val="3"/>
        <w:numId w:val="1"/>
      </w:numPr>
    </w:pPr>
    <w:rPr>
      <w:rFonts w:cs="Times New Roman"/>
    </w:rPr>
  </w:style>
  <w:style w:type="character" w:customStyle="1" w:styleId="listlevel3Char">
    <w:name w:val="list level 3 Char"/>
    <w:basedOn w:val="DefaultParagraphFont"/>
    <w:link w:val="listlevel3"/>
    <w:rsid w:val="006A0A81"/>
    <w:rPr>
      <w:rFonts w:ascii="Times New Roman" w:hAnsi="Times New Roman" w:cs="Times New Roman"/>
      <w:b/>
    </w:rPr>
  </w:style>
  <w:style w:type="paragraph" w:customStyle="1" w:styleId="listlevel5">
    <w:name w:val="list level 5"/>
    <w:basedOn w:val="listlevel4"/>
    <w:link w:val="listlevel5Char"/>
    <w:qFormat/>
    <w:rsid w:val="00923DFC"/>
    <w:pPr>
      <w:numPr>
        <w:ilvl w:val="4"/>
      </w:numPr>
    </w:pPr>
  </w:style>
  <w:style w:type="character" w:customStyle="1" w:styleId="listlevel4Char">
    <w:name w:val="list level 4 Char"/>
    <w:basedOn w:val="DefaultParagraphFont"/>
    <w:link w:val="listlevel4"/>
    <w:rsid w:val="005840A9"/>
    <w:rPr>
      <w:rFonts w:ascii="Times New Roman" w:hAnsi="Times New Roman" w:cs="Times New Roman"/>
    </w:rPr>
  </w:style>
  <w:style w:type="paragraph" w:customStyle="1" w:styleId="Command">
    <w:name w:val="Command"/>
    <w:basedOn w:val="Normal"/>
    <w:qFormat/>
    <w:rsid w:val="00C0686B"/>
    <w:pPr>
      <w:spacing w:after="0" w:line="240" w:lineRule="auto"/>
    </w:pPr>
    <w:rPr>
      <w:rFonts w:ascii="Courier New" w:hAnsi="Courier New" w:cs="Courier New"/>
    </w:rPr>
  </w:style>
  <w:style w:type="character" w:customStyle="1" w:styleId="listlevel5Char">
    <w:name w:val="list level 5 Char"/>
    <w:basedOn w:val="listlevel4Char"/>
    <w:link w:val="listlevel5"/>
    <w:rsid w:val="00923DFC"/>
    <w:rPr>
      <w:rFonts w:ascii="Times New Roman" w:hAnsi="Times New Roman" w:cs="Times New Roman"/>
    </w:rPr>
  </w:style>
  <w:style w:type="paragraph" w:customStyle="1" w:styleId="Parameter">
    <w:name w:val="Parameter"/>
    <w:basedOn w:val="Command"/>
    <w:qFormat/>
    <w:rsid w:val="001214F6"/>
    <w:rPr>
      <w:i/>
    </w:rPr>
  </w:style>
  <w:style w:type="paragraph" w:styleId="TOCHeading">
    <w:name w:val="TOC Heading"/>
    <w:basedOn w:val="Heading1"/>
    <w:next w:val="Normal"/>
    <w:uiPriority w:val="39"/>
    <w:semiHidden/>
    <w:unhideWhenUsed/>
    <w:qFormat/>
    <w:rsid w:val="00ED349E"/>
    <w:pPr>
      <w:outlineLvl w:val="9"/>
    </w:pPr>
    <w:rPr>
      <w:lang w:eastAsia="ja-JP"/>
    </w:rPr>
  </w:style>
  <w:style w:type="paragraph" w:styleId="TOC2">
    <w:name w:val="toc 2"/>
    <w:basedOn w:val="Normal"/>
    <w:next w:val="Normal"/>
    <w:autoRedefine/>
    <w:uiPriority w:val="39"/>
    <w:unhideWhenUsed/>
    <w:qFormat/>
    <w:rsid w:val="005009FC"/>
    <w:pPr>
      <w:tabs>
        <w:tab w:val="left" w:pos="851"/>
        <w:tab w:val="right" w:leader="dot" w:pos="9356"/>
      </w:tabs>
      <w:spacing w:before="120" w:after="0"/>
      <w:ind w:left="220"/>
    </w:pPr>
    <w:rPr>
      <w:i/>
      <w:iCs/>
      <w:sz w:val="20"/>
      <w:szCs w:val="20"/>
    </w:rPr>
  </w:style>
  <w:style w:type="paragraph" w:styleId="TOC1">
    <w:name w:val="toc 1"/>
    <w:basedOn w:val="NoSpacing"/>
    <w:next w:val="PlainText"/>
    <w:autoRedefine/>
    <w:uiPriority w:val="39"/>
    <w:unhideWhenUsed/>
    <w:rsid w:val="00312460"/>
    <w:pPr>
      <w:tabs>
        <w:tab w:val="left" w:pos="284"/>
        <w:tab w:val="right" w:leader="dot" w:pos="9356"/>
      </w:tabs>
      <w:spacing w:before="240" w:after="120"/>
    </w:pPr>
    <w:rPr>
      <w:b/>
      <w:bCs/>
      <w:sz w:val="20"/>
      <w:szCs w:val="20"/>
    </w:rPr>
  </w:style>
  <w:style w:type="paragraph" w:styleId="TOC3">
    <w:name w:val="toc 3"/>
    <w:basedOn w:val="Normal"/>
    <w:next w:val="Normal"/>
    <w:autoRedefine/>
    <w:uiPriority w:val="39"/>
    <w:unhideWhenUsed/>
    <w:qFormat/>
    <w:rsid w:val="00E47E73"/>
    <w:pPr>
      <w:tabs>
        <w:tab w:val="right" w:leader="dot" w:pos="9350"/>
      </w:tabs>
      <w:spacing w:after="0"/>
      <w:ind w:left="440"/>
    </w:pPr>
    <w:rPr>
      <w:i/>
      <w:noProof/>
      <w:sz w:val="20"/>
      <w:szCs w:val="20"/>
    </w:rPr>
  </w:style>
  <w:style w:type="paragraph" w:styleId="TOC4">
    <w:name w:val="toc 4"/>
    <w:basedOn w:val="Normal"/>
    <w:next w:val="Normal"/>
    <w:autoRedefine/>
    <w:uiPriority w:val="39"/>
    <w:unhideWhenUsed/>
    <w:rsid w:val="00C067B9"/>
    <w:pPr>
      <w:tabs>
        <w:tab w:val="left" w:pos="810"/>
        <w:tab w:val="left" w:pos="5760"/>
        <w:tab w:val="right" w:leader="dot" w:pos="9350"/>
      </w:tabs>
      <w:spacing w:after="0"/>
    </w:pPr>
    <w:rPr>
      <w:sz w:val="20"/>
      <w:szCs w:val="20"/>
    </w:rPr>
  </w:style>
  <w:style w:type="paragraph" w:styleId="TOC5">
    <w:name w:val="toc 5"/>
    <w:basedOn w:val="Normal"/>
    <w:next w:val="Normal"/>
    <w:autoRedefine/>
    <w:uiPriority w:val="39"/>
    <w:unhideWhenUsed/>
    <w:rsid w:val="00ED349E"/>
    <w:pPr>
      <w:spacing w:after="0"/>
      <w:ind w:left="880"/>
    </w:pPr>
    <w:rPr>
      <w:sz w:val="20"/>
      <w:szCs w:val="20"/>
    </w:rPr>
  </w:style>
  <w:style w:type="paragraph" w:styleId="TOC6">
    <w:name w:val="toc 6"/>
    <w:basedOn w:val="Normal"/>
    <w:next w:val="Normal"/>
    <w:autoRedefine/>
    <w:uiPriority w:val="39"/>
    <w:unhideWhenUsed/>
    <w:rsid w:val="00ED349E"/>
    <w:pPr>
      <w:spacing w:after="0"/>
      <w:ind w:left="1100"/>
    </w:pPr>
    <w:rPr>
      <w:sz w:val="20"/>
      <w:szCs w:val="20"/>
    </w:rPr>
  </w:style>
  <w:style w:type="paragraph" w:styleId="TOC7">
    <w:name w:val="toc 7"/>
    <w:basedOn w:val="Normal"/>
    <w:next w:val="Normal"/>
    <w:autoRedefine/>
    <w:uiPriority w:val="39"/>
    <w:unhideWhenUsed/>
    <w:rsid w:val="00ED349E"/>
    <w:pPr>
      <w:spacing w:after="0"/>
      <w:ind w:left="1320"/>
    </w:pPr>
    <w:rPr>
      <w:sz w:val="20"/>
      <w:szCs w:val="20"/>
    </w:rPr>
  </w:style>
  <w:style w:type="paragraph" w:styleId="TOC8">
    <w:name w:val="toc 8"/>
    <w:basedOn w:val="Normal"/>
    <w:next w:val="Normal"/>
    <w:autoRedefine/>
    <w:uiPriority w:val="39"/>
    <w:unhideWhenUsed/>
    <w:rsid w:val="00ED349E"/>
    <w:pPr>
      <w:spacing w:after="0"/>
      <w:ind w:left="1540"/>
    </w:pPr>
    <w:rPr>
      <w:sz w:val="20"/>
      <w:szCs w:val="20"/>
    </w:rPr>
  </w:style>
  <w:style w:type="paragraph" w:styleId="TOC9">
    <w:name w:val="toc 9"/>
    <w:basedOn w:val="Normal"/>
    <w:next w:val="Normal"/>
    <w:autoRedefine/>
    <w:uiPriority w:val="39"/>
    <w:unhideWhenUsed/>
    <w:rsid w:val="00ED349E"/>
    <w:pPr>
      <w:spacing w:after="0"/>
      <w:ind w:left="1760"/>
    </w:pPr>
    <w:rPr>
      <w:sz w:val="20"/>
      <w:szCs w:val="20"/>
    </w:rPr>
  </w:style>
  <w:style w:type="character" w:styleId="Hyperlink">
    <w:name w:val="Hyperlink"/>
    <w:basedOn w:val="DefaultParagraphFont"/>
    <w:uiPriority w:val="99"/>
    <w:unhideWhenUsed/>
    <w:rsid w:val="00ED349E"/>
    <w:rPr>
      <w:color w:val="0000FF" w:themeColor="hyperlink"/>
      <w:u w:val="single"/>
    </w:rPr>
  </w:style>
  <w:style w:type="paragraph" w:customStyle="1" w:styleId="Commandexample">
    <w:name w:val="Command example"/>
    <w:basedOn w:val="Normal"/>
    <w:qFormat/>
    <w:rsid w:val="008E3E74"/>
    <w:pPr>
      <w:spacing w:after="0" w:line="240" w:lineRule="auto"/>
    </w:pPr>
    <w:rPr>
      <w:rFonts w:ascii="Courier New" w:hAnsi="Courier New" w:cs="Courier New"/>
    </w:rPr>
  </w:style>
  <w:style w:type="paragraph" w:styleId="Index1">
    <w:name w:val="index 1"/>
    <w:basedOn w:val="Command"/>
    <w:next w:val="Normal"/>
    <w:autoRedefine/>
    <w:uiPriority w:val="99"/>
    <w:semiHidden/>
    <w:unhideWhenUsed/>
    <w:rsid w:val="009D62F0"/>
    <w:pPr>
      <w:ind w:left="220" w:hanging="220"/>
    </w:pPr>
  </w:style>
  <w:style w:type="paragraph" w:styleId="PlainText">
    <w:name w:val="Plain Text"/>
    <w:basedOn w:val="Normal"/>
    <w:link w:val="PlainTextChar"/>
    <w:uiPriority w:val="99"/>
    <w:semiHidden/>
    <w:unhideWhenUsed/>
    <w:rsid w:val="004A59F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A59FC"/>
    <w:rPr>
      <w:rFonts w:ascii="Consolas" w:hAnsi="Consolas"/>
      <w:sz w:val="21"/>
      <w:szCs w:val="21"/>
    </w:rPr>
  </w:style>
  <w:style w:type="paragraph" w:customStyle="1" w:styleId="Default">
    <w:name w:val="Default"/>
    <w:rsid w:val="00BF582A"/>
    <w:pPr>
      <w:autoSpaceDE w:val="0"/>
      <w:autoSpaceDN w:val="0"/>
      <w:adjustRightInd w:val="0"/>
      <w:spacing w:after="0" w:line="240" w:lineRule="auto"/>
    </w:pPr>
    <w:rPr>
      <w:rFonts w:ascii="Minion Pro" w:hAnsi="Minion Pro" w:cs="Minion Pro"/>
      <w:color w:val="000000"/>
      <w:sz w:val="24"/>
      <w:szCs w:val="24"/>
    </w:rPr>
  </w:style>
  <w:style w:type="character" w:styleId="CommentReference">
    <w:name w:val="annotation reference"/>
    <w:basedOn w:val="DefaultParagraphFont"/>
    <w:uiPriority w:val="99"/>
    <w:semiHidden/>
    <w:unhideWhenUsed/>
    <w:rsid w:val="005B14F8"/>
    <w:rPr>
      <w:sz w:val="16"/>
      <w:szCs w:val="16"/>
    </w:rPr>
  </w:style>
  <w:style w:type="paragraph" w:styleId="CommentText">
    <w:name w:val="annotation text"/>
    <w:basedOn w:val="Normal"/>
    <w:link w:val="CommentTextChar"/>
    <w:uiPriority w:val="99"/>
    <w:semiHidden/>
    <w:unhideWhenUsed/>
    <w:rsid w:val="005B14F8"/>
    <w:pPr>
      <w:spacing w:line="240" w:lineRule="auto"/>
    </w:pPr>
    <w:rPr>
      <w:sz w:val="20"/>
      <w:szCs w:val="20"/>
    </w:rPr>
  </w:style>
  <w:style w:type="character" w:customStyle="1" w:styleId="CommentTextChar">
    <w:name w:val="Comment Text Char"/>
    <w:basedOn w:val="DefaultParagraphFont"/>
    <w:link w:val="CommentText"/>
    <w:uiPriority w:val="99"/>
    <w:semiHidden/>
    <w:rsid w:val="005B14F8"/>
    <w:rPr>
      <w:sz w:val="20"/>
      <w:szCs w:val="20"/>
    </w:rPr>
  </w:style>
  <w:style w:type="paragraph" w:styleId="CommentSubject">
    <w:name w:val="annotation subject"/>
    <w:basedOn w:val="CommentText"/>
    <w:next w:val="CommentText"/>
    <w:link w:val="CommentSubjectChar"/>
    <w:uiPriority w:val="99"/>
    <w:semiHidden/>
    <w:unhideWhenUsed/>
    <w:rsid w:val="005B14F8"/>
    <w:rPr>
      <w:b/>
      <w:bCs/>
    </w:rPr>
  </w:style>
  <w:style w:type="character" w:customStyle="1" w:styleId="CommentSubjectChar">
    <w:name w:val="Comment Subject Char"/>
    <w:basedOn w:val="CommentTextChar"/>
    <w:link w:val="CommentSubject"/>
    <w:uiPriority w:val="99"/>
    <w:semiHidden/>
    <w:rsid w:val="005B14F8"/>
    <w:rPr>
      <w:b/>
      <w:bCs/>
      <w:sz w:val="20"/>
      <w:szCs w:val="20"/>
    </w:rPr>
  </w:style>
  <w:style w:type="paragraph" w:styleId="Revision">
    <w:name w:val="Revision"/>
    <w:hidden/>
    <w:uiPriority w:val="99"/>
    <w:semiHidden/>
    <w:rsid w:val="00190AE7"/>
    <w:pPr>
      <w:spacing w:after="0" w:line="240" w:lineRule="auto"/>
    </w:pPr>
  </w:style>
  <w:style w:type="character" w:styleId="PlaceholderText">
    <w:name w:val="Placeholder Text"/>
    <w:basedOn w:val="DefaultParagraphFont"/>
    <w:uiPriority w:val="99"/>
    <w:semiHidden/>
    <w:rsid w:val="00385EC3"/>
    <w:rPr>
      <w:color w:val="808080"/>
    </w:rPr>
  </w:style>
  <w:style w:type="paragraph" w:styleId="NormalWeb">
    <w:name w:val="Normal (Web)"/>
    <w:basedOn w:val="Normal"/>
    <w:uiPriority w:val="99"/>
    <w:semiHidden/>
    <w:unhideWhenUsed/>
    <w:rsid w:val="004225CB"/>
    <w:pPr>
      <w:spacing w:before="100" w:beforeAutospacing="1" w:after="100" w:afterAutospacing="1" w:line="240" w:lineRule="auto"/>
    </w:pPr>
    <w:rPr>
      <w:rFonts w:eastAsia="Times New Roman" w:cs="Times New Roman"/>
      <w:sz w:val="24"/>
      <w:szCs w:val="24"/>
    </w:rPr>
  </w:style>
  <w:style w:type="character" w:customStyle="1" w:styleId="Heading7Char">
    <w:name w:val="Heading 7 Char"/>
    <w:basedOn w:val="DefaultParagraphFont"/>
    <w:link w:val="Heading7"/>
    <w:rsid w:val="002253AD"/>
    <w:rPr>
      <w:rFonts w:ascii="Arial" w:eastAsia="Times New Roman" w:hAnsi="Arial" w:cs="Arial"/>
      <w:b/>
      <w:szCs w:val="20"/>
    </w:rPr>
  </w:style>
  <w:style w:type="character" w:customStyle="1" w:styleId="Heading8Char">
    <w:name w:val="Heading 8 Char"/>
    <w:basedOn w:val="DefaultParagraphFont"/>
    <w:link w:val="Heading8"/>
    <w:rsid w:val="002253AD"/>
    <w:rPr>
      <w:rFonts w:ascii="Arial" w:eastAsia="Times New Roman" w:hAnsi="Arial" w:cs="Arial"/>
      <w:b/>
      <w:szCs w:val="20"/>
    </w:rPr>
  </w:style>
  <w:style w:type="paragraph" w:customStyle="1" w:styleId="SUI-Cmd">
    <w:name w:val="SUI-Cmd"/>
    <w:qFormat/>
    <w:rsid w:val="002253AD"/>
    <w:pPr>
      <w:spacing w:before="120" w:after="120" w:line="280" w:lineRule="atLeast"/>
    </w:pPr>
    <w:rPr>
      <w:rFonts w:ascii="Courier New" w:eastAsiaTheme="majorEastAsia" w:hAnsi="Courier New" w:cs="Frutiger-Bold"/>
      <w:bCs/>
      <w:sz w:val="24"/>
      <w:szCs w:val="24"/>
    </w:rPr>
  </w:style>
  <w:style w:type="paragraph" w:customStyle="1" w:styleId="SUI-Normal">
    <w:name w:val="SUI-Normal"/>
    <w:qFormat/>
    <w:rsid w:val="002253AD"/>
    <w:pPr>
      <w:autoSpaceDE w:val="0"/>
      <w:autoSpaceDN w:val="0"/>
      <w:adjustRightInd w:val="0"/>
      <w:spacing w:before="120" w:after="120" w:line="280" w:lineRule="atLeast"/>
      <w:jc w:val="both"/>
    </w:pPr>
    <w:rPr>
      <w:rFonts w:ascii="Frutiger 55 Roman" w:eastAsiaTheme="majorEastAsia" w:hAnsi="Frutiger 55 Roman" w:cs="Frutiger-Light"/>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9FC"/>
    <w:pPr>
      <w:spacing w:after="120"/>
    </w:pPr>
    <w:rPr>
      <w:rFonts w:ascii="Times New Roman" w:hAnsi="Times New Roman"/>
    </w:rPr>
  </w:style>
  <w:style w:type="paragraph" w:styleId="Heading1">
    <w:name w:val="heading 1"/>
    <w:basedOn w:val="Normal"/>
    <w:next w:val="Normal"/>
    <w:link w:val="Heading1Char"/>
    <w:qFormat/>
    <w:rsid w:val="00C34712"/>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link w:val="Heading2Char"/>
    <w:qFormat/>
    <w:rsid w:val="003578F0"/>
    <w:pPr>
      <w:numPr>
        <w:numId w:val="3"/>
      </w:numPr>
      <w:spacing w:before="640" w:after="280" w:line="240" w:lineRule="auto"/>
      <w:textAlignment w:val="baseline"/>
      <w:outlineLvl w:val="1"/>
    </w:pPr>
    <w:rPr>
      <w:rFonts w:eastAsia="Times New Roman" w:cs="Times New Roman"/>
      <w:b/>
      <w:bCs/>
      <w:sz w:val="28"/>
      <w:szCs w:val="28"/>
    </w:rPr>
  </w:style>
  <w:style w:type="paragraph" w:styleId="Heading3">
    <w:name w:val="heading 3"/>
    <w:basedOn w:val="Normal"/>
    <w:next w:val="BodyText"/>
    <w:link w:val="Heading3Char"/>
    <w:qFormat/>
    <w:rsid w:val="003578F0"/>
    <w:pPr>
      <w:spacing w:before="100" w:beforeAutospacing="1" w:after="100" w:afterAutospacing="1" w:line="240" w:lineRule="auto"/>
      <w:outlineLvl w:val="2"/>
    </w:pPr>
    <w:rPr>
      <w:rFonts w:eastAsiaTheme="minorEastAsia" w:cs="Times New Roman"/>
      <w:b/>
      <w:bCs/>
      <w:sz w:val="27"/>
      <w:szCs w:val="27"/>
    </w:rPr>
  </w:style>
  <w:style w:type="paragraph" w:styleId="Heading4">
    <w:name w:val="heading 4"/>
    <w:aliases w:val="csx Heading 4"/>
    <w:basedOn w:val="Normal"/>
    <w:next w:val="Heading5"/>
    <w:link w:val="Heading4Char"/>
    <w:qFormat/>
    <w:rsid w:val="003578F0"/>
    <w:pPr>
      <w:numPr>
        <w:ilvl w:val="1"/>
        <w:numId w:val="3"/>
      </w:numPr>
      <w:spacing w:before="100" w:beforeAutospacing="1" w:after="100" w:afterAutospacing="1" w:line="240" w:lineRule="auto"/>
      <w:textAlignment w:val="baseline"/>
      <w:outlineLvl w:val="3"/>
    </w:pPr>
    <w:rPr>
      <w:rFonts w:eastAsia="Times New Roman" w:cs="Times New Roman"/>
      <w:bCs/>
      <w:sz w:val="24"/>
      <w:szCs w:val="27"/>
    </w:rPr>
  </w:style>
  <w:style w:type="paragraph" w:styleId="Heading5">
    <w:name w:val="heading 5"/>
    <w:basedOn w:val="Normal"/>
    <w:next w:val="Normal"/>
    <w:link w:val="Heading5Char"/>
    <w:unhideWhenUsed/>
    <w:qFormat/>
    <w:rsid w:val="003578F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qFormat/>
    <w:rsid w:val="003578F0"/>
    <w:pPr>
      <w:spacing w:before="100" w:beforeAutospacing="1" w:after="100" w:afterAutospacing="1" w:line="240" w:lineRule="auto"/>
      <w:outlineLvl w:val="5"/>
    </w:pPr>
    <w:rPr>
      <w:rFonts w:eastAsiaTheme="minorEastAsia" w:cs="Times New Roman"/>
      <w:b/>
      <w:bCs/>
      <w:sz w:val="15"/>
      <w:szCs w:val="15"/>
    </w:rPr>
  </w:style>
  <w:style w:type="paragraph" w:styleId="Heading7">
    <w:name w:val="heading 7"/>
    <w:basedOn w:val="Heading6"/>
    <w:next w:val="Normal"/>
    <w:link w:val="Heading7Char"/>
    <w:qFormat/>
    <w:rsid w:val="002253AD"/>
    <w:pPr>
      <w:keepNext/>
      <w:tabs>
        <w:tab w:val="num" w:pos="1440"/>
      </w:tabs>
      <w:spacing w:before="240" w:beforeAutospacing="0" w:after="60" w:afterAutospacing="0"/>
      <w:ind w:left="1296" w:hanging="1296"/>
      <w:outlineLvl w:val="6"/>
    </w:pPr>
    <w:rPr>
      <w:rFonts w:ascii="Arial" w:eastAsia="Times New Roman" w:hAnsi="Arial" w:cs="Arial"/>
      <w:bCs w:val="0"/>
      <w:sz w:val="22"/>
      <w:szCs w:val="20"/>
    </w:rPr>
  </w:style>
  <w:style w:type="paragraph" w:styleId="Heading8">
    <w:name w:val="heading 8"/>
    <w:basedOn w:val="Heading7"/>
    <w:next w:val="Normal"/>
    <w:link w:val="Heading8Char"/>
    <w:qFormat/>
    <w:rsid w:val="002253AD"/>
    <w:pPr>
      <w:tabs>
        <w:tab w:val="clear" w:pos="1440"/>
        <w:tab w:val="num" w:pos="1800"/>
      </w:tabs>
      <w:ind w:left="1440" w:hanging="144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C43F70"/>
    <w:pPr>
      <w:numPr>
        <w:numId w:val="9"/>
      </w:numPr>
    </w:pPr>
  </w:style>
  <w:style w:type="paragraph" w:customStyle="1" w:styleId="listlevel2">
    <w:name w:val="list level2"/>
    <w:basedOn w:val="Normal"/>
    <w:link w:val="listlevel2Char"/>
    <w:qFormat/>
    <w:rsid w:val="006A0A81"/>
    <w:pPr>
      <w:keepNext/>
      <w:numPr>
        <w:ilvl w:val="1"/>
        <w:numId w:val="1"/>
      </w:numPr>
      <w:ind w:left="788" w:hanging="431"/>
    </w:pPr>
    <w:rPr>
      <w:rFonts w:cs="Times New Roman"/>
      <w:b/>
      <w:sz w:val="24"/>
    </w:rPr>
  </w:style>
  <w:style w:type="paragraph" w:styleId="Caption">
    <w:name w:val="caption"/>
    <w:basedOn w:val="Normal"/>
    <w:next w:val="Normal"/>
    <w:uiPriority w:val="35"/>
    <w:unhideWhenUsed/>
    <w:qFormat/>
    <w:rsid w:val="0056239E"/>
    <w:pPr>
      <w:spacing w:line="240" w:lineRule="auto"/>
    </w:pPr>
    <w:rPr>
      <w:b/>
      <w:bCs/>
      <w:sz w:val="18"/>
      <w:szCs w:val="18"/>
    </w:rPr>
  </w:style>
  <w:style w:type="paragraph" w:customStyle="1" w:styleId="Listlevel1">
    <w:name w:val="List level 1"/>
    <w:basedOn w:val="Normal"/>
    <w:link w:val="Listlevel1Char"/>
    <w:qFormat/>
    <w:rsid w:val="006A0A81"/>
    <w:pPr>
      <w:keepNext/>
      <w:pageBreakBefore/>
      <w:numPr>
        <w:numId w:val="1"/>
      </w:numPr>
      <w:ind w:left="357" w:hanging="357"/>
    </w:pPr>
    <w:rPr>
      <w:rFonts w:cs="Times New Roman"/>
      <w:b/>
      <w:sz w:val="28"/>
    </w:rPr>
  </w:style>
  <w:style w:type="paragraph" w:styleId="BalloonText">
    <w:name w:val="Balloon Text"/>
    <w:basedOn w:val="Normal"/>
    <w:link w:val="BalloonTextChar"/>
    <w:uiPriority w:val="99"/>
    <w:semiHidden/>
    <w:unhideWhenUsed/>
    <w:rsid w:val="00D45F7F"/>
    <w:pPr>
      <w:spacing w:after="0" w:line="240" w:lineRule="auto"/>
    </w:pPr>
    <w:rPr>
      <w:rFonts w:ascii="Tahoma" w:hAnsi="Tahoma" w:cs="Tahoma"/>
      <w:sz w:val="16"/>
      <w:szCs w:val="16"/>
    </w:rPr>
  </w:style>
  <w:style w:type="paragraph" w:styleId="NoSpacing">
    <w:name w:val="No Spacing"/>
    <w:uiPriority w:val="1"/>
    <w:qFormat/>
    <w:rsid w:val="00BF1800"/>
    <w:pPr>
      <w:spacing w:after="0" w:line="240" w:lineRule="auto"/>
    </w:pPr>
  </w:style>
  <w:style w:type="table" w:styleId="TableGrid">
    <w:name w:val="Table Grid"/>
    <w:basedOn w:val="TableNormal"/>
    <w:uiPriority w:val="59"/>
    <w:rsid w:val="00D2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3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E24"/>
  </w:style>
  <w:style w:type="paragraph" w:styleId="Footer">
    <w:name w:val="footer"/>
    <w:basedOn w:val="Normal"/>
    <w:link w:val="FooterChar"/>
    <w:uiPriority w:val="99"/>
    <w:unhideWhenUsed/>
    <w:rsid w:val="00CB3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E24"/>
  </w:style>
  <w:style w:type="character" w:customStyle="1" w:styleId="Heading2Char">
    <w:name w:val="Heading 2 Char"/>
    <w:basedOn w:val="DefaultParagraphFont"/>
    <w:link w:val="Heading2"/>
    <w:uiPriority w:val="9"/>
    <w:rsid w:val="003578F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3578F0"/>
    <w:rPr>
      <w:rFonts w:ascii="Times New Roman" w:eastAsiaTheme="minorEastAsia" w:hAnsi="Times New Roman" w:cs="Times New Roman"/>
      <w:b/>
      <w:bCs/>
      <w:sz w:val="27"/>
      <w:szCs w:val="27"/>
    </w:rPr>
  </w:style>
  <w:style w:type="character" w:customStyle="1" w:styleId="Heading4Char">
    <w:name w:val="Heading 4 Char"/>
    <w:aliases w:val="csx Heading 4 Char"/>
    <w:basedOn w:val="DefaultParagraphFont"/>
    <w:link w:val="Heading4"/>
    <w:uiPriority w:val="9"/>
    <w:rsid w:val="003578F0"/>
    <w:rPr>
      <w:rFonts w:ascii="Times New Roman" w:eastAsia="Times New Roman" w:hAnsi="Times New Roman" w:cs="Times New Roman"/>
      <w:bCs/>
      <w:sz w:val="24"/>
      <w:szCs w:val="27"/>
    </w:rPr>
  </w:style>
  <w:style w:type="character" w:customStyle="1" w:styleId="Heading6Char">
    <w:name w:val="Heading 6 Char"/>
    <w:basedOn w:val="DefaultParagraphFont"/>
    <w:link w:val="Heading6"/>
    <w:uiPriority w:val="9"/>
    <w:rsid w:val="003578F0"/>
    <w:rPr>
      <w:rFonts w:ascii="Times New Roman" w:eastAsiaTheme="minorEastAsia" w:hAnsi="Times New Roman" w:cs="Times New Roman"/>
      <w:b/>
      <w:bCs/>
      <w:sz w:val="15"/>
      <w:szCs w:val="15"/>
    </w:rPr>
  </w:style>
  <w:style w:type="paragraph" w:customStyle="1" w:styleId="figuretoc">
    <w:name w:val="figuretoc"/>
    <w:basedOn w:val="Normal"/>
    <w:rsid w:val="00D45F7F"/>
    <w:pPr>
      <w:spacing w:after="0" w:line="240" w:lineRule="auto"/>
      <w:ind w:left="720" w:hanging="720"/>
      <w:textAlignment w:val="baseline"/>
    </w:pPr>
    <w:rPr>
      <w:rFonts w:eastAsiaTheme="minorEastAsia" w:cs="Times New Roman"/>
      <w:color w:val="000000"/>
      <w:sz w:val="24"/>
      <w:szCs w:val="24"/>
    </w:rPr>
  </w:style>
  <w:style w:type="character" w:customStyle="1" w:styleId="BalloonTextChar">
    <w:name w:val="Balloon Text Char"/>
    <w:basedOn w:val="DefaultParagraphFont"/>
    <w:link w:val="BalloonText"/>
    <w:uiPriority w:val="99"/>
    <w:semiHidden/>
    <w:rsid w:val="00D45F7F"/>
    <w:rPr>
      <w:rFonts w:ascii="Tahoma" w:hAnsi="Tahoma" w:cs="Tahoma"/>
      <w:sz w:val="16"/>
      <w:szCs w:val="16"/>
    </w:rPr>
  </w:style>
  <w:style w:type="character" w:customStyle="1" w:styleId="listlevel2Char">
    <w:name w:val="list level2 Char"/>
    <w:basedOn w:val="DefaultParagraphFont"/>
    <w:link w:val="listlevel2"/>
    <w:rsid w:val="006A0A81"/>
    <w:rPr>
      <w:rFonts w:ascii="Times New Roman" w:hAnsi="Times New Roman" w:cs="Times New Roman"/>
      <w:b/>
      <w:sz w:val="24"/>
    </w:rPr>
  </w:style>
  <w:style w:type="paragraph" w:styleId="BodyText">
    <w:name w:val="Body Text"/>
    <w:basedOn w:val="Normal"/>
    <w:link w:val="BodyTextChar"/>
    <w:uiPriority w:val="99"/>
    <w:semiHidden/>
    <w:unhideWhenUsed/>
    <w:rsid w:val="003578F0"/>
  </w:style>
  <w:style w:type="character" w:customStyle="1" w:styleId="BodyTextChar">
    <w:name w:val="Body Text Char"/>
    <w:basedOn w:val="DefaultParagraphFont"/>
    <w:link w:val="BodyText"/>
    <w:uiPriority w:val="99"/>
    <w:semiHidden/>
    <w:rsid w:val="003578F0"/>
  </w:style>
  <w:style w:type="character" w:customStyle="1" w:styleId="Heading5Char">
    <w:name w:val="Heading 5 Char"/>
    <w:basedOn w:val="DefaultParagraphFont"/>
    <w:link w:val="Heading5"/>
    <w:uiPriority w:val="9"/>
    <w:semiHidden/>
    <w:rsid w:val="003578F0"/>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43F70"/>
    <w:pPr>
      <w:ind w:left="720"/>
      <w:contextualSpacing/>
    </w:pPr>
  </w:style>
  <w:style w:type="character" w:customStyle="1" w:styleId="Heading1Char">
    <w:name w:val="Heading 1 Char"/>
    <w:basedOn w:val="DefaultParagraphFont"/>
    <w:link w:val="Heading1"/>
    <w:uiPriority w:val="9"/>
    <w:rsid w:val="00C34712"/>
    <w:rPr>
      <w:rFonts w:asciiTheme="majorHAnsi" w:eastAsiaTheme="majorEastAsia" w:hAnsiTheme="majorHAnsi" w:cstheme="majorBidi"/>
      <w:b/>
      <w:bCs/>
      <w:sz w:val="28"/>
      <w:szCs w:val="28"/>
    </w:rPr>
  </w:style>
  <w:style w:type="paragraph" w:styleId="List">
    <w:name w:val="List"/>
    <w:basedOn w:val="Normal"/>
    <w:uiPriority w:val="99"/>
    <w:semiHidden/>
    <w:unhideWhenUsed/>
    <w:rsid w:val="00CB5FB1"/>
    <w:pPr>
      <w:ind w:left="360" w:hanging="360"/>
      <w:contextualSpacing/>
    </w:pPr>
  </w:style>
  <w:style w:type="character" w:customStyle="1" w:styleId="Listlevel1Char">
    <w:name w:val="List level 1 Char"/>
    <w:basedOn w:val="DefaultParagraphFont"/>
    <w:link w:val="Listlevel1"/>
    <w:rsid w:val="006A0A81"/>
    <w:rPr>
      <w:rFonts w:ascii="Times New Roman" w:hAnsi="Times New Roman" w:cs="Times New Roman"/>
      <w:b/>
      <w:sz w:val="28"/>
    </w:rPr>
  </w:style>
  <w:style w:type="paragraph" w:customStyle="1" w:styleId="listlevel3">
    <w:name w:val="list level 3"/>
    <w:basedOn w:val="Normal"/>
    <w:link w:val="listlevel3Char"/>
    <w:qFormat/>
    <w:rsid w:val="006A0A81"/>
    <w:pPr>
      <w:keepNext/>
      <w:numPr>
        <w:ilvl w:val="2"/>
        <w:numId w:val="1"/>
      </w:numPr>
      <w:tabs>
        <w:tab w:val="left" w:pos="1440"/>
      </w:tabs>
      <w:ind w:left="1225" w:hanging="505"/>
    </w:pPr>
    <w:rPr>
      <w:rFonts w:cs="Times New Roman"/>
      <w:b/>
    </w:rPr>
  </w:style>
  <w:style w:type="paragraph" w:customStyle="1" w:styleId="listlevel4">
    <w:name w:val="list level 4"/>
    <w:basedOn w:val="Normal"/>
    <w:link w:val="listlevel4Char"/>
    <w:qFormat/>
    <w:rsid w:val="005840A9"/>
    <w:pPr>
      <w:numPr>
        <w:ilvl w:val="3"/>
        <w:numId w:val="1"/>
      </w:numPr>
    </w:pPr>
    <w:rPr>
      <w:rFonts w:cs="Times New Roman"/>
    </w:rPr>
  </w:style>
  <w:style w:type="character" w:customStyle="1" w:styleId="listlevel3Char">
    <w:name w:val="list level 3 Char"/>
    <w:basedOn w:val="DefaultParagraphFont"/>
    <w:link w:val="listlevel3"/>
    <w:rsid w:val="006A0A81"/>
    <w:rPr>
      <w:rFonts w:ascii="Times New Roman" w:hAnsi="Times New Roman" w:cs="Times New Roman"/>
      <w:b/>
    </w:rPr>
  </w:style>
  <w:style w:type="paragraph" w:customStyle="1" w:styleId="listlevel5">
    <w:name w:val="list level 5"/>
    <w:basedOn w:val="listlevel4"/>
    <w:link w:val="listlevel5Char"/>
    <w:qFormat/>
    <w:rsid w:val="00923DFC"/>
    <w:pPr>
      <w:numPr>
        <w:ilvl w:val="4"/>
      </w:numPr>
    </w:pPr>
  </w:style>
  <w:style w:type="character" w:customStyle="1" w:styleId="listlevel4Char">
    <w:name w:val="list level 4 Char"/>
    <w:basedOn w:val="DefaultParagraphFont"/>
    <w:link w:val="listlevel4"/>
    <w:rsid w:val="005840A9"/>
    <w:rPr>
      <w:rFonts w:ascii="Times New Roman" w:hAnsi="Times New Roman" w:cs="Times New Roman"/>
    </w:rPr>
  </w:style>
  <w:style w:type="paragraph" w:customStyle="1" w:styleId="Command">
    <w:name w:val="Command"/>
    <w:basedOn w:val="Normal"/>
    <w:qFormat/>
    <w:rsid w:val="00C0686B"/>
    <w:pPr>
      <w:spacing w:after="0" w:line="240" w:lineRule="auto"/>
    </w:pPr>
    <w:rPr>
      <w:rFonts w:ascii="Courier New" w:hAnsi="Courier New" w:cs="Courier New"/>
    </w:rPr>
  </w:style>
  <w:style w:type="character" w:customStyle="1" w:styleId="listlevel5Char">
    <w:name w:val="list level 5 Char"/>
    <w:basedOn w:val="listlevel4Char"/>
    <w:link w:val="listlevel5"/>
    <w:rsid w:val="00923DFC"/>
    <w:rPr>
      <w:rFonts w:ascii="Times New Roman" w:hAnsi="Times New Roman" w:cs="Times New Roman"/>
    </w:rPr>
  </w:style>
  <w:style w:type="paragraph" w:customStyle="1" w:styleId="Parameter">
    <w:name w:val="Parameter"/>
    <w:basedOn w:val="Command"/>
    <w:qFormat/>
    <w:rsid w:val="001214F6"/>
    <w:rPr>
      <w:i/>
    </w:rPr>
  </w:style>
  <w:style w:type="paragraph" w:styleId="TOCHeading">
    <w:name w:val="TOC Heading"/>
    <w:basedOn w:val="Heading1"/>
    <w:next w:val="Normal"/>
    <w:uiPriority w:val="39"/>
    <w:semiHidden/>
    <w:unhideWhenUsed/>
    <w:qFormat/>
    <w:rsid w:val="00ED349E"/>
    <w:pPr>
      <w:outlineLvl w:val="9"/>
    </w:pPr>
    <w:rPr>
      <w:lang w:eastAsia="ja-JP"/>
    </w:rPr>
  </w:style>
  <w:style w:type="paragraph" w:styleId="TOC2">
    <w:name w:val="toc 2"/>
    <w:basedOn w:val="Normal"/>
    <w:next w:val="Normal"/>
    <w:autoRedefine/>
    <w:uiPriority w:val="39"/>
    <w:unhideWhenUsed/>
    <w:qFormat/>
    <w:rsid w:val="005009FC"/>
    <w:pPr>
      <w:tabs>
        <w:tab w:val="left" w:pos="851"/>
        <w:tab w:val="right" w:leader="dot" w:pos="9356"/>
      </w:tabs>
      <w:spacing w:before="120" w:after="0"/>
      <w:ind w:left="220"/>
    </w:pPr>
    <w:rPr>
      <w:i/>
      <w:iCs/>
      <w:sz w:val="20"/>
      <w:szCs w:val="20"/>
    </w:rPr>
  </w:style>
  <w:style w:type="paragraph" w:styleId="TOC1">
    <w:name w:val="toc 1"/>
    <w:basedOn w:val="NoSpacing"/>
    <w:next w:val="PlainText"/>
    <w:autoRedefine/>
    <w:uiPriority w:val="39"/>
    <w:unhideWhenUsed/>
    <w:rsid w:val="00312460"/>
    <w:pPr>
      <w:tabs>
        <w:tab w:val="left" w:pos="284"/>
        <w:tab w:val="right" w:leader="dot" w:pos="9356"/>
      </w:tabs>
      <w:spacing w:before="240" w:after="120"/>
    </w:pPr>
    <w:rPr>
      <w:b/>
      <w:bCs/>
      <w:sz w:val="20"/>
      <w:szCs w:val="20"/>
    </w:rPr>
  </w:style>
  <w:style w:type="paragraph" w:styleId="TOC3">
    <w:name w:val="toc 3"/>
    <w:basedOn w:val="Normal"/>
    <w:next w:val="Normal"/>
    <w:autoRedefine/>
    <w:uiPriority w:val="39"/>
    <w:unhideWhenUsed/>
    <w:qFormat/>
    <w:rsid w:val="00E47E73"/>
    <w:pPr>
      <w:tabs>
        <w:tab w:val="right" w:leader="dot" w:pos="9350"/>
      </w:tabs>
      <w:spacing w:after="0"/>
      <w:ind w:left="440"/>
    </w:pPr>
    <w:rPr>
      <w:i/>
      <w:noProof/>
      <w:sz w:val="20"/>
      <w:szCs w:val="20"/>
    </w:rPr>
  </w:style>
  <w:style w:type="paragraph" w:styleId="TOC4">
    <w:name w:val="toc 4"/>
    <w:basedOn w:val="Normal"/>
    <w:next w:val="Normal"/>
    <w:autoRedefine/>
    <w:uiPriority w:val="39"/>
    <w:unhideWhenUsed/>
    <w:rsid w:val="00C067B9"/>
    <w:pPr>
      <w:tabs>
        <w:tab w:val="left" w:pos="810"/>
        <w:tab w:val="left" w:pos="5760"/>
        <w:tab w:val="right" w:leader="dot" w:pos="9350"/>
      </w:tabs>
      <w:spacing w:after="0"/>
    </w:pPr>
    <w:rPr>
      <w:sz w:val="20"/>
      <w:szCs w:val="20"/>
    </w:rPr>
  </w:style>
  <w:style w:type="paragraph" w:styleId="TOC5">
    <w:name w:val="toc 5"/>
    <w:basedOn w:val="Normal"/>
    <w:next w:val="Normal"/>
    <w:autoRedefine/>
    <w:uiPriority w:val="39"/>
    <w:unhideWhenUsed/>
    <w:rsid w:val="00ED349E"/>
    <w:pPr>
      <w:spacing w:after="0"/>
      <w:ind w:left="880"/>
    </w:pPr>
    <w:rPr>
      <w:sz w:val="20"/>
      <w:szCs w:val="20"/>
    </w:rPr>
  </w:style>
  <w:style w:type="paragraph" w:styleId="TOC6">
    <w:name w:val="toc 6"/>
    <w:basedOn w:val="Normal"/>
    <w:next w:val="Normal"/>
    <w:autoRedefine/>
    <w:uiPriority w:val="39"/>
    <w:unhideWhenUsed/>
    <w:rsid w:val="00ED349E"/>
    <w:pPr>
      <w:spacing w:after="0"/>
      <w:ind w:left="1100"/>
    </w:pPr>
    <w:rPr>
      <w:sz w:val="20"/>
      <w:szCs w:val="20"/>
    </w:rPr>
  </w:style>
  <w:style w:type="paragraph" w:styleId="TOC7">
    <w:name w:val="toc 7"/>
    <w:basedOn w:val="Normal"/>
    <w:next w:val="Normal"/>
    <w:autoRedefine/>
    <w:uiPriority w:val="39"/>
    <w:unhideWhenUsed/>
    <w:rsid w:val="00ED349E"/>
    <w:pPr>
      <w:spacing w:after="0"/>
      <w:ind w:left="1320"/>
    </w:pPr>
    <w:rPr>
      <w:sz w:val="20"/>
      <w:szCs w:val="20"/>
    </w:rPr>
  </w:style>
  <w:style w:type="paragraph" w:styleId="TOC8">
    <w:name w:val="toc 8"/>
    <w:basedOn w:val="Normal"/>
    <w:next w:val="Normal"/>
    <w:autoRedefine/>
    <w:uiPriority w:val="39"/>
    <w:unhideWhenUsed/>
    <w:rsid w:val="00ED349E"/>
    <w:pPr>
      <w:spacing w:after="0"/>
      <w:ind w:left="1540"/>
    </w:pPr>
    <w:rPr>
      <w:sz w:val="20"/>
      <w:szCs w:val="20"/>
    </w:rPr>
  </w:style>
  <w:style w:type="paragraph" w:styleId="TOC9">
    <w:name w:val="toc 9"/>
    <w:basedOn w:val="Normal"/>
    <w:next w:val="Normal"/>
    <w:autoRedefine/>
    <w:uiPriority w:val="39"/>
    <w:unhideWhenUsed/>
    <w:rsid w:val="00ED349E"/>
    <w:pPr>
      <w:spacing w:after="0"/>
      <w:ind w:left="1760"/>
    </w:pPr>
    <w:rPr>
      <w:sz w:val="20"/>
      <w:szCs w:val="20"/>
    </w:rPr>
  </w:style>
  <w:style w:type="character" w:styleId="Hyperlink">
    <w:name w:val="Hyperlink"/>
    <w:basedOn w:val="DefaultParagraphFont"/>
    <w:uiPriority w:val="99"/>
    <w:unhideWhenUsed/>
    <w:rsid w:val="00ED349E"/>
    <w:rPr>
      <w:color w:val="0000FF" w:themeColor="hyperlink"/>
      <w:u w:val="single"/>
    </w:rPr>
  </w:style>
  <w:style w:type="paragraph" w:customStyle="1" w:styleId="Commandexample">
    <w:name w:val="Command example"/>
    <w:basedOn w:val="Normal"/>
    <w:qFormat/>
    <w:rsid w:val="008E3E74"/>
    <w:pPr>
      <w:spacing w:after="0" w:line="240" w:lineRule="auto"/>
    </w:pPr>
    <w:rPr>
      <w:rFonts w:ascii="Courier New" w:hAnsi="Courier New" w:cs="Courier New"/>
    </w:rPr>
  </w:style>
  <w:style w:type="paragraph" w:styleId="Index1">
    <w:name w:val="index 1"/>
    <w:basedOn w:val="Command"/>
    <w:next w:val="Normal"/>
    <w:autoRedefine/>
    <w:uiPriority w:val="99"/>
    <w:semiHidden/>
    <w:unhideWhenUsed/>
    <w:rsid w:val="009D62F0"/>
    <w:pPr>
      <w:ind w:left="220" w:hanging="220"/>
    </w:pPr>
  </w:style>
  <w:style w:type="paragraph" w:styleId="PlainText">
    <w:name w:val="Plain Text"/>
    <w:basedOn w:val="Normal"/>
    <w:link w:val="PlainTextChar"/>
    <w:uiPriority w:val="99"/>
    <w:semiHidden/>
    <w:unhideWhenUsed/>
    <w:rsid w:val="004A59F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A59FC"/>
    <w:rPr>
      <w:rFonts w:ascii="Consolas" w:hAnsi="Consolas"/>
      <w:sz w:val="21"/>
      <w:szCs w:val="21"/>
    </w:rPr>
  </w:style>
  <w:style w:type="paragraph" w:customStyle="1" w:styleId="Default">
    <w:name w:val="Default"/>
    <w:rsid w:val="00BF582A"/>
    <w:pPr>
      <w:autoSpaceDE w:val="0"/>
      <w:autoSpaceDN w:val="0"/>
      <w:adjustRightInd w:val="0"/>
      <w:spacing w:after="0" w:line="240" w:lineRule="auto"/>
    </w:pPr>
    <w:rPr>
      <w:rFonts w:ascii="Minion Pro" w:hAnsi="Minion Pro" w:cs="Minion Pro"/>
      <w:color w:val="000000"/>
      <w:sz w:val="24"/>
      <w:szCs w:val="24"/>
    </w:rPr>
  </w:style>
  <w:style w:type="character" w:styleId="CommentReference">
    <w:name w:val="annotation reference"/>
    <w:basedOn w:val="DefaultParagraphFont"/>
    <w:uiPriority w:val="99"/>
    <w:semiHidden/>
    <w:unhideWhenUsed/>
    <w:rsid w:val="005B14F8"/>
    <w:rPr>
      <w:sz w:val="16"/>
      <w:szCs w:val="16"/>
    </w:rPr>
  </w:style>
  <w:style w:type="paragraph" w:styleId="CommentText">
    <w:name w:val="annotation text"/>
    <w:basedOn w:val="Normal"/>
    <w:link w:val="CommentTextChar"/>
    <w:uiPriority w:val="99"/>
    <w:semiHidden/>
    <w:unhideWhenUsed/>
    <w:rsid w:val="005B14F8"/>
    <w:pPr>
      <w:spacing w:line="240" w:lineRule="auto"/>
    </w:pPr>
    <w:rPr>
      <w:sz w:val="20"/>
      <w:szCs w:val="20"/>
    </w:rPr>
  </w:style>
  <w:style w:type="character" w:customStyle="1" w:styleId="CommentTextChar">
    <w:name w:val="Comment Text Char"/>
    <w:basedOn w:val="DefaultParagraphFont"/>
    <w:link w:val="CommentText"/>
    <w:uiPriority w:val="99"/>
    <w:semiHidden/>
    <w:rsid w:val="005B14F8"/>
    <w:rPr>
      <w:sz w:val="20"/>
      <w:szCs w:val="20"/>
    </w:rPr>
  </w:style>
  <w:style w:type="paragraph" w:styleId="CommentSubject">
    <w:name w:val="annotation subject"/>
    <w:basedOn w:val="CommentText"/>
    <w:next w:val="CommentText"/>
    <w:link w:val="CommentSubjectChar"/>
    <w:uiPriority w:val="99"/>
    <w:semiHidden/>
    <w:unhideWhenUsed/>
    <w:rsid w:val="005B14F8"/>
    <w:rPr>
      <w:b/>
      <w:bCs/>
    </w:rPr>
  </w:style>
  <w:style w:type="character" w:customStyle="1" w:styleId="CommentSubjectChar">
    <w:name w:val="Comment Subject Char"/>
    <w:basedOn w:val="CommentTextChar"/>
    <w:link w:val="CommentSubject"/>
    <w:uiPriority w:val="99"/>
    <w:semiHidden/>
    <w:rsid w:val="005B14F8"/>
    <w:rPr>
      <w:b/>
      <w:bCs/>
      <w:sz w:val="20"/>
      <w:szCs w:val="20"/>
    </w:rPr>
  </w:style>
  <w:style w:type="paragraph" w:styleId="Revision">
    <w:name w:val="Revision"/>
    <w:hidden/>
    <w:uiPriority w:val="99"/>
    <w:semiHidden/>
    <w:rsid w:val="00190AE7"/>
    <w:pPr>
      <w:spacing w:after="0" w:line="240" w:lineRule="auto"/>
    </w:pPr>
  </w:style>
  <w:style w:type="character" w:styleId="PlaceholderText">
    <w:name w:val="Placeholder Text"/>
    <w:basedOn w:val="DefaultParagraphFont"/>
    <w:uiPriority w:val="99"/>
    <w:semiHidden/>
    <w:rsid w:val="00385EC3"/>
    <w:rPr>
      <w:color w:val="808080"/>
    </w:rPr>
  </w:style>
  <w:style w:type="paragraph" w:styleId="NormalWeb">
    <w:name w:val="Normal (Web)"/>
    <w:basedOn w:val="Normal"/>
    <w:uiPriority w:val="99"/>
    <w:semiHidden/>
    <w:unhideWhenUsed/>
    <w:rsid w:val="004225CB"/>
    <w:pPr>
      <w:spacing w:before="100" w:beforeAutospacing="1" w:after="100" w:afterAutospacing="1" w:line="240" w:lineRule="auto"/>
    </w:pPr>
    <w:rPr>
      <w:rFonts w:eastAsia="Times New Roman" w:cs="Times New Roman"/>
      <w:sz w:val="24"/>
      <w:szCs w:val="24"/>
    </w:rPr>
  </w:style>
  <w:style w:type="character" w:customStyle="1" w:styleId="Heading7Char">
    <w:name w:val="Heading 7 Char"/>
    <w:basedOn w:val="DefaultParagraphFont"/>
    <w:link w:val="Heading7"/>
    <w:rsid w:val="002253AD"/>
    <w:rPr>
      <w:rFonts w:ascii="Arial" w:eastAsia="Times New Roman" w:hAnsi="Arial" w:cs="Arial"/>
      <w:b/>
      <w:szCs w:val="20"/>
    </w:rPr>
  </w:style>
  <w:style w:type="character" w:customStyle="1" w:styleId="Heading8Char">
    <w:name w:val="Heading 8 Char"/>
    <w:basedOn w:val="DefaultParagraphFont"/>
    <w:link w:val="Heading8"/>
    <w:rsid w:val="002253AD"/>
    <w:rPr>
      <w:rFonts w:ascii="Arial" w:eastAsia="Times New Roman" w:hAnsi="Arial" w:cs="Arial"/>
      <w:b/>
      <w:szCs w:val="20"/>
    </w:rPr>
  </w:style>
  <w:style w:type="paragraph" w:customStyle="1" w:styleId="SUI-Cmd">
    <w:name w:val="SUI-Cmd"/>
    <w:qFormat/>
    <w:rsid w:val="002253AD"/>
    <w:pPr>
      <w:spacing w:before="120" w:after="120" w:line="280" w:lineRule="atLeast"/>
    </w:pPr>
    <w:rPr>
      <w:rFonts w:ascii="Courier New" w:eastAsiaTheme="majorEastAsia" w:hAnsi="Courier New" w:cs="Frutiger-Bold"/>
      <w:bCs/>
      <w:sz w:val="24"/>
      <w:szCs w:val="24"/>
    </w:rPr>
  </w:style>
  <w:style w:type="paragraph" w:customStyle="1" w:styleId="SUI-Normal">
    <w:name w:val="SUI-Normal"/>
    <w:qFormat/>
    <w:rsid w:val="002253AD"/>
    <w:pPr>
      <w:autoSpaceDE w:val="0"/>
      <w:autoSpaceDN w:val="0"/>
      <w:adjustRightInd w:val="0"/>
      <w:spacing w:before="120" w:after="120" w:line="280" w:lineRule="atLeast"/>
      <w:jc w:val="both"/>
    </w:pPr>
    <w:rPr>
      <w:rFonts w:ascii="Frutiger 55 Roman" w:eastAsiaTheme="majorEastAsia" w:hAnsi="Frutiger 55 Roman" w:cs="Frutiger-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512786">
      <w:bodyDiv w:val="1"/>
      <w:marLeft w:val="0"/>
      <w:marRight w:val="0"/>
      <w:marTop w:val="0"/>
      <w:marBottom w:val="0"/>
      <w:divBdr>
        <w:top w:val="none" w:sz="0" w:space="0" w:color="auto"/>
        <w:left w:val="none" w:sz="0" w:space="0" w:color="auto"/>
        <w:bottom w:val="none" w:sz="0" w:space="0" w:color="auto"/>
        <w:right w:val="none" w:sz="0" w:space="0" w:color="auto"/>
      </w:divBdr>
    </w:div>
    <w:div w:id="748700186">
      <w:bodyDiv w:val="1"/>
      <w:marLeft w:val="0"/>
      <w:marRight w:val="0"/>
      <w:marTop w:val="0"/>
      <w:marBottom w:val="0"/>
      <w:divBdr>
        <w:top w:val="none" w:sz="0" w:space="0" w:color="auto"/>
        <w:left w:val="none" w:sz="0" w:space="0" w:color="auto"/>
        <w:bottom w:val="none" w:sz="0" w:space="0" w:color="auto"/>
        <w:right w:val="none" w:sz="0" w:space="0" w:color="auto"/>
      </w:divBdr>
      <w:divsChild>
        <w:div w:id="2145653606">
          <w:marLeft w:val="0"/>
          <w:marRight w:val="0"/>
          <w:marTop w:val="0"/>
          <w:marBottom w:val="0"/>
          <w:divBdr>
            <w:top w:val="none" w:sz="0" w:space="0" w:color="auto"/>
            <w:left w:val="none" w:sz="0" w:space="0" w:color="auto"/>
            <w:bottom w:val="none" w:sz="0" w:space="0" w:color="auto"/>
            <w:right w:val="none" w:sz="0" w:space="0" w:color="auto"/>
          </w:divBdr>
          <w:divsChild>
            <w:div w:id="15965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3.emf"/><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ensorsinc.com"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hyperlink" Target="http://www.sensorsinc.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comments" Target="comments.xml"/><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10D2E-BD30-4A3D-AE7F-9CB29CE9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97</Pages>
  <Words>23145</Words>
  <Characters>127299</Characters>
  <Application>Microsoft Office Word</Application>
  <DocSecurity>0</DocSecurity>
  <Lines>4896</Lines>
  <Paragraphs>4066</Paragraphs>
  <ScaleCrop>false</ScaleCrop>
  <HeadingPairs>
    <vt:vector size="2" baseType="variant">
      <vt:variant>
        <vt:lpstr>Title</vt:lpstr>
      </vt:variant>
      <vt:variant>
        <vt:i4>1</vt:i4>
      </vt:variant>
    </vt:vector>
  </HeadingPairs>
  <TitlesOfParts>
    <vt:vector size="1" baseType="lpstr">
      <vt:lpstr>User Manual SU320CSX InGaAs Camera</vt:lpstr>
    </vt:vector>
  </TitlesOfParts>
  <Company>Goodrich Corporation</Company>
  <LinksUpToDate>false</LinksUpToDate>
  <CharactersWithSpaces>146378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SU320CSX InGaAs Camera</dc:title>
  <dc:subject>ITAR controlled document</dc:subject>
  <dc:creator>Jeffers, Karen             UTAS;Moyer, Bruce</dc:creator>
  <cp:keywords>Technical Data</cp:keywords>
  <cp:lastModifiedBy>Dvonch, Curt               UTAS</cp:lastModifiedBy>
  <cp:revision>13</cp:revision>
  <cp:lastPrinted>2018-09-10T17:22:00Z</cp:lastPrinted>
  <dcterms:created xsi:type="dcterms:W3CDTF">2016-12-01T15:41:00Z</dcterms:created>
  <dcterms:modified xsi:type="dcterms:W3CDTF">2018-09-10T17:31:00Z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6729dfd2-baef-4dfc-b8bf-32b4dd4d60d1</vt:lpwstr>
  </property>
  <property fmtid="{D5CDD505-2E9C-101B-9397-08002B2CF9AE}" pid="3" name="UTCTechnicalData">
    <vt:lpwstr>Yes</vt:lpwstr>
  </property>
  <property fmtid="{D5CDD505-2E9C-101B-9397-08002B2CF9AE}" pid="4" name="UTCTechnicalDataKeyword">
    <vt:lpwstr>Technical Data</vt:lpwstr>
  </property>
</Properties>
</file>